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40795" w14:textId="0BC9CF33" w:rsidR="001B32E7" w:rsidRPr="00521C94" w:rsidRDefault="00CF69ED" w:rsidP="00F2207E">
      <w:pPr>
        <w:pStyle w:val="Titre1"/>
        <w:spacing w:after="0"/>
      </w:pPr>
      <w:r w:rsidRPr="00521C94">
        <w:t>Abstract</w:t>
      </w:r>
    </w:p>
    <w:p w14:paraId="3994C0F8" w14:textId="67C8017B" w:rsidR="009D32EE" w:rsidRPr="009D32EE" w:rsidRDefault="001B32E7" w:rsidP="001C68D5">
      <w:pPr>
        <w:pStyle w:val="Sansinterligne"/>
        <w:spacing w:line="360" w:lineRule="auto"/>
      </w:pPr>
      <w:r>
        <w:tab/>
        <w:t>Continuous flow and e</w:t>
      </w:r>
      <w:r w:rsidR="003E0E99">
        <w:t>vidence accumulation models have</w:t>
      </w:r>
      <w:r>
        <w:t xml:space="preserve"> recently</w:t>
      </w:r>
      <w:r w:rsidR="003E0E99">
        <w:t xml:space="preserve"> been</w:t>
      </w:r>
      <w:r>
        <w:t xml:space="preserve"> combined to provide an integrated account of decision and motor mechanisms engaged in </w:t>
      </w:r>
      <w:r w:rsidR="004345E4">
        <w:t>choice reaction time tasks</w:t>
      </w:r>
      <w:r w:rsidR="00DF39A0">
        <w:t xml:space="preserve">. </w:t>
      </w:r>
      <w:r w:rsidR="00BA5F7D">
        <w:t xml:space="preserve">According to this account, muscle activation is essentially determined by the evidence accumulation decision variable </w:t>
      </w:r>
      <w:r w:rsidR="00BC709B">
        <w:t>through a continuous decision-to-motor transmission of information.</w:t>
      </w:r>
      <w:r w:rsidR="008E51E8">
        <w:t xml:space="preserve"> </w:t>
      </w:r>
      <w:r w:rsidR="00BC709B">
        <w:t>However, it</w:t>
      </w:r>
      <w:r w:rsidR="009A27ED">
        <w:t xml:space="preserve"> remains unclear</w:t>
      </w:r>
      <w:r w:rsidR="00BC709B">
        <w:t xml:space="preserve"> whether and how this framework can be extended to situations that impose a time lag between the commitment to a choice and the expression of that choice through actions. </w:t>
      </w:r>
      <w:r w:rsidR="003B5A00">
        <w:t>Such situations have been studied using response signal</w:t>
      </w:r>
      <w:r w:rsidR="00125A55">
        <w:t xml:space="preserve"> (RS)</w:t>
      </w:r>
      <w:r w:rsidR="003B5A00">
        <w:t xml:space="preserve"> decision tasks featuring a short delay between the offset of the stimulus and a signal </w:t>
      </w:r>
      <w:r w:rsidR="00802C78">
        <w:t xml:space="preserve">to respond. </w:t>
      </w:r>
      <w:r w:rsidR="00BC709B" w:rsidRPr="0081146D">
        <w:t>T</w:t>
      </w:r>
      <w:r w:rsidR="00BC709B">
        <w:t>he present</w:t>
      </w:r>
      <w:r w:rsidR="00BC709B" w:rsidRPr="0081146D">
        <w:t xml:space="preserve"> work </w:t>
      </w:r>
      <w:r w:rsidR="00BC709B">
        <w:t xml:space="preserve">integrates recent developments in decision-making, working memory, and motor control research to </w:t>
      </w:r>
      <w:r w:rsidR="00DF39A0">
        <w:t xml:space="preserve">extend </w:t>
      </w:r>
      <w:r w:rsidR="00D91740">
        <w:t xml:space="preserve">models </w:t>
      </w:r>
      <w:r w:rsidR="00DF39A0">
        <w:t xml:space="preserve">of immediate decision reports to </w:t>
      </w:r>
      <w:r w:rsidR="00F502D5">
        <w:t xml:space="preserve">delayed decision reports. </w:t>
      </w:r>
      <w:r w:rsidR="003A1440">
        <w:t>W</w:t>
      </w:r>
      <w:r w:rsidR="00F502D5">
        <w:t>e assumed that the evidence accumulation decision variable transitions to sustained activity after hitting a threshold to achieve the short-term maintenance of the selected choice.</w:t>
      </w:r>
      <w:r w:rsidR="003B5A00">
        <w:t xml:space="preserve"> </w:t>
      </w:r>
      <w:r w:rsidR="00802C78">
        <w:t>T</w:t>
      </w:r>
      <w:r w:rsidR="008E51E8">
        <w:t>he level of</w:t>
      </w:r>
      <w:r w:rsidR="00802C78">
        <w:t xml:space="preserve"> </w:t>
      </w:r>
      <w:r w:rsidR="008E51E8">
        <w:t xml:space="preserve">sustained </w:t>
      </w:r>
      <w:r w:rsidR="00802C78">
        <w:t>activity then constitutes the starting point for a second phase of accumulation</w:t>
      </w:r>
      <w:r w:rsidR="008E51E8">
        <w:t xml:space="preserve">, in which subjects sample evidence from the </w:t>
      </w:r>
      <w:r w:rsidR="00125A55">
        <w:t>RS</w:t>
      </w:r>
      <w:r w:rsidR="008E51E8">
        <w:t xml:space="preserve"> to activate the muscles.</w:t>
      </w:r>
      <w:r w:rsidR="00697331">
        <w:t xml:space="preserve"> </w:t>
      </w:r>
      <w:r w:rsidR="00F502D5">
        <w:t xml:space="preserve">We tested </w:t>
      </w:r>
      <w:r w:rsidR="00CE34B1">
        <w:t xml:space="preserve">predictions from </w:t>
      </w:r>
      <w:r w:rsidR="00F502D5">
        <w:t>the theory</w:t>
      </w:r>
      <w:r w:rsidR="00697331">
        <w:t xml:space="preserve"> at the behavioral and muscle activation levels</w:t>
      </w:r>
      <w:r w:rsidR="00F502D5">
        <w:t xml:space="preserve"> in three </w:t>
      </w:r>
      <w:r w:rsidR="00125A55">
        <w:t xml:space="preserve">RS decision tasks featuring manipulations of stimulus duration, delay duration, and </w:t>
      </w:r>
      <w:r w:rsidR="0067106A">
        <w:t>fore</w:t>
      </w:r>
      <w:r w:rsidR="00125A55">
        <w:t>knowledge of the stimulus-res</w:t>
      </w:r>
      <w:r w:rsidR="0067106A">
        <w:t>ponse mapping</w:t>
      </w:r>
      <w:r w:rsidR="00125A55">
        <w:t xml:space="preserve">. </w:t>
      </w:r>
      <w:r w:rsidR="00697331">
        <w:t>Muscle activation was measured using electromyography.</w:t>
      </w:r>
      <w:r w:rsidR="00F502D5">
        <w:t xml:space="preserve"> The theory </w:t>
      </w:r>
      <w:r w:rsidR="00F6012C">
        <w:t>provided</w:t>
      </w:r>
      <w:r w:rsidR="00F502D5">
        <w:t xml:space="preserve"> a unified account of empirical effects</w:t>
      </w:r>
      <w:r w:rsidR="00C705ED">
        <w:t>.</w:t>
      </w:r>
      <w:r w:rsidR="00F502D5">
        <w:t xml:space="preserve"> </w:t>
      </w:r>
    </w:p>
    <w:p w14:paraId="470C1FC4" w14:textId="2D883C40" w:rsidR="009D32EE" w:rsidRDefault="00CF69ED" w:rsidP="003628F4">
      <w:r w:rsidRPr="00F2207E">
        <w:rPr>
          <w:i/>
          <w:iCs/>
        </w:rPr>
        <w:t>Keywords:</w:t>
      </w:r>
      <w:r w:rsidRPr="00CF69ED">
        <w:t xml:space="preserve"> </w:t>
      </w:r>
      <w:r>
        <w:t xml:space="preserve">Decision-making, </w:t>
      </w:r>
      <w:r w:rsidRPr="00CF69ED">
        <w:t xml:space="preserve">Evidence accumulation, </w:t>
      </w:r>
      <w:r w:rsidR="000A3FED">
        <w:t>Working memory, Motor control</w:t>
      </w:r>
      <w:r w:rsidRPr="00CF69ED">
        <w:t>,</w:t>
      </w:r>
      <w:r>
        <w:t xml:space="preserve"> Electromyography</w:t>
      </w:r>
      <w:r w:rsidRPr="00CF69ED">
        <w:t xml:space="preserve"> </w:t>
      </w:r>
    </w:p>
    <w:p w14:paraId="32628301" w14:textId="3CBCC057" w:rsidR="00C4082B" w:rsidRPr="00EF041A" w:rsidRDefault="00D45D6A" w:rsidP="00F2207E">
      <w:pPr>
        <w:pStyle w:val="Titre1"/>
        <w:spacing w:after="0"/>
      </w:pPr>
      <w:r>
        <w:t>Public significance statement</w:t>
      </w:r>
    </w:p>
    <w:p w14:paraId="2494182A" w14:textId="02D9A586" w:rsidR="00161CA7" w:rsidRDefault="00161CA7" w:rsidP="00D45D6A">
      <w:pPr>
        <w:pStyle w:val="Sansinterligne"/>
        <w:spacing w:line="360" w:lineRule="auto"/>
      </w:pPr>
      <w:r>
        <w:tab/>
      </w:r>
      <w:r w:rsidRPr="004B63B8">
        <w:t>Goal-directed behavior requires a translation of decisions into actions</w:t>
      </w:r>
      <w:r>
        <w:t xml:space="preserve">, and psychological research has offered sophisticated models of this process. However, their scope is limited to decisions that are immediately followed by actions, while many real-life situations require a short delay between them. For example, imagine a child raising one's hand while waiting for the teacher's signal to respond, or a </w:t>
      </w:r>
      <w:r w:rsidR="009E7432">
        <w:t xml:space="preserve">basketball player preparing to shoot a three-point goal and waiting to receive the ball. </w:t>
      </w:r>
      <w:r>
        <w:t>The present work builds on recent neuroscience findings suggesting common mechanisms for the decision process and the short-term ma</w:t>
      </w:r>
      <w:r w:rsidR="00091714">
        <w:t>intenance of the choice to propose</w:t>
      </w:r>
      <w:r>
        <w:t xml:space="preserve"> a novel theoretical account of delayed decision reports. </w:t>
      </w:r>
    </w:p>
    <w:p w14:paraId="6F1460AB" w14:textId="77777777" w:rsidR="00D665A3" w:rsidRPr="0016727E" w:rsidRDefault="00D665A3" w:rsidP="00F2207E">
      <w:pPr>
        <w:pStyle w:val="Titre1"/>
      </w:pPr>
      <w:r w:rsidRPr="0016727E">
        <w:lastRenderedPageBreak/>
        <w:t xml:space="preserve">Introduction </w:t>
      </w:r>
    </w:p>
    <w:p w14:paraId="7BCD7801" w14:textId="1023B055" w:rsidR="00D665A3" w:rsidRPr="009D6C4E" w:rsidRDefault="00D665A3" w:rsidP="009D6C4E">
      <w:r>
        <w:tab/>
      </w:r>
      <w:r w:rsidRPr="003E5FD1">
        <w:t>A growing body of experimental and theoretical work suggest</w:t>
      </w:r>
      <w:r>
        <w:t>s that decisions and actions can be closely</w:t>
      </w:r>
      <w:r w:rsidRPr="003E5FD1">
        <w:t xml:space="preserve"> </w:t>
      </w:r>
      <w:r w:rsidRPr="003628F4">
        <w:t>intertwined</w:t>
      </w:r>
      <w:r w:rsidRPr="003E5FD1">
        <w:t xml:space="preserve">. </w:t>
      </w:r>
      <w:r>
        <w:t>In particular</w:t>
      </w:r>
      <w:r w:rsidRPr="003E5FD1">
        <w:t>, in situations where decisions lead to immediate actions</w:t>
      </w:r>
      <w:r>
        <w:t>, behavioral studies and</w:t>
      </w:r>
      <w:r w:rsidRPr="003E5FD1">
        <w:t xml:space="preserve"> electrophysiological investigations of t</w:t>
      </w:r>
      <w:r>
        <w:t xml:space="preserve">he motor system have revealed a continuous transmission of the evolving decision variable </w:t>
      </w:r>
      <w:r w:rsidRPr="003E5FD1">
        <w:t>to the motor structures that prepare and execute the response</w:t>
      </w:r>
      <w:r>
        <w:t xml:space="preserve"> </w:t>
      </w:r>
      <w:r>
        <w:fldChar w:fldCharType="begin"/>
      </w:r>
      <w:r>
        <w:instrText xml:space="preserve"> ADDIN ZOTERO_ITEM CSL_CITATION {"citationID":"yNUlIL3a","properties":{"formattedCitation":"(Calderon et al., 2015; Chapman et al., 2010; Coles, 1989; Eriksen et al., 1985; Kinder et al., 2022; Nakayama et al., 2023; O\\uc0\\u8217{}Connell &amp; Kelly, 2021; Servant et al., 2021; Song &amp; Nakayama, 2009)","plainCitation":"(Calderon et al., 2015; Chapman et al., 2010; Coles, 1989; Eriksen et al., 1985; Kinder et al., 2022; Nakayama et al., 2023; O’Connell &amp; Kelly, 2021; Servant et al., 2021; Song &amp; Nakayama, 2009)","noteIndex":0},"citationItems":[{"id":848,"uris":["http://zotero.org/users/5679506/items/VQGDE53U"],"itemData":{"id":848,"type":"article-journal","abstract":"For selecting an action, traditional theories suggest a cognitive architecture made of serial processing units. Others suggested that action selection emerges from the parallel implementation of and competition between multiple action plans. To disentangle these 2 hypotheses, we created a reaching task assessing the temporal dynamics of action selection. Crucially, our design did not force action selection processes to operate in parallel, allowing an informative comparison between the hypotheses. We manipulated the probability of congruence between a cue and a delayed reach target to investigate, in an unbiased way, whether congruence probability interacts with reach trajectory. Our results show that reach trajectories are modulated by the probability of congruence. Hence, action selection is temporally spread, continues after movement onset, and emerges from a competition between multiple afforded action plans, in parallel biased by relevant task factors (e.g., probability of reach).","container-title":"Journal of Experimental Psychology. General","DOI":"10.1037/xge0000087","ISSN":"1939-2222","issue":"4","journalAbbreviation":"J Exp Psychol Gen","language":"eng","note":"PMID: 26076044","page":"737-743","source":"PubMed","title":"Losing the boundary: Cognition biases action well after action selection","title-short":"Losing the boundary","volume":"144","author":[{"family":"Calderon","given":"Cristian Buc"},{"family":"Verguts","given":"Tom"},{"family":"Gevers","given":"Wim"}],"issued":{"date-parts":[["2015",8]]}}},{"id":8714,"uris":["http://zotero.org/groups/4876799/items/TUNYYZTQ"],"itemData":{"id":8714,"type":"article-journal","abstract":"Decision-making is central to human cognition. Fundamental to every decision is the ability to internally represent the available choices and their relative costs and benefits. The most basic and frequent decisions we make occur as our motor system chooses and executes only those actions that achieve our current goals. Although these interactions with the environment may appear effortless, this belies what must be incredibly sophisticated visuomotor decision-making processes. In order to measure how visuomotor decisions unfold in real-time, we used a unique reaching paradigm that forced participants to initiate rapid hand movements toward multiple potential targets, with only one being cued after reach onset. We show across three experiments that, in cases of target uncertainty, trajectories are spatially sensitive to the probabilistic distribution of targets within the display. Specifically, when presented with two or three target displays, subjects initiate their reaches toward an intermediary or ‘averaged’ location before correcting their trajectory in-flight to the cued target location. A control experiment suggests that our effect depends on the targets acting as potential reach locations and not as distractors. This study is the first to show that the ‘averaging’ of target-directed reaching movements depends not only on the spatial position of the targets in the display but also the probability of acting at each target location.","container-title":"Cognition","DOI":"10.1016/j.cognition.2010.04.008","ISSN":"0010-0277","issue":"2","journalAbbreviation":"Cognition","page":"168-176","source":"ScienceDirect","title":"Reaching for the unknown: Multiple target encoding and real-time decision-making in a rapid reach task","title-short":"Reaching for the unknown","volume":"116","author":[{"family":"Chapman","given":"Craig S."},{"family":"Gallivan","given":"Jason P."},{"family":"Wood","given":"Daniel K."},{"family":"Milne","given":"Jennifer L."},{"family":"Culham","given":"Jody C."},{"family":"Goodale","given":"Melvyn A."}],"issued":{"date-parts":[["2010",8,1]]}}},{"id":6768,"uris":["http://zotero.org/users/5679506/items/PU2VDEUD"],"itemData":{"id":6768,"type":"article-journal","abstract":"This paper reviews the actual and potential benefits of a marriage between cognitive psychology and psychophysiology. Psychophysiological measures, particularly those of the event-related brain potential, can be used as markers for psychological events and physiological events. Thus, they can serve as \"windows\" on the mind and as \"windows\" on the brain. These ideas are illustrated in the context of a series of studies utilizing the lateralized readiness potential, a measure of electrical brain activity that is related to preparation for movement. This measure has been used to illuminate presetting processes that prepare the motor system for action, to demonstrate the presence of the transmission of partial information in the cognitive system, and to identify processes responsible for the inhibition of responses. The lateralized readiness potential appears to reflect activity in motor areas of cortex. Thus, this measure, along with other psychophysiological measures, can be used to understand how the functions of the mind are implemented in the brain.","container-title":"Psychophysiology","DOI":"10.1111/j.1469-8986.1989.tb01916.x","ISSN":"0048-5772","issue":"3","journalAbbreviation":"Psychophysiology","language":"eng","note":"PMID: 2667018","page":"251-269","source":"PubMed","title":"Modern mind-brain reading: psychophysiology, physiology, and cognition","title-short":"Modern mind-brain reading","volume":"26","author":[{"family":"Coles","given":"M. G."}],"issued":{"date-parts":[["1989",5]]}}},{"id":1077,"uris":["http://zotero.org/users/5679506/items/RIPZ3KNM"],"itemData":{"id":1077,"type":"article-journal","abstract":"Subjects were required to discriminate the letters S and H in a choice reaction time task. They responded with a thumbpress of one hand to one of the letters and with the thumb of the other hand to the other letter. In the incompatible noise condition, the target letter was flanked by the opposite response letter, and in the compatible noise condition, the flanking noise letters were identical to the target. In addition to overt reaction time, associated electromyographic activity was recorded in both arms on each trial. In keeping with previous findings, incompatible noise significantly and appreciably increased reaction time for the overt response. More importantly, in the incompatible condition, the occurrence of a correct thumb response was frequently accompanied by an EMG in the arm appropriate to the noise letters. This result was interpreted as showing that the noise letters were processed to the point of incipient response activation simultaneously with the target letter. The results were predicted by the continuous flow model of C. W. Eriksen and Schultz (1979) and the variable criterion theory of Grice, Nullmeyer, and Spiker (1982).","container-title":"Bulletin of the Psychonomic Society","DOI":"10.3758/BF03329816","ISSN":"0090-5054","issue":"3","journalAbbreviation":"Bull. Psychon. Soc.","language":"en","page":"165-168","source":"Springer Link","title":"An electromyographic examination of response competition","volume":"23","author":[{"family":"Eriksen","given":"Charles W."},{"family":"Coles","given":"Michael G. H."},{"family":"Morris","given":"L. R."},{"family":"O’hara","given":"William P."}],"issued":{"date-parts":[["1985",3,1]]}}},{"id":7108,"uris":["http://zotero.org/groups/4686760/items/KFJFJZLS"],"itemData":{"id":7108,"type":"article-journal","abstract":"Understanding the dynamics of selective attention has been a central research goal in the cognitive sciences. One account proposes that attention is unitary and increases in selectivity continuously over time. An alternative account proposes that attention switches from a low to a high state of selectivity at a discrete point in time when a distinct selective attention mechanism is engaged. Despite posing fundamentally different theoretical perspectives on selective attention, both accounts have successfully explained outcome-based data, such as reaction time. Here, we used mouse-tracking, which provides high temporal resolution to record movement trajectories in a flanker task. We examined spatial and temporal movement dynamics for characteristics of continuous and discrete shifts in attentional selectivity. Our results showed that attentional selectivity increases gradually over time, rather than abruptly, demonstrating a continuous process of selective attention. (PsycInfo Database Record (c) 2022 APA, all rights reserved).","container-title":"Journal of Experimental Psychology. Human Perception and Performance","DOI":"10.1037/xhp0001023","ISSN":"1939-1277","issue":"7","journalAbbreviation":"J Exp Psychol Hum Percept Perform","language":"eng","note":"PMID: 35653729","page":"771-781","source":"PubMed","title":"Tracking flanker task dynamics: Evidence for continuous attentional selectivity","title-short":"Tracking flanker task dynamics","volume":"48","author":[{"family":"Kinder","given":"Kaleb T."},{"family":"Buss","given":"Aaron T."},{"family":"Tas","given":"A. Caglar"}],"issued":{"date-parts":[["2022",7]]}}},{"id":7634,"uris":["http://zotero.org/groups/4686760/items/NF5NVY9H"],"itemData":{"id":7634,"type":"article-journal","abstract":"Action is an important arbitrator as to whether an individual or a species will survive. Yet, action has not been well integrated into the study of psychology. Action or motor behavior is a field apart. This is traditional science with its need for specialization. The sequence in a typical laboratory experiment of see → decide → act provides the rationale for broad disciplinary categorizations. With renewed interest in action itself, surprising and exciting anomalous findings at odds with this simplified caricature have emerged. They reveal a much more intimate coupling of vision and action, which we describe. In turn, this prompts us to identify and dwell on three pertinent theories deserving of greater notice.","container-title":"Annual Review of Psychology","DOI":"10.1146/annurev-psych-021422-043229","issue":"1","note":"_eprint: https://doi.org/10.1146/annurev-psych-021422-043229\nPMID: 36652303","page":"59-86","source":"Annual Reviews","title":"Rethinking Vision and Action","volume":"74","author":[{"family":"Nakayama","given":"Ken"},{"family":"Moher","given":"Jeff"},{"family":"Song","given":"Joo-Hyun"}],"issued":{"date-parts":[["2023"]]}}},{"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Neurosci","language":"eng","note":"PMID: 33945693","page":"495-516","source":"PubMed","title":"Neurophysiology of Human Perceptual Decision-Making","volume":"44","author":[{"family":"O'Connell","given":"Redmond G."},{"family":"Kelly","given":"Simon P."}],"issued":{"date-parts":[["2021",7,8]]}}},{"id":7775,"uris":["http://zotero.org/users/5679506/items/NT8MCRYU"],"itemData":{"id":7775,"type":"article-journal","abstract":"This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J."}],"issued":{"date-parts":[["2021",12]]}}},{"id":846,"uris":["http://zotero.org/users/5679506/items/</w:instrText>
      </w:r>
      <w:r w:rsidRPr="00D00E58">
        <w:rPr>
          <w:lang w:val="fr-FR"/>
        </w:rPr>
        <w:instrText>4SVUDXMY"],"itemData":{"id":846,"type":"article-journal","abstract":"Perceptual and cognitive processes have largely been inferred based on reaction times and accur</w:instrText>
      </w:r>
      <w:r w:rsidRPr="00AD2ED9">
        <w:rPr>
          <w:lang w:val="fr-FR"/>
        </w:rPr>
        <w:instrText xml:space="preserve">acies obtained from discrete responses. However, discrete responses are unlikely to capture dynamic internal processes, occurring in parallel, and unfolding over time. Recent studies measuring continuous hand movements during target choice reaching tasks reveal the temporal evolution of hidden internal events. For instance, the direction of curved reaching trajectories reflects attention, language representations and the spatial number line, in addition to interactions between the ventral and dorsal visual streams. This elucidates the flow of earlier cognitive states into motor outputs. Thus, this line of research provides new opportunities to integrate information across different disciplines such as perception, cognition and action, which have usually been studied in isolation.","container-title":"Trends in Cognitive Sciences","DOI":"10.1016/j.tics.2009.04.009","ISSN":"1364-6613","issue":"8","journalAbbreviation":"Trends Cogn. Sci. (Regul. Ed.)","language":"eng","note":"PMID: 19647475","page":"360-366","source":"PubMed","title":"Hidden cognitive states revealed in choice reaching tasks","volume":"13","author":[{"family":"Song","given":"Joo-Hyun"},{"family":"Nakayama","given":"Ken"}],"issued":{"date-parts":[["2009",8]]}}}],"schema":"https://github.com/citation-style-language/schema/raw/master/csl-citation.json"} </w:instrText>
      </w:r>
      <w:r>
        <w:fldChar w:fldCharType="separate"/>
      </w:r>
      <w:r w:rsidRPr="00AD2ED9">
        <w:rPr>
          <w:lang w:val="fr-FR"/>
        </w:rPr>
        <w:t>(Calderon et al., 2015; Chapman et al., 2010; Coles, 1989; Eriksen et al., 1985; Kinder et al., 2022; Nakayama et al., 2023; O’Connell &amp; Kelly, 2021; Servant et al., 2021; Song &amp; Nakayama, 2009)</w:t>
      </w:r>
      <w:r>
        <w:fldChar w:fldCharType="end"/>
      </w:r>
      <w:r w:rsidRPr="00AD2ED9">
        <w:rPr>
          <w:lang w:val="fr-FR"/>
        </w:rPr>
        <w:t>.</w:t>
      </w:r>
      <w:r w:rsidRPr="00282FD4">
        <w:rPr>
          <w:lang w:val="fr-FR"/>
        </w:rPr>
        <w:t xml:space="preserve"> </w:t>
      </w:r>
      <w:r w:rsidRPr="003E5FD1">
        <w:t xml:space="preserve">These results have </w:t>
      </w:r>
      <w:r>
        <w:t>provided the foundation fo</w:t>
      </w:r>
      <w:r w:rsidRPr="003E5FD1">
        <w:t>r theoretical models in which decision</w:t>
      </w:r>
      <w:r>
        <w:t>s</w:t>
      </w:r>
      <w:r w:rsidRPr="003E5FD1">
        <w:t xml:space="preserve"> and action</w:t>
      </w:r>
      <w:r>
        <w:t>s</w:t>
      </w:r>
      <w:r w:rsidRPr="003E5FD1">
        <w:t xml:space="preserve"> are driven by common mechanisms</w:t>
      </w:r>
      <w:r>
        <w:t xml:space="preserve">, through a continuous flow of information </w:t>
      </w:r>
      <w:r>
        <w:fldChar w:fldCharType="begin"/>
      </w:r>
      <w:r>
        <w:instrText xml:space="preserve"> ADDIN ZOTERO_ITEM CSL_CITATION {"citationID":"nczlyzKb","properties":{"formattedCitation":"(Calderon et al., 2018; Eriksen &amp; Eriksen, 1979; McClelland, 1979)","plainCitation":"(Calderon et al., 2018; Eriksen &amp; Eriksen, 1979; McClelland, 1979)","noteIndex":0},"citationItems":[{"id":8715,"uris":["http://zotero.org/groups/4876799/items/IGINMS3B"],"itemData":{"id":8715,"type":"article-journal","abstract":"Converging evidence has led to a consensus in favor of computational models of behavior implementing continuous information flow and parallel processing between cognitive processing stages. Yet, such models still typically implement a discrete step between the last cognitive stage and motor implementation. This discrete step is implemented as a fixed decision bound that activation in the last cognitive stage needs to cross before action can be initiated. Such an implementation is questionable as it cannot account for two important features of behavior. First, it does not allow to select an action while withholding it until the moment is appropriate for executing it. Second, it cannot account for recent evidence that cognition is not confined prior to movement initiation, but consistently leaks into movement. To address these two features, we propose a novel neurocomputational model of cognition-action interactions, namely the unfolding action model (UAM). Crucially, the model implements adaptive information flow between the last cognitive processing stage and motor implementation. We show that the UAM addresses the two abovementioned features. Empirically, the UAM accounts for traditional response time data, including positively skewed initiation time distribution, functionally fixed decision bounds and speed-accuracy trade-offs in button-press experimental designs. Moreover, it accounts for movement times, movement paths, and how they are influenced by cognitive-experimental manipulations. This move should close the current gap between abstract decision-making models and behavior observed in natural habitats. (PsycINFO Database Record (c) 2018 APA, all rights reserved).","container-title":"Psychological Review","DOI":"10.1037/rev0000110","ISSN":"1939-1471","issue":"5","journalAbbreviation":"Psychol Rev","language":"eng","note":"PMID: 30160511","page":"785-805","source":"PubMed","title":"The unfolding action model of initiation times, movement times, and movement paths","volume":"125","author":[{"family":"Calderon","given":"Cristian Buc"},{"family":"Gevers","given":"Wim"},{"family":"Verguts","given":"Tom"}],"issued":{"date-parts":[["2018",10]]}}},{"id":881,"uris":["http://zotero.org/users/5679506/items/NY7IN3CU"],"itemData":{"id":881,"type":"article-journal","abstract":"Two experiments tested the predictions from Bjork and Murray’s (1977) extension of Estes’ (1972, 1974) interactive channels model that repetition of a target within a display should, under certain conditions, impair or slow processing. These predictions were contrasted with those of the continuous flow model (Eriksen &amp; Schultz, 1979) that, under the same conditions, repetitions should not impair processing and might possibly facilitate it. Experiment 1 evaluated the relative effects of feature similarity, variable target-noise spacing, and perceptual segregation in a response competition paradigm. In general, results favored the continuous flow conception and competition among internal recognition responses, and no evidence was found for impaired performance due to target repetitions. However, questions concerning possible facilitation arising from redundancy led to Experiment 2. In that experiment, trials were blocked by spacing or noise type. Again, target redundancy did not impair performance relative to the single target control. However, no facilitation effects were found.","container-title":"Perception &amp; Psychophysics","DOI":"10.3758/BF03199869","ISSN":"1532-5962","issue":"3","journalAbbreviation":"Perception &amp; Psychophysics","language":"en","page":"195-205","source":"Springer Link","title":"Target redundancy in visual search: Do repetitions of the target within thedisplay impair processing?","title-short":"Target redundancy in visual search","volume":"26","author":[{"family":"Eriksen","given":"Charles W."},{"family":"Eriksen","given":"Barbara A."}],"issued":{"date-parts":[["1979",5,1]]}}},{"id":7660,"uris":["http://zotero.org/groups/4686760/items/EGRP7FU2"],"itemData":{"id":7660,"type":"article-journal","abstract":"Examines the possibility that the components of an information-processing system all operate continuously, passing information from one to the next as it becomes available. A model called the \"cascade model\" is presented and shown to be compatible with the general form of the relation between time and accuracy in speed–accuracy trade-off experiments. In the model, experimental manipulations may have either or both of 2 effects on a processing level: They may alter the rate of response or the asymptotic quality of the output. The effects of such manipulations on the output of a system of processes is described. The model is then used to reexamine the subtraction and additive factors methods for analyzing the composition of systems of processes. Results include the finding that factors that affect the rates of 2 different processes would be expected to have additive effects on reaction times under the cascade model, whereas 2 factors that both affect the rate of the same process would tend to interact, just as in the case in which the manipulations affect the durations of discrete stages. Factors that affect asymptotic output, however, tend to interact whether they affect the same or different processes. A new method is presented for analyzing processes in cascade, which extends the additive factors method to an analysis of the parameters of the function relating response time and accuracy. (70 ref) (PsycINFO Database Record (c) 2016 APA, all rights reserved)","container-title":"Psychological Review","DOI":"10.1037/0033-295X.86.4.287","ISSN":"1939-1471","issue":"4","note":"publisher-place: US\npublisher: American Psychological Association","page":"287-330","source":"APA PsycNet","title":"On the time relations of mental processes: An examination of systems of processes in cascade","title-short":"On the time relations of mental processes","volume":"86","author":[{"family":"McClelland","given":"James L."}],"issued":{"date-parts":[["1979"]]}}}],"schema":"https://github.com/citation-style-language/schema/raw/master/csl-citation.json"} </w:instrText>
      </w:r>
      <w:r>
        <w:fldChar w:fldCharType="separate"/>
      </w:r>
      <w:r w:rsidRPr="00D00E58">
        <w:t>(Calderon et al., 2018; Eriksen &amp; Eriksen, 1979; McClelland, 1979)</w:t>
      </w:r>
      <w:r>
        <w:fldChar w:fldCharType="end"/>
      </w:r>
      <w:r>
        <w:t xml:space="preserve">. </w:t>
      </w:r>
      <w:r w:rsidRPr="003E5FD1">
        <w:t>Formal characterizations of these mechanisms have recently been proposed</w:t>
      </w:r>
      <w:r>
        <w:t xml:space="preserve"> </w:t>
      </w:r>
      <w:r>
        <w:fldChar w:fldCharType="begin"/>
      </w:r>
      <w:r>
        <w:instrText xml:space="preserve"> ADDIN ZOTERO_ITEM CSL_CITATION {"citationID":"aFERd5PI","properties":{"formattedCitation":"(Balsdon et al., 2023; Dendauw et al., 2024; Verdonck et al., 2020)","plainCitation":"(Balsdon et al., 2023; Dendauw et al., 2024; Verdonck et al., 2020)","noteIndex":0},"citationItems":[{"id":7770,"uris":["http://zotero.org/users/5679506/items/H4QPT5ET"],"itemData":{"id":7770,"type":"article-journal","abstract":"Sensorimotor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Biol","language":"eng","note":"PMID: 37459392\nPMCID: PMC10393169","page":"e3002200","source":"PubMed","title":"Secondary motor integration as a final arbiter in sensorimotor decision-making","volume":"21","author":[{"family":"Balsdon","given":"Tarryn"},{"family":"Verdonck","given":"Stijn"},{"family":"Loossens","given":"Tim"},{"family":"Philiastides","given":"Marios G."}],"issued":{"date-parts":[["2023",7]]}}},{"id":8771,"uris":["http://zotero.org/users/5679506/items/83Q7PQC7"],"itemData":{"id":8771,"type":"article-journal","abstract":"This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Rev","language":"eng","note":"PMID: 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fldChar w:fldCharType="separate"/>
      </w:r>
      <w:r w:rsidRPr="00C1762B">
        <w:t>(Balsdon et al., 2023; Dendauw et al., 2024; Verdonck et al., 2020)</w:t>
      </w:r>
      <w:r>
        <w:fldChar w:fldCharType="end"/>
      </w:r>
      <w:r>
        <w:t xml:space="preserve">, </w:t>
      </w:r>
      <w:r w:rsidRPr="003E5FD1">
        <w:t xml:space="preserve">but </w:t>
      </w:r>
      <w:r>
        <w:t>extending the</w:t>
      </w:r>
      <w:r w:rsidRPr="00555F0B">
        <w:t xml:space="preserve"> models to situations </w:t>
      </w:r>
      <w:r>
        <w:t>where</w:t>
      </w:r>
      <w:r w:rsidRPr="00555F0B">
        <w:t xml:space="preserve"> decisions are not immediately followed by actions is not straightforward.</w:t>
      </w:r>
      <w:r w:rsidRPr="003E5FD1">
        <w:t xml:space="preserve"> Progressing on this issue is important</w:t>
      </w:r>
      <w:r>
        <w:t>, because</w:t>
      </w:r>
      <w:r w:rsidRPr="003E5FD1">
        <w:t xml:space="preserve"> the decoupling of decision and action is a common </w:t>
      </w:r>
      <w:r w:rsidRPr="009D6C4E">
        <w:t>occurrence in real life, and greatly contributes to the flexibility of human behavior. Such decoupling can operate on short (e.g., a child in class who raises one’s hand while waiting for the teacher’s signal to respond) or long (e.g., deciding to quit a job, deciding to vote for a candidate in a presidential election)</w:t>
      </w:r>
      <w:r w:rsidR="003949E8" w:rsidRPr="009D6C4E">
        <w:t xml:space="preserve"> timescales</w:t>
      </w:r>
      <w:r w:rsidRPr="009D6C4E">
        <w:t xml:space="preserve">. </w:t>
      </w:r>
    </w:p>
    <w:p w14:paraId="1481B02F" w14:textId="77777777" w:rsidR="00D665A3" w:rsidRDefault="00D665A3" w:rsidP="003628F4">
      <w:r>
        <w:tab/>
        <w:t>The present work draws</w:t>
      </w:r>
      <w:r>
        <w:rPr>
          <w:rStyle w:val="Titre1Car"/>
        </w:rPr>
        <w:t xml:space="preserve"> </w:t>
      </w:r>
      <w:r w:rsidRPr="009D6C4E">
        <w:t>upon current scientific knowledge on the relationship between decision-making, memory, and motor systems to extend continuous flow models of immediate decision reports to delayed decision reports. Due to the constraints of experimental methods</w:t>
      </w:r>
      <w:r>
        <w:rPr>
          <w:rStyle w:val="Titre1Car"/>
        </w:rPr>
        <w:t xml:space="preserve"> </w:t>
      </w:r>
      <w:r>
        <w:t>and the use of electrophysiology, we limit our investigations to delays that operate on relatively short timescales.</w:t>
      </w:r>
      <w:r w:rsidRPr="00C4462A">
        <w:t xml:space="preserve"> The remainder of the Introduction is structured as follows. </w:t>
      </w:r>
      <w:r>
        <w:t xml:space="preserve">We first introduce current continuous flow models of immediate decision reports. We then review </w:t>
      </w:r>
      <w:r w:rsidRPr="00C4462A">
        <w:t xml:space="preserve">empirical work </w:t>
      </w:r>
      <w:r>
        <w:t xml:space="preserve">on delayed decision </w:t>
      </w:r>
      <w:proofErr w:type="gramStart"/>
      <w:r>
        <w:t>reports, and</w:t>
      </w:r>
      <w:proofErr w:type="gramEnd"/>
      <w:r>
        <w:t xml:space="preserve"> discuss how continuous flow models could </w:t>
      </w:r>
      <w:r>
        <w:lastRenderedPageBreak/>
        <w:t xml:space="preserve">be extended to these situations, </w:t>
      </w:r>
      <w:r>
        <w:rPr>
          <w:color w:val="000000"/>
        </w:rPr>
        <w:t>given our current state of knowledge. We finally derive general predictions from this extended framework</w:t>
      </w:r>
      <w:r w:rsidRPr="003F3BE2">
        <w:rPr>
          <w:color w:val="000000"/>
        </w:rPr>
        <w:t>, which</w:t>
      </w:r>
      <w:r>
        <w:rPr>
          <w:color w:val="000000"/>
        </w:rPr>
        <w:t xml:space="preserve"> will be tested in three experiments.      </w:t>
      </w:r>
      <w:r>
        <w:t xml:space="preserve"> </w:t>
      </w:r>
    </w:p>
    <w:p w14:paraId="4E50AB41" w14:textId="54D05870" w:rsidR="00D665A3" w:rsidRPr="00CF01E6" w:rsidRDefault="00D665A3" w:rsidP="00CF01E6">
      <w:pPr>
        <w:pStyle w:val="Titre2"/>
      </w:pPr>
      <w:r w:rsidRPr="00CF01E6">
        <w:t>Continuous flow models of immediate decision reports</w:t>
      </w:r>
    </w:p>
    <w:p w14:paraId="07C6AE97" w14:textId="7B3A016C" w:rsidR="00D665A3" w:rsidRDefault="00D665A3" w:rsidP="003628F4">
      <w:r w:rsidRPr="00AE6F73">
        <w:tab/>
        <w:t xml:space="preserve">In experimental psychology, immediate decision reports have traditionally been studied using tasks in which participants are instructed to choose between two or more responses based on a stimulus attribute. We refer to these tasks as free response (FR) tasks, because the response time (RT) is controlled by the </w:t>
      </w:r>
      <w:proofErr w:type="gramStart"/>
      <w:r w:rsidRPr="00AE6F73">
        <w:t>subject, and</w:t>
      </w:r>
      <w:proofErr w:type="gramEnd"/>
      <w:r w:rsidRPr="00AE6F73">
        <w:t xml:space="preserve"> is defined as the latency between the onset of the stimulus and the response. Sequential sampling decision models have been developed since the 1960s to explain RT distributions and choice probabilities observed in FR tasks</w:t>
      </w:r>
      <w:r w:rsidR="0038579E" w:rsidRPr="00AE6F73">
        <w:t xml:space="preserve"> </w:t>
      </w:r>
      <w:r w:rsidR="0038579E" w:rsidRPr="00AE6F73">
        <w:fldChar w:fldCharType="begin"/>
      </w:r>
      <w:r w:rsidR="006B0095" w:rsidRPr="00AE6F73">
        <w:instrText xml:space="preserve"> ADDIN ZOTERO_ITEM CSL_CITATION {"citationID":"MKT4Bcwd","properties":{"formattedCitation":"(e.g., LaBerge, 1962; Laming, 1968; Stone, 1960)","plainCitation":"(e.g., LaBerge, 1962; Laming, 1968; Stone, 1960)","noteIndex":0},"citationItems":[{"id":11590,"uris":["http://zotero.org/groups/5164497/items/QMGX8NPR"],"itemData":{"id":11590,"type":"article-journal","abstract":"A statistical theory of choice is developed using a sequential sampling assumption. Response latency distributions for certain simple reaction-time situations are derived and tested. Both response probability and response latency measures are developed for a two-alternative judgment situation and the relationship between the two measures explored. The sampling parameter is proposed as a means of representing incentive conditions in choice situations and ROC curves are obtained by appropriate manipulations of this parameter. A solution to the overlap problem in simple discrimination-learning situations is also derived.","container-title":"Psychometrika","DOI":"10.1007/BF02289645","ISSN":"1860-0980","issue":"4","journalAbbreviation":"Psychometrika","language":"en","page":"375-396","source":"Springer Link","title":"A recruitment theory of simple behavior","volume":"27","author":[{"family":"LaBerge","given":"David"}],"issued":{"date-parts":[["1962",12,1]]}},"label":"page","prefix":"e.g., "},{"id":6742,"uris":["http://zotero.org/users/5679506/items/3AD7N9SE"],"itemData":{"id":6742,"type":"book","abstract":"A detailed mathematical development and appraisal of information theory as applied to choice-reaction times, with some original empirical results.  Harvard Book List (edited) 1971 #92 (PsycINFO Database Record (c) 2016 APA, all rights reserved)","collection-title":"Information theory of choice-reaction times","event-place":"Oxford, England","publisher":"Academic Press","publisher-place":"Oxford, England","source":"APA PsycNet","title":"Information theory of choice-reaction times","author":[{"family":"Laming","given":"D.R.J."}],"issued":{"date-parts":[["1968"]]}},"label":"page"},{"id":1475,"uris":["http://zotero.org/users/5679506/items/9CVX7ZGP"],"itemData":{"id":1475,"type":"article-journal","abstract":"In the two-choice situation, the Wald sequential probability ratio decision procedure is applied to relate the mean and variance of the decision times, for each alternative separately, to the error rates and the ratio of the frequencies of presentation of the alternatives. For situations involving more than two choices, a fixed sample decision procedure (selection of the alternative with highest likelihood) is examined, and the relation is found between the decision time (or size of sample), the error rate, and the number of alternatives.","container-title":"Psychometrika","DOI":"10.1007/BF02289729","ISSN":"1860-0980","issue":"3","journalAbbreviation":"Psychometrika","language":"en","page":"251-260","source":"Springer Link","title":"Models for choice-reaction time","volume":"25","author":[{"family":"Stone","given":"Mervyn"}],"issued":{"date-parts":[["1960",9,1]]}}}],"schema":"https://github.com/citation-style-language/schema/raw/master/csl-citation.json"} </w:instrText>
      </w:r>
      <w:r w:rsidR="0038579E" w:rsidRPr="00AE6F73">
        <w:fldChar w:fldCharType="separate"/>
      </w:r>
      <w:r w:rsidR="006B0095" w:rsidRPr="00AE6F73">
        <w:t>(e.g., LaBerge, 1962; Laming, 1968; Stone, 1960)</w:t>
      </w:r>
      <w:r w:rsidR="0038579E" w:rsidRPr="00AE6F73">
        <w:fldChar w:fldCharType="end"/>
      </w:r>
      <w:r w:rsidRPr="00AE6F73">
        <w:t>. According to these models, decision-making builds upon</w:t>
      </w:r>
      <w:r>
        <w:t xml:space="preserve"> an accumulation of noisy samples of evidence until a threshold is reached </w:t>
      </w:r>
      <w:r>
        <w:fldChar w:fldCharType="begin"/>
      </w:r>
      <w:r w:rsidR="00D14E57">
        <w:instrText xml:space="preserve"> ADDIN ZOTERO_ITEM CSL_CITATION {"citationID":"W7HaNyMh","properties":{"formattedCitation":"(one threshold for each response; for reviews, see Forstmann et al., 2016; Ratcliff, Smith, et al., 2016; Ratcliff &amp; Smith, 2004)","plainCitation":"(one threshold for each response; for reviews, see Forstmann et al., 2016; Ratcliff, Smith, et al., 2016; Ratcliff &amp; Smith, 2004)","noteIndex":0},"citationItems":[{"id":408,"uris":["http://zotero.org/users/5679506/items/HGYTWAZY"],"itemData":{"id":408,"type":"article-journal","abstract":"Sequential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Psychology","DOI":"10.1146/annurev-psych-122414-033645","ISSN":"1545-2085","journalAbbreviation":"Annu Rev Psychol","language":"eng","note":"PMID: 26393872\nPMCID: PMC5112760","page":"641-666","source":"PubMed","title":"Sequential Sampling Models in Cognitive Neuroscience: Advantages, Applications, and Extensions","title-short":"Sequential Sampling Models in Cognitive Neuroscience","volume":"67","author":[{"family":"Forstmann","given":"Birte U."},{"family":"Ratcliff","given":"R."},{"family":"Wagenmakers","given":"E.-J."}],"issued":{"date-parts":[["2016"]]}},"label":"page","prefix":"one threshold for each response; for reviews, see "},{"id":77,"uris":["http://zotero.org/users/5679506/items/CHP834UD"],"itemData":{"id":77,"type":"article-journal","abstract":"There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review, we relate the models to both earlier and more recent research in psychology.","container-title":"Trends in Cognitive Sciences","DOI":"10.1016/j.tics.2016.01.007","ISSN":"1879-307X","issue":"4","journalAbbreviation":"Trends Cogn. Sci. (Regul. Ed.)","language":"eng","note":"PMID: 26952739\nPMCID: PMC4928591","page":"260-281","source":"PubMed","title":"Diffusion Decision Model: Current Issues and History","title-short":"Diffusion Decision Model","volume":"20","author":[{"family":"Ratcliff","given":"Roger"},{"family":"Smith","given":"Philip L."},{"family":"Brown","given":"Scott D."},{"family":"McKoon","given":"Gail"}],"issued":{"date-parts":[["2016",4]]}}},{"id":6729,"uris":["http://zotero.org/groups/4686760/items/SKVQKLNZ"],"itemData":{"id":6729,"type":"article-journal","abstract":"The authors evaluated 4 sequential sampling models for 2-choice decisions--the Wiener diffusion, Ornstein-Uhlenbeck (OU) diffusion, accumulator, and Poisson counter models--by fitting them to the response time (RT) distributions and accuracy data from 3 experiments. Each of the models was augmented with assumptions of variability across trials in the rate of accumulation of evidence from stimuli, the values of response criteria, and the value of base RT across trials. Although there was substantial model mimicry, empirical conditions were identified under which the models make discriminably different predictions. The best accounts of the data were provided by the Wiener diffusion model, the OU model with small-to-moderate decay, and the accumulator model with long-tailed (exponential) distributions of criteria, although the last was unable to produce error RTs shorter than correct RTs. The relationship between these models and 3 recent, neurally inspired models was also examined.","container-title":"Psychological Review","DOI":"10.1037/0033-295X.111.2.333","ISSN":"0033-295X","issue":"2","journalAbbreviation":"Psychol Rev","language":"eng","note":"PMID: 15065913\nPMCID: PMC1440925","page":"333-367","source":"PubMed","title":"A comparison of sequential sampling models for two-choice reaction time","volume":"111","author":[{"family":"Ratcliff","given":"Roger"},{"family":"Smith","given":"Philip L."}],"issued":{"date-parts":[["2004",4]]}},"label":"page"}],"schema":"https://github.com/citation-style-language/schema/raw/master/csl-citation.json"} </w:instrText>
      </w:r>
      <w:r>
        <w:fldChar w:fldCharType="separate"/>
      </w:r>
      <w:r w:rsidR="00D14E57" w:rsidRPr="00D14E57">
        <w:t>(one threshold for each response; for reviews, see Forstmann et al., 2016; Ratcliff, Smith, et al., 2016; Ratcliff &amp; Smith, 2004)</w:t>
      </w:r>
      <w:r>
        <w:fldChar w:fldCharType="end"/>
      </w:r>
      <w:r>
        <w:t xml:space="preserve">. The evidence may come from various sources, such as sensory inputs and memory stores. The average quality of evidence determines the accumulation rate, with lower rates producing slower and more error-prone decisions.  </w:t>
      </w:r>
    </w:p>
    <w:p w14:paraId="6C247F64" w14:textId="77777777" w:rsidR="00D665A3" w:rsidRPr="00F57386" w:rsidRDefault="00D665A3" w:rsidP="003628F4">
      <w:r>
        <w:tab/>
      </w:r>
      <w:r w:rsidRPr="00354B5C">
        <w:t xml:space="preserve">More recently, </w:t>
      </w:r>
      <w:r>
        <w:t xml:space="preserve">sequential sampling models </w:t>
      </w:r>
      <w:r w:rsidRPr="00354B5C">
        <w:t>have received empirical support</w:t>
      </w:r>
      <w:r>
        <w:t xml:space="preserve"> from single-unit recordings in behaving monkeys </w:t>
      </w:r>
      <w:r>
        <w:fldChar w:fldCharType="begin"/>
      </w:r>
      <w:r>
        <w:instrText xml:space="preserve"> ADDIN ZOTERO_ITEM CSL_CITATION {"citationID":"WgnWeqB2","properties":{"formattedCitation":"(for reviews, see Gold &amp; Shadlen, 2007; Hanks &amp; Summerfield, 2017; Schall, 2019)","plainCitation":"(for reviews, see Gold &amp; Shadlen, 2007; Hanks &amp; Summerfield, 2017; Schall, 2019)","noteIndex":0},"citationItems":[{"id":718,"uris":["http://zotero.org/users/5679506/items/ABH5EQVH"],"itemData":{"id":718,"type":"article-journal","abstract":"The study of decision making spans such varied fields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Neuroscience","DOI":"10.1146/annurev.neuro.29.051605.113038","ISSN":"0147-006X","journalAbbreviation":"Annu. Rev. Neurosci.","language":"eng","note":"PMID: 17600525","page":"535-574","source":"PubMed","title":"The neural basis of decision making","volume":"30","author":[{"family":"Gold","given":"J. I."},{"family":"Shadlen","given":"M. N."}],"issued":{"date-parts":[["2007"]]}},"label":"page","prefix":"for reviews, see "},{"id":761,"uris":["http://zotero.org/users/5679506/items/8HA2ZDE7"],"itemData":{"id":761,"type":"article-journal","abstract":"Perceptual decision making is the process by which animals detect, discriminate, and categorize information from the senses. Over the past two decades, understanding how perceptual decisions are made has become a central theme in the neurosciences. Exceptional progress has been made by recording from single neurons in the cortex of the macaque monkey and using computational models from mathematical psychology to relate these neural data to behavior. More recently, however, the range of available techniques and paradigms has dramatically broadened, and researchers have begun to harness new approaches to explore how rodents and humans make perceptual decisions. The results have illustrated some striking convergences with findings from the monkey, but also raised new questions and provided new theoretical insights. In this review, we summarize key findings, and highlight open challenges, for understanding perceptual decision making in rodents, monkeys, and humans.","container-title":"Neuron","DOI":"10.1016/j.neuron.2016.12.003","ISSN":"0896-6273","issue":"1","journalAbbreviation":"Neuron","language":"en","page":"15-31","source":"ScienceDirect","title":"Perceptual Decision Making in Rodents, Monkeys, and Humans","volume":"93","author":[{"family":"Hanks","given":"Timothy D."},{"family":"Summerfield","given":"Christopher"}],"issued":{"date-parts":[["2017",1,4]]}}},{"id":8348,"uris":["http://zotero.org/users/5679506/items/JZNEVC2L"],"itemData":{"id":8348,"type":"article-journal","abstract":"The marriage of cognitive neurophysiology and mathematical psychology to understand decision-making has been exceptionally productive. This interdisciplinary area is based on the proposition that particular neurons or circuits instantiate the accumulation of evidence specified by mathematical models of sequential sampling and stochastic accumulation. This linking proposition has earned widespread endorsement. Here, a brief survey of the history of the proposition precedes a review of multiple conundrums and paradoxes concerning the accuracy, precision, and transparency of that linking proposition. Correctly establishing how abstract models of decision-making are instantiated by particular neural circuits would represent a remarkable accomplishment in mapping mind to brain. Failing would reveal challenging limits for cognitive neuroscience. This is such a vigorous area of research because so much is at stake.","container-title":"Trends in Neurosciences","DOI":"10.1016/j.tins.2019.10.001","ISSN":"1878-108X","issue":"12","journalAbbreviation":"Trends Neurosci","language":"eng","note":"PMID: 31704180\nPMCID: PMC6981279","page":"848-860","source":"PubMed","title":"Accumulators, Neurons, and Response Time","volume":"42","author":[{"family":"Schall","given":"Jeffrey D."}],"issued":{"date-parts":[["2019",12]]}}}],"schema":"https://github.com/citation-style-language/schema/raw/master/csl-citation.json"} </w:instrText>
      </w:r>
      <w:r>
        <w:fldChar w:fldCharType="separate"/>
      </w:r>
      <w:r w:rsidRPr="00770E61">
        <w:t>(for reviews, see Gold &amp; Shadlen, 2007; Hanks &amp; Summerfield, 2017; Schall, 2019)</w:t>
      </w:r>
      <w:r>
        <w:fldChar w:fldCharType="end"/>
      </w:r>
      <w:r w:rsidRPr="00354B5C">
        <w:t>.</w:t>
      </w:r>
      <w:r>
        <w:t xml:space="preserve"> In humans, electroencephalographic (EEG) and magnetoencephalographic (MEG) studies have identified two signals with the same properties as the theoretical accumulation-to-threshold decision variable </w:t>
      </w:r>
      <w:r>
        <w:fldChar w:fldCharType="begin"/>
      </w:r>
      <w:r>
        <w:instrText xml:space="preserve"> ADDIN ZOTERO_ITEM CSL_CITATION {"citationID":"hVJ7PcNK","properties":{"formattedCitation":"(for reviews, see Kelly &amp; O\\uc0\\u8217{}Connell, 2015; O\\uc0\\u8217{}Connell &amp; Kelly, 2021)","plainCitation":"(for reviews, see Kelly &amp; O’Connell, 2015; O’Connell &amp; Kelly, 2021)","noteIndex":0},"citationItems":[{"id":6752,"uris":["http://zotero.org/groups/4686760/items/KRV9G2DL"],"itemData":{"id":6752,"type":"article-journal","abstract":"In the last two decades, animal neurophysiology research has made great strides towards explaining how the brain can enable adaptive action in the face of noisy sensory information. In particular, this work has identified neural signals that perform the role of a 'decision variable' which integrates sensory information in favor of a particular outcome up to an action-triggering threshold, consistent with long-standing predictions from mathematical psychology. This has provoked an intensive search for similar neural processes at work in the human brain. In this paper we review the progress that has been made in tracing the dynamics of perceptual decision formation in humans using functional imaging and electrophysiology. We highlight some of the limitations that non-invasive recording techniques place on our ability to make definitive judgments regarding the role that specific signals play in decision making. Finally, we provide an overview of our own work in this area which has focussed on two perceptual tasks - intensity change detection and motion discrimination - performed under continuous-monitoring conditions, and highlight the insights gained thus far. We show that through simple paradigm design features such as avoiding sudden intensity transients at evidence onset, a neural instantiation of the theoretical decision variable can be directly traced in the form of a centro-parietal positivity (CPP) in the standard event-related potential (ERP). We recapitulate evidence for the domain-general nature of the CPP process, being divorced from the sensory and motor requirements of the task, and re-plot data of both tasks highlighting this aspect as well as its relationship to decision outcome and reaction time. We discuss the implications of these findings for mechanistically principled research on normal and abnormal decision making in humans.","container-title":"Journal of Physiology, Paris","DOI":"10.1016/j.jphysparis.2014.08.003","ISSN":"1769-7115","issue":"1-3","journalAbbreviation":"J Physiol Paris","language":"eng","note":"PMID: 25204272","page":"27-37","source":"PubMed","title":"The neural processes underlying perceptual decision making in humans: recent progress and future directions","title-short":"The neural processes underlying perceptual decision making in humans","volume":"109","author":[{"family":"Kelly","given":"Simon P."},{"family":"O'Connell","given":"Redmond G."}],"issued":{"date-parts":[["2015",6]]}},"label":"page","prefix":"for reviews, see "},{"id":1578,"uris":["http://zotero.org/users/5679506/items/YA98UV4L"],"itemData":{"id":1578,"type":"article-journal","abstract":"The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Neurosci","language":"eng","note":"PMID: 33945693","page":"495-516","source":"PubMed","title":"Neurophysiology of Human Perceptual Decision-Making","volume":"44","author":[{"family":"O'Connell","given":"Redmond G."},{"family":"Kelly","given":"Simon P."}],"issued":{"date-parts":[["2021",7,8]]}}}],"schema":"https://github.com/citation-style-language/schema/raw/master/csl-citation.json"} </w:instrText>
      </w:r>
      <w:r>
        <w:fldChar w:fldCharType="separate"/>
      </w:r>
      <w:r w:rsidRPr="00FD56FF">
        <w:t>(for reviews, see Kelly &amp; O’Connell, 2015; O’Connell &amp; Kelly, 2021)</w:t>
      </w:r>
      <w:r>
        <w:fldChar w:fldCharType="end"/>
      </w:r>
      <w:r>
        <w:t xml:space="preserve">. The first signal, maximal over </w:t>
      </w:r>
      <w:proofErr w:type="spellStart"/>
      <w:r>
        <w:t>centro</w:t>
      </w:r>
      <w:proofErr w:type="spellEnd"/>
      <w:r>
        <w:t xml:space="preserve">-parietal sensors, reflects stimulus categorization. It is fully independent from the motor requirements of the </w:t>
      </w:r>
      <w:proofErr w:type="gramStart"/>
      <w:r>
        <w:t>task, and</w:t>
      </w:r>
      <w:proofErr w:type="gramEnd"/>
      <w:r>
        <w:t xml:space="preserve"> appears even when subjects are instructed to make the decision mentally. The second signal, maximal over motor areas, corresponds to classic effector-selective motor </w:t>
      </w:r>
      <w:r>
        <w:lastRenderedPageBreak/>
        <w:t xml:space="preserve">preparation activities. Both signals exhibit a rise-to-threshold morphology, with a rising slope modulated by the quality of evidence, and a peak amplitude around the time of the response. Importantly, the two signals largely evolve in parallel, with the onset of the motor preparation signal slightly lagging the onset of the stimulus categorization signal. </w:t>
      </w:r>
    </w:p>
    <w:p w14:paraId="6B6A71BB" w14:textId="77777777" w:rsidR="009403EE" w:rsidRDefault="00D665A3" w:rsidP="009403EE">
      <w:pPr>
        <w:rPr>
          <w:ins w:id="0" w:author="GAJDOS Thibault" w:date="2024-11-15T10:19:00Z" w16du:dateUtc="2024-11-15T09:19:00Z"/>
        </w:rPr>
      </w:pPr>
      <w:r>
        <w:tab/>
        <w:t xml:space="preserve">To account for these findings, recent extensions of sequential sampling models distinguish two evidence accumulation processes </w:t>
      </w:r>
      <w:r>
        <w:fldChar w:fldCharType="begin"/>
      </w:r>
      <w:r>
        <w:instrText xml:space="preserve"> ADDIN ZOTERO_ITEM CSL_CITATION {"citationID":"5YEnCIZm","properties":{"formattedCitation":"(Dendauw et al., 2024; Verdonck et al., 2020)","plainCitation":"(Dendauw et al., 2024; Verdonck et al., 2020)","noteIndex":0},"citationItems":[{"id":8771,"uris":["http://zotero.org/users/5679506/items/83Q7PQC7"],"itemData":{"id":8771,"type":"article-journal","abstract":"This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Rev","language":"eng","note":"PMID: 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fldChar w:fldCharType="separate"/>
      </w:r>
      <w:r w:rsidRPr="003245E3">
        <w:t>(Dendauw et al., 2024; Verdonck et al., 2020)</w:t>
      </w:r>
      <w:r>
        <w:fldChar w:fldCharType="end"/>
      </w:r>
      <w:r>
        <w:t xml:space="preserve">. </w:t>
      </w:r>
      <w:proofErr w:type="gramStart"/>
      <w:r>
        <w:t>In order to</w:t>
      </w:r>
      <w:proofErr w:type="gramEnd"/>
      <w:r>
        <w:t xml:space="preserve"> make the present paper as simple and accessible as possible, we will focus on general conceptual aspects of the models</w:t>
      </w:r>
      <w:r>
        <w:rPr>
          <w:rStyle w:val="Appelnotedebasdep"/>
        </w:rPr>
        <w:footnoteReference w:id="2"/>
      </w:r>
      <w:r w:rsidR="00140EB5">
        <w:t>, and</w:t>
      </w:r>
      <w:r>
        <w:t xml:space="preserve"> FR tasks that require a choice between two manual responses (left and right). The first evidence accumulation process </w:t>
      </w:r>
      <w:r w:rsidRPr="00087546">
        <w:rPr>
          <w:i/>
        </w:rPr>
        <w:t>x(t)</w:t>
      </w:r>
      <w:r>
        <w:t xml:space="preserve"> is assumed to perform a decision about the category of the stimulus. It is modeled as a one-dimensional diffusion process, according to which evidence for one stimulus category constitutes evidence against the other category. If there is no bias towards a specific category, </w:t>
      </w:r>
      <w:r w:rsidRPr="00087546">
        <w:rPr>
          <w:i/>
        </w:rPr>
        <w:t>x(t)</w:t>
      </w:r>
      <w:r>
        <w:rPr>
          <w:i/>
        </w:rPr>
        <w:t xml:space="preserve"> </w:t>
      </w:r>
      <w:r>
        <w:t xml:space="preserve">starts at 0. </w:t>
      </w:r>
      <w:ins w:id="1" w:author="GAJDOS Thibault" w:date="2024-11-15T10:11:00Z" w16du:dateUtc="2024-11-15T09:11:00Z">
        <w:r w:rsidR="004D2171">
          <w:t xml:space="preserve">Formally, </w:t>
        </w:r>
      </w:ins>
    </w:p>
    <w:p w14:paraId="501BDE3C" w14:textId="1412490C" w:rsidR="009403EE" w:rsidRPr="00DF3159" w:rsidRDefault="009403EE">
      <w:pPr>
        <w:jc w:val="center"/>
        <w:rPr>
          <w:ins w:id="2" w:author="GAJDOS Thibault" w:date="2024-11-15T10:19:00Z" w16du:dateUtc="2024-11-15T09:19:00Z"/>
          <w:i/>
          <w:iCs/>
          <w:lang w:val="fr-FR"/>
          <w:rPrChange w:id="3" w:author="GAJDOS Thibault" w:date="2024-11-15T13:36:00Z" w16du:dateUtc="2024-11-15T12:36:00Z">
            <w:rPr>
              <w:ins w:id="4" w:author="GAJDOS Thibault" w:date="2024-11-15T10:19:00Z" w16du:dateUtc="2024-11-15T09:19:00Z"/>
            </w:rPr>
          </w:rPrChange>
        </w:rPr>
        <w:pPrChange w:id="5" w:author="GAJDOS Thibault" w:date="2024-11-15T10:19:00Z" w16du:dateUtc="2024-11-15T09:19:00Z">
          <w:pPr/>
        </w:pPrChange>
      </w:pPr>
      <w:proofErr w:type="gramStart"/>
      <w:ins w:id="6" w:author="GAJDOS Thibault" w:date="2024-11-15T10:19:00Z" w16du:dateUtc="2024-11-15T09:19:00Z">
        <w:r w:rsidRPr="00DF3159">
          <w:rPr>
            <w:i/>
            <w:iCs/>
            <w:lang w:val="fr-FR"/>
            <w:rPrChange w:id="7" w:author="GAJDOS Thibault" w:date="2024-11-15T13:36:00Z" w16du:dateUtc="2024-11-15T12:36:00Z">
              <w:rPr/>
            </w:rPrChange>
          </w:rPr>
          <w:t>dx</w:t>
        </w:r>
        <w:proofErr w:type="gramEnd"/>
        <w:r w:rsidRPr="00DF3159">
          <w:rPr>
            <w:i/>
            <w:iCs/>
            <w:lang w:val="fr-FR"/>
            <w:rPrChange w:id="8" w:author="GAJDOS Thibault" w:date="2024-11-15T13:36:00Z" w16du:dateUtc="2024-11-15T12:36:00Z">
              <w:rPr/>
            </w:rPrChange>
          </w:rPr>
          <w:t xml:space="preserve">(t) = </w:t>
        </w:r>
        <w:proofErr w:type="spellStart"/>
        <w:r w:rsidRPr="00DF3159">
          <w:rPr>
            <w:i/>
            <w:iCs/>
            <w:lang w:val="fr-FR"/>
            <w:rPrChange w:id="9" w:author="GAJDOS Thibault" w:date="2024-11-15T13:36:00Z" w16du:dateUtc="2024-11-15T12:36:00Z">
              <w:rPr/>
            </w:rPrChange>
          </w:rPr>
          <w:t>vdt</w:t>
        </w:r>
        <w:proofErr w:type="spellEnd"/>
        <w:r w:rsidRPr="00DF3159">
          <w:rPr>
            <w:i/>
            <w:iCs/>
            <w:lang w:val="fr-FR"/>
            <w:rPrChange w:id="10" w:author="GAJDOS Thibault" w:date="2024-11-15T13:36:00Z" w16du:dateUtc="2024-11-15T12:36:00Z">
              <w:rPr/>
            </w:rPrChange>
          </w:rPr>
          <w:t xml:space="preserve"> + </w:t>
        </w:r>
        <w:r w:rsidRPr="00A801A3">
          <w:rPr>
            <w:i/>
            <w:iCs/>
            <w:rPrChange w:id="11" w:author="GAJDOS Thibault" w:date="2024-11-15T11:03:00Z" w16du:dateUtc="2024-11-15T10:03:00Z">
              <w:rPr/>
            </w:rPrChange>
          </w:rPr>
          <w:t>σ</w:t>
        </w:r>
        <w:proofErr w:type="spellStart"/>
        <w:r w:rsidRPr="00DF3159">
          <w:rPr>
            <w:i/>
            <w:iCs/>
            <w:lang w:val="fr-FR"/>
            <w:rPrChange w:id="12" w:author="GAJDOS Thibault" w:date="2024-11-15T13:36:00Z" w16du:dateUtc="2024-11-15T12:36:00Z">
              <w:rPr/>
            </w:rPrChange>
          </w:rPr>
          <w:t>dW</w:t>
        </w:r>
        <w:proofErr w:type="spellEnd"/>
        <w:r w:rsidRPr="00DF3159">
          <w:rPr>
            <w:i/>
            <w:iCs/>
            <w:lang w:val="fr-FR"/>
            <w:rPrChange w:id="13" w:author="GAJDOS Thibault" w:date="2024-11-15T13:36:00Z" w16du:dateUtc="2024-11-15T12:36:00Z">
              <w:rPr/>
            </w:rPrChange>
          </w:rPr>
          <w:t xml:space="preserve"> (t), </w:t>
        </w:r>
        <w:r w:rsidRPr="00DF3159">
          <w:rPr>
            <w:i/>
            <w:iCs/>
            <w:lang w:val="fr-FR"/>
            <w:rPrChange w:id="14" w:author="GAJDOS Thibault" w:date="2024-11-15T13:36:00Z" w16du:dateUtc="2024-11-15T12:36:00Z">
              <w:rPr>
                <w:lang w:val="fr-FR"/>
              </w:rPr>
            </w:rPrChange>
          </w:rPr>
          <w:t xml:space="preserve"> </w:t>
        </w:r>
        <w:r w:rsidRPr="00DF3159">
          <w:rPr>
            <w:i/>
            <w:iCs/>
            <w:lang w:val="fr-FR"/>
            <w:rPrChange w:id="15" w:author="GAJDOS Thibault" w:date="2024-11-15T13:36:00Z" w16du:dateUtc="2024-11-15T12:36:00Z">
              <w:rPr/>
            </w:rPrChange>
          </w:rPr>
          <w:t>x(0) = 0,</w:t>
        </w:r>
      </w:ins>
    </w:p>
    <w:p w14:paraId="0EE63017" w14:textId="34727AD1" w:rsidR="00A801A3" w:rsidRDefault="009403EE" w:rsidP="00BF1A7C">
      <w:pPr>
        <w:jc w:val="center"/>
        <w:rPr>
          <w:ins w:id="16" w:author="GAJDOS Thibault" w:date="2024-11-15T11:06:00Z" w16du:dateUtc="2024-11-15T10:06:00Z"/>
        </w:rPr>
        <w:pPrChange w:id="17" w:author="GAJDOS Thibault" w:date="2024-11-15T14:41:00Z" w16du:dateUtc="2024-11-15T13:41:00Z">
          <w:pPr/>
        </w:pPrChange>
      </w:pPr>
      <w:ins w:id="18" w:author="GAJDOS Thibault" w:date="2024-11-15T10:19:00Z" w16du:dateUtc="2024-11-15T09:19:00Z">
        <w:r>
          <w:t xml:space="preserve">where x(t), v, σ, and W (t) respectively correspond to the accumulated evidence at time t, the drift rate, the diffusion coefficient, and a Brownian motion. </w:t>
        </w:r>
      </w:ins>
      <w:r w:rsidR="00D665A3">
        <w:t>P</w:t>
      </w:r>
      <w:r w:rsidR="00D665A3" w:rsidRPr="00082B19">
        <w:t>os</w:t>
      </w:r>
      <w:r w:rsidR="00D665A3">
        <w:t>itive evidence favors</w:t>
      </w:r>
      <w:r w:rsidR="00D665A3" w:rsidRPr="00082B19">
        <w:t xml:space="preserve"> stimulus c</w:t>
      </w:r>
      <w:r w:rsidR="00D665A3">
        <w:t>ategory A, while</w:t>
      </w:r>
      <w:r w:rsidR="00D665A3" w:rsidRPr="00082B19">
        <w:t xml:space="preserve"> </w:t>
      </w:r>
      <w:r w:rsidR="00D665A3">
        <w:t>negative evidence favors stimulus category B.</w:t>
      </w:r>
      <w:r w:rsidR="00D23004">
        <w:t xml:space="preserve"> Variable </w:t>
      </w:r>
      <w:r w:rsidR="00D23004" w:rsidRPr="00087546">
        <w:rPr>
          <w:i/>
        </w:rPr>
        <w:t>x(t)</w:t>
      </w:r>
      <w:r w:rsidR="00D23004">
        <w:rPr>
          <w:i/>
        </w:rPr>
        <w:t xml:space="preserve"> </w:t>
      </w:r>
      <w:r w:rsidR="00D23004">
        <w:t xml:space="preserve">is continuously transmitted to motor preparation brain </w:t>
      </w:r>
      <w:proofErr w:type="gramStart"/>
      <w:r w:rsidR="00D23004">
        <w:t>areas, but</w:t>
      </w:r>
      <w:proofErr w:type="gramEnd"/>
      <w:r w:rsidR="00D23004">
        <w:t xml:space="preserve"> can be </w:t>
      </w:r>
      <w:r w:rsidR="00D665A3">
        <w:t xml:space="preserve">corrupted by noise in neural networks during the transmission process. The motor preparation process </w:t>
      </w:r>
      <w:r w:rsidR="00D665A3" w:rsidRPr="00B30CE4">
        <w:rPr>
          <w:i/>
        </w:rPr>
        <w:t xml:space="preserve">y(t) </w:t>
      </w:r>
      <w:r w:rsidR="00D665A3">
        <w:t>approximates a particular type of filter, known as the Kalman-</w:t>
      </w:r>
      <w:proofErr w:type="spellStart"/>
      <w:r w:rsidR="00D665A3">
        <w:t>Bucy</w:t>
      </w:r>
      <w:proofErr w:type="spellEnd"/>
      <w:r w:rsidR="00D665A3">
        <w:t xml:space="preserve"> filter, to optimally recover </w:t>
      </w:r>
      <w:r w:rsidR="00D665A3" w:rsidRPr="00087546">
        <w:rPr>
          <w:i/>
        </w:rPr>
        <w:t>x(t)</w:t>
      </w:r>
      <w:r w:rsidR="00D665A3">
        <w:t xml:space="preserve"> from noise.</w:t>
      </w:r>
      <w:ins w:id="19" w:author="GAJDOS Thibault" w:date="2024-11-15T11:20:00Z" w16du:dateUtc="2024-11-15T10:20:00Z">
        <w:r w:rsidR="006F649F">
          <w:t xml:space="preserve"> </w:t>
        </w:r>
      </w:ins>
      <w:ins w:id="20" w:author="GAJDOS Thibault" w:date="2024-11-15T11:01:00Z" w16du:dateUtc="2024-11-15T10:01:00Z">
        <w:r w:rsidR="00A801A3">
          <w:t>Formally,</w:t>
        </w:r>
      </w:ins>
      <w:ins w:id="21" w:author="GAJDOS Thibault" w:date="2024-11-15T11:20:00Z" w16du:dateUtc="2024-11-15T10:20:00Z">
        <w:r w:rsidR="006F649F">
          <w:t xml:space="preserve"> </w:t>
        </w:r>
      </w:ins>
      <w:ins w:id="22" w:author="GAJDOS Thibault" w:date="2024-11-15T11:02:00Z" w16du:dateUtc="2024-11-15T10:02:00Z">
        <w:r w:rsidR="00A801A3" w:rsidRPr="00A801A3">
          <w:rPr>
            <w:i/>
            <w:iCs/>
            <w:rPrChange w:id="23" w:author="GAJDOS Thibault" w:date="2024-11-15T11:02:00Z" w16du:dateUtc="2024-11-15T10:02:00Z">
              <w:rPr/>
            </w:rPrChange>
          </w:rPr>
          <w:t>y(t)</w:t>
        </w:r>
        <w:r w:rsidR="00A801A3">
          <w:t xml:space="preserve"> is defined by:</w:t>
        </w:r>
      </w:ins>
    </w:p>
    <w:p w14:paraId="7BFA7337" w14:textId="561A805A" w:rsidR="00A801A3" w:rsidRPr="006F649F" w:rsidRDefault="006F649F">
      <w:pPr>
        <w:jc w:val="center"/>
        <w:rPr>
          <w:ins w:id="24" w:author="GAJDOS Thibault" w:date="2024-11-15T11:07:00Z" w16du:dateUtc="2024-11-15T10:07:00Z"/>
          <w:i/>
          <w:iCs/>
          <w:lang w:val="fr-FR"/>
          <w:rPrChange w:id="25" w:author="GAJDOS Thibault" w:date="2024-11-15T11:19:00Z" w16du:dateUtc="2024-11-15T10:19:00Z">
            <w:rPr>
              <w:ins w:id="26" w:author="GAJDOS Thibault" w:date="2024-11-15T11:07:00Z" w16du:dateUtc="2024-11-15T10:07:00Z"/>
            </w:rPr>
          </w:rPrChange>
        </w:rPr>
        <w:pPrChange w:id="27" w:author="GAJDOS Thibault" w:date="2024-11-15T11:19:00Z" w16du:dateUtc="2024-11-15T10:19:00Z">
          <w:pPr/>
        </w:pPrChange>
      </w:pPr>
      <w:proofErr w:type="spellStart"/>
      <w:proofErr w:type="gramStart"/>
      <w:ins w:id="28" w:author="GAJDOS Thibault" w:date="2024-11-15T11:12:00Z" w16du:dateUtc="2024-11-15T10:12:00Z">
        <w:r w:rsidRPr="006F649F">
          <w:rPr>
            <w:rFonts w:eastAsiaTheme="minorEastAsia"/>
            <w:i/>
            <w:iCs/>
            <w:lang w:val="fr-FR"/>
            <w:rPrChange w:id="29" w:author="GAJDOS Thibault" w:date="2024-11-15T11:19:00Z" w16du:dateUtc="2024-11-15T10:19:00Z">
              <w:rPr>
                <w:rFonts w:eastAsiaTheme="minorEastAsia"/>
                <w:lang w:val="fr-FR"/>
              </w:rPr>
            </w:rPrChange>
          </w:rPr>
          <w:lastRenderedPageBreak/>
          <w:t>dy</w:t>
        </w:r>
        <w:proofErr w:type="spellEnd"/>
        <w:proofErr w:type="gramEnd"/>
        <w:r w:rsidRPr="006F649F">
          <w:rPr>
            <w:rFonts w:eastAsiaTheme="minorEastAsia"/>
            <w:i/>
            <w:iCs/>
            <w:lang w:val="fr-FR"/>
            <w:rPrChange w:id="30" w:author="GAJDOS Thibault" w:date="2024-11-15T11:19:00Z" w16du:dateUtc="2024-11-15T10:19:00Z">
              <w:rPr>
                <w:rFonts w:eastAsiaTheme="minorEastAsia"/>
                <w:lang w:val="fr-FR"/>
              </w:rPr>
            </w:rPrChange>
          </w:rPr>
          <w:t xml:space="preserve">(t) = λ </w:t>
        </w:r>
        <w:proofErr w:type="spellStart"/>
        <w:r w:rsidRPr="006F649F">
          <w:rPr>
            <w:rFonts w:eastAsiaTheme="minorEastAsia"/>
            <w:i/>
            <w:iCs/>
            <w:lang w:val="fr-FR"/>
            <w:rPrChange w:id="31" w:author="GAJDOS Thibault" w:date="2024-11-15T11:19:00Z" w16du:dateUtc="2024-11-15T10:19:00Z">
              <w:rPr>
                <w:rFonts w:eastAsiaTheme="minorEastAsia"/>
                <w:lang w:val="fr-FR"/>
              </w:rPr>
            </w:rPrChange>
          </w:rPr>
          <w:t>tanh</w:t>
        </w:r>
        <w:proofErr w:type="spellEnd"/>
        <w:r w:rsidRPr="006F649F">
          <w:rPr>
            <w:rFonts w:eastAsiaTheme="minorEastAsia"/>
            <w:i/>
            <w:iCs/>
            <w:lang w:val="fr-FR"/>
            <w:rPrChange w:id="32" w:author="GAJDOS Thibault" w:date="2024-11-15T11:19:00Z" w16du:dateUtc="2024-11-15T10:19:00Z">
              <w:rPr>
                <w:rFonts w:eastAsiaTheme="minorEastAsia"/>
                <w:lang w:val="fr-FR"/>
              </w:rPr>
            </w:rPrChange>
          </w:rPr>
          <w:t>(</w:t>
        </w:r>
        <w:proofErr w:type="spellStart"/>
        <w:r w:rsidRPr="006F649F">
          <w:rPr>
            <w:rFonts w:eastAsiaTheme="minorEastAsia"/>
            <w:i/>
            <w:iCs/>
            <w:lang w:val="fr-FR"/>
            <w:rPrChange w:id="33" w:author="GAJDOS Thibault" w:date="2024-11-15T11:19:00Z" w16du:dateUtc="2024-11-15T10:19:00Z">
              <w:rPr>
                <w:rFonts w:eastAsiaTheme="minorEastAsia"/>
                <w:lang w:val="fr-FR"/>
              </w:rPr>
            </w:rPrChange>
          </w:rPr>
          <w:t>λt</w:t>
        </w:r>
        <w:proofErr w:type="spellEnd"/>
        <w:r w:rsidRPr="006F649F">
          <w:rPr>
            <w:rFonts w:eastAsiaTheme="minorEastAsia"/>
            <w:i/>
            <w:iCs/>
            <w:lang w:val="fr-FR"/>
            <w:rPrChange w:id="34" w:author="GAJDOS Thibault" w:date="2024-11-15T11:19:00Z" w16du:dateUtc="2024-11-15T10:19:00Z">
              <w:rPr>
                <w:rFonts w:eastAsiaTheme="minorEastAsia"/>
                <w:lang w:val="fr-FR"/>
              </w:rPr>
            </w:rPrChange>
          </w:rPr>
          <w:t>)(</w:t>
        </w:r>
      </w:ins>
      <w:ins w:id="35" w:author="GAJDOS Thibault" w:date="2024-11-15T11:16:00Z" w16du:dateUtc="2024-11-15T10:16:00Z">
        <w:r w:rsidRPr="006F649F">
          <w:rPr>
            <w:rFonts w:eastAsiaTheme="minorEastAsia"/>
            <w:i/>
            <w:iCs/>
            <w:lang w:val="fr-FR"/>
            <w:rPrChange w:id="36" w:author="GAJDOS Thibault" w:date="2024-11-15T11:19:00Z" w16du:dateUtc="2024-11-15T10:19:00Z">
              <w:rPr>
                <w:rFonts w:eastAsiaTheme="minorEastAsia"/>
              </w:rPr>
            </w:rPrChange>
          </w:rPr>
          <w:t>x</w:t>
        </w:r>
      </w:ins>
      <w:ins w:id="37" w:author="GAJDOS Thibault" w:date="2024-11-15T11:19:00Z" w16du:dateUtc="2024-11-15T10:19:00Z">
        <w:r w:rsidRPr="006F649F">
          <w:rPr>
            <w:rFonts w:eastAsiaTheme="minorEastAsia"/>
            <w:i/>
            <w:iCs/>
            <w:lang w:val="fr-FR"/>
            <w:rPrChange w:id="38" w:author="GAJDOS Thibault" w:date="2024-11-15T11:19:00Z" w16du:dateUtc="2024-11-15T10:19:00Z">
              <w:rPr>
                <w:rFonts w:eastAsiaTheme="minorEastAsia"/>
              </w:rPr>
            </w:rPrChange>
          </w:rPr>
          <w:t>̃</w:t>
        </w:r>
      </w:ins>
      <w:ins w:id="39" w:author="GAJDOS Thibault" w:date="2024-11-15T11:12:00Z" w16du:dateUtc="2024-11-15T10:12:00Z">
        <w:r w:rsidRPr="006F649F">
          <w:rPr>
            <w:rFonts w:eastAsiaTheme="minorEastAsia"/>
            <w:i/>
            <w:iCs/>
            <w:lang w:val="fr-FR"/>
            <w:rPrChange w:id="40" w:author="GAJDOS Thibault" w:date="2024-11-15T11:19:00Z" w16du:dateUtc="2024-11-15T10:19:00Z">
              <w:rPr>
                <w:rFonts w:eastAsiaTheme="minorEastAsia"/>
                <w:lang w:val="fr-FR"/>
              </w:rPr>
            </w:rPrChange>
          </w:rPr>
          <w:t>(t) − y(t))</w:t>
        </w:r>
        <w:proofErr w:type="spellStart"/>
        <w:r w:rsidRPr="006F649F">
          <w:rPr>
            <w:rFonts w:eastAsiaTheme="minorEastAsia"/>
            <w:i/>
            <w:iCs/>
            <w:lang w:val="fr-FR"/>
            <w:rPrChange w:id="41" w:author="GAJDOS Thibault" w:date="2024-11-15T11:19:00Z" w16du:dateUtc="2024-11-15T10:19:00Z">
              <w:rPr>
                <w:rFonts w:eastAsiaTheme="minorEastAsia"/>
                <w:lang w:val="fr-FR"/>
              </w:rPr>
            </w:rPrChange>
          </w:rPr>
          <w:t>dt</w:t>
        </w:r>
        <w:proofErr w:type="spellEnd"/>
        <w:r w:rsidRPr="006F649F">
          <w:rPr>
            <w:rFonts w:eastAsiaTheme="minorEastAsia"/>
            <w:i/>
            <w:iCs/>
            <w:lang w:val="fr-FR"/>
            <w:rPrChange w:id="42" w:author="GAJDOS Thibault" w:date="2024-11-15T11:19:00Z" w16du:dateUtc="2024-11-15T10:19:00Z">
              <w:rPr>
                <w:rFonts w:eastAsiaTheme="minorEastAsia"/>
                <w:lang w:val="fr-FR"/>
              </w:rPr>
            </w:rPrChange>
          </w:rPr>
          <w:t>, y(0) = 0</w:t>
        </w:r>
      </w:ins>
      <w:ins w:id="43" w:author="GAJDOS Thibault" w:date="2024-11-15T11:19:00Z" w16du:dateUtc="2024-11-15T10:19:00Z">
        <w:r w:rsidRPr="006F649F">
          <w:rPr>
            <w:rFonts w:eastAsiaTheme="minorEastAsia"/>
            <w:i/>
            <w:iCs/>
            <w:lang w:val="fr-FR"/>
            <w:rPrChange w:id="44" w:author="GAJDOS Thibault" w:date="2024-11-15T11:19:00Z" w16du:dateUtc="2024-11-15T10:19:00Z">
              <w:rPr>
                <w:rFonts w:eastAsiaTheme="minorEastAsia"/>
                <w:lang w:val="fr-FR"/>
              </w:rPr>
            </w:rPrChange>
          </w:rPr>
          <w:t>,</w:t>
        </w:r>
      </w:ins>
      <w:ins w:id="45" w:author="GAJDOS Thibault" w:date="2024-11-15T11:12:00Z" w16du:dateUtc="2024-11-15T10:12:00Z">
        <w:r w:rsidRPr="006F649F">
          <w:rPr>
            <w:rFonts w:eastAsiaTheme="minorEastAsia"/>
            <w:i/>
            <w:iCs/>
            <w:lang w:val="fr-FR"/>
            <w:rPrChange w:id="46" w:author="GAJDOS Thibault" w:date="2024-11-15T11:19:00Z" w16du:dateUtc="2024-11-15T10:19:00Z">
              <w:rPr>
                <w:rFonts w:eastAsiaTheme="minorEastAsia"/>
                <w:lang w:val="fr-FR"/>
              </w:rPr>
            </w:rPrChange>
          </w:rPr>
          <w:t xml:space="preserve"> </w:t>
        </w:r>
      </w:ins>
      <w:del w:id="47" w:author="GAJDOS Thibault" w:date="2024-11-15T11:10:00Z" w16du:dateUtc="2024-11-15T10:10:00Z">
        <w:r w:rsidR="00A801A3" w:rsidRPr="006F649F" w:rsidDel="00A801A3">
          <w:rPr>
            <w:rFonts w:eastAsiaTheme="minorEastAsia"/>
            <w:i/>
            <w:iCs/>
            <w:lang w:val="fr-FR"/>
            <w:rPrChange w:id="48" w:author="GAJDOS Thibault" w:date="2024-11-15T11:19:00Z" w16du:dateUtc="2024-11-15T10:19:00Z">
              <w:rPr>
                <w:rFonts w:ascii="Cambria Math" w:eastAsiaTheme="minorEastAsia" w:hAnsi="Cambria Math"/>
              </w:rPr>
            </w:rPrChange>
          </w:rPr>
          <w:delText>dy</w:delText>
        </w:r>
        <w:r w:rsidR="00A801A3" w:rsidRPr="006F649F" w:rsidDel="00A801A3">
          <w:rPr>
            <w:rFonts w:eastAsiaTheme="minorEastAsia"/>
            <w:i/>
            <w:iCs/>
            <w:lang w:val="fr-FR"/>
            <w:rPrChange w:id="49" w:author="GAJDOS Thibault" w:date="2024-11-15T11:19:00Z" w16du:dateUtc="2024-11-15T10:19:00Z">
              <w:rPr>
                <w:rFonts w:ascii="Cambria Math" w:eastAsiaTheme="minorEastAsia" w:hAnsi="Cambria Math"/>
                <w:i/>
              </w:rPr>
            </w:rPrChange>
          </w:rPr>
          <w:delText>(</w:delText>
        </w:r>
        <w:r w:rsidR="00A801A3" w:rsidRPr="006F649F" w:rsidDel="00A801A3">
          <w:rPr>
            <w:rFonts w:eastAsiaTheme="minorEastAsia"/>
            <w:i/>
            <w:iCs/>
            <w:lang w:val="fr-FR"/>
            <w:rPrChange w:id="50" w:author="GAJDOS Thibault" w:date="2024-11-15T11:19:00Z" w16du:dateUtc="2024-11-15T10:19:00Z">
              <w:rPr>
                <w:rFonts w:ascii="Cambria Math" w:eastAsiaTheme="minorEastAsia" w:hAnsi="Cambria Math"/>
              </w:rPr>
            </w:rPrChange>
          </w:rPr>
          <w:delText>t</w:delText>
        </w:r>
        <w:r w:rsidR="00A801A3" w:rsidRPr="006F649F" w:rsidDel="00A801A3">
          <w:rPr>
            <w:rFonts w:eastAsiaTheme="minorEastAsia"/>
            <w:i/>
            <w:iCs/>
            <w:lang w:val="fr-FR"/>
            <w:rPrChange w:id="51" w:author="GAJDOS Thibault" w:date="2024-11-15T11:19:00Z" w16du:dateUtc="2024-11-15T10:19:00Z">
              <w:rPr>
                <w:rFonts w:ascii="Cambria Math" w:eastAsiaTheme="minorEastAsia" w:hAnsi="Cambria Math"/>
                <w:i/>
              </w:rPr>
            </w:rPrChange>
          </w:rPr>
          <w:delText>)\ =\ \</w:delText>
        </w:r>
        <w:r w:rsidR="00A801A3" w:rsidRPr="006F649F" w:rsidDel="00A801A3">
          <w:rPr>
            <w:rFonts w:eastAsiaTheme="minorEastAsia"/>
            <w:i/>
            <w:iCs/>
            <w:lang w:val="fr-FR"/>
            <w:rPrChange w:id="52" w:author="GAJDOS Thibault" w:date="2024-11-15T11:19:00Z" w16du:dateUtc="2024-11-15T10:19:00Z">
              <w:rPr>
                <w:rFonts w:ascii="Cambria Math" w:eastAsiaTheme="minorEastAsia" w:hAnsi="Cambria Math"/>
              </w:rPr>
            </w:rPrChange>
          </w:rPr>
          <w:delText>lambda</w:delText>
        </w:r>
        <w:r w:rsidR="00A801A3" w:rsidRPr="006F649F" w:rsidDel="00A801A3">
          <w:rPr>
            <w:rFonts w:eastAsiaTheme="minorEastAsia"/>
            <w:i/>
            <w:iCs/>
            <w:lang w:val="fr-FR"/>
            <w:rPrChange w:id="53" w:author="GAJDOS Thibault" w:date="2024-11-15T11:19:00Z" w16du:dateUtc="2024-11-15T10:19:00Z">
              <w:rPr>
                <w:rFonts w:ascii="Cambria Math" w:eastAsiaTheme="minorEastAsia" w:hAnsi="Cambria Math"/>
                <w:i/>
              </w:rPr>
            </w:rPrChange>
          </w:rPr>
          <w:delText>\</w:delText>
        </w:r>
        <w:r w:rsidR="00A801A3" w:rsidRPr="006F649F" w:rsidDel="00A801A3">
          <w:rPr>
            <w:rFonts w:eastAsiaTheme="minorEastAsia"/>
            <w:i/>
            <w:iCs/>
            <w:lang w:val="fr-FR"/>
            <w:rPrChange w:id="54" w:author="GAJDOS Thibault" w:date="2024-11-15T11:19:00Z" w16du:dateUtc="2024-11-15T10:19:00Z">
              <w:rPr>
                <w:rFonts w:ascii="Cambria Math" w:eastAsiaTheme="minorEastAsia" w:hAnsi="Cambria Math"/>
              </w:rPr>
            </w:rPrChange>
          </w:rPr>
          <w:delText>tanh</w:delText>
        </w:r>
        <w:r w:rsidR="00A801A3" w:rsidRPr="006F649F" w:rsidDel="00A801A3">
          <w:rPr>
            <w:rFonts w:eastAsiaTheme="minorEastAsia"/>
            <w:i/>
            <w:iCs/>
            <w:lang w:val="fr-FR"/>
            <w:rPrChange w:id="55" w:author="GAJDOS Thibault" w:date="2024-11-15T11:19:00Z" w16du:dateUtc="2024-11-15T10:19:00Z">
              <w:rPr>
                <w:rFonts w:ascii="Cambria Math" w:eastAsiaTheme="minorEastAsia" w:hAnsi="Cambria Math"/>
                <w:i/>
              </w:rPr>
            </w:rPrChange>
          </w:rPr>
          <w:delText>(\</w:delText>
        </w:r>
        <w:r w:rsidR="00A801A3" w:rsidRPr="006F649F" w:rsidDel="00A801A3">
          <w:rPr>
            <w:rFonts w:eastAsiaTheme="minorEastAsia"/>
            <w:i/>
            <w:iCs/>
            <w:lang w:val="fr-FR"/>
            <w:rPrChange w:id="56" w:author="GAJDOS Thibault" w:date="2024-11-15T11:19:00Z" w16du:dateUtc="2024-11-15T10:19:00Z">
              <w:rPr>
                <w:rFonts w:ascii="Cambria Math" w:eastAsiaTheme="minorEastAsia" w:hAnsi="Cambria Math"/>
              </w:rPr>
            </w:rPrChange>
          </w:rPr>
          <w:delText>lambda</w:delText>
        </w:r>
        <w:r w:rsidR="00A801A3" w:rsidRPr="006F649F" w:rsidDel="00A801A3">
          <w:rPr>
            <w:rFonts w:eastAsiaTheme="minorEastAsia"/>
            <w:i/>
            <w:iCs/>
            <w:lang w:val="fr-FR"/>
            <w:rPrChange w:id="57" w:author="GAJDOS Thibault" w:date="2024-11-15T11:19:00Z" w16du:dateUtc="2024-11-15T10:19:00Z">
              <w:rPr>
                <w:rFonts w:ascii="Cambria Math" w:eastAsiaTheme="minorEastAsia" w:hAnsi="Cambria Math"/>
                <w:i/>
              </w:rPr>
            </w:rPrChange>
          </w:rPr>
          <w:delText xml:space="preserve">\ </w:delText>
        </w:r>
        <w:r w:rsidR="00A801A3" w:rsidRPr="006F649F" w:rsidDel="00A801A3">
          <w:rPr>
            <w:rFonts w:eastAsiaTheme="minorEastAsia"/>
            <w:i/>
            <w:iCs/>
            <w:lang w:val="fr-FR"/>
            <w:rPrChange w:id="58" w:author="GAJDOS Thibault" w:date="2024-11-15T11:19:00Z" w16du:dateUtc="2024-11-15T10:19:00Z">
              <w:rPr>
                <w:rFonts w:ascii="Cambria Math" w:eastAsiaTheme="minorEastAsia" w:hAnsi="Cambria Math"/>
              </w:rPr>
            </w:rPrChange>
          </w:rPr>
          <w:delText>t</w:delText>
        </w:r>
        <w:r w:rsidR="00A801A3" w:rsidRPr="006F649F" w:rsidDel="00A801A3">
          <w:rPr>
            <w:rFonts w:eastAsiaTheme="minorEastAsia"/>
            <w:i/>
            <w:iCs/>
            <w:lang w:val="fr-FR"/>
            <w:rPrChange w:id="59" w:author="GAJDOS Thibault" w:date="2024-11-15T11:19:00Z" w16du:dateUtc="2024-11-15T10:19:00Z">
              <w:rPr>
                <w:rFonts w:ascii="Cambria Math" w:eastAsiaTheme="minorEastAsia" w:hAnsi="Cambria Math"/>
                <w:i/>
              </w:rPr>
            </w:rPrChange>
          </w:rPr>
          <w:delText>)(\</w:delText>
        </w:r>
        <w:r w:rsidR="00A801A3" w:rsidRPr="006F649F" w:rsidDel="00A801A3">
          <w:rPr>
            <w:rFonts w:eastAsiaTheme="minorEastAsia"/>
            <w:i/>
            <w:iCs/>
            <w:lang w:val="fr-FR"/>
            <w:rPrChange w:id="60" w:author="GAJDOS Thibault" w:date="2024-11-15T11:19:00Z" w16du:dateUtc="2024-11-15T10:19:00Z">
              <w:rPr>
                <w:rFonts w:ascii="Cambria Math" w:eastAsiaTheme="minorEastAsia" w:hAnsi="Cambria Math"/>
              </w:rPr>
            </w:rPrChange>
          </w:rPr>
          <w:delText>tilde</w:delText>
        </w:r>
        <w:r w:rsidR="00A801A3" w:rsidRPr="006F649F" w:rsidDel="00A801A3">
          <w:rPr>
            <w:rFonts w:eastAsiaTheme="minorEastAsia"/>
            <w:i/>
            <w:iCs/>
            <w:lang w:val="fr-FR"/>
            <w:rPrChange w:id="61" w:author="GAJDOS Thibault" w:date="2024-11-15T11:19:00Z" w16du:dateUtc="2024-11-15T10:19:00Z">
              <w:rPr>
                <w:rFonts w:ascii="Cambria Math" w:eastAsiaTheme="minorEastAsia" w:hAnsi="Cambria Math"/>
                <w:i/>
              </w:rPr>
            </w:rPrChange>
          </w:rPr>
          <w:delText>{</w:delText>
        </w:r>
        <w:r w:rsidR="00A801A3" w:rsidRPr="006F649F" w:rsidDel="00A801A3">
          <w:rPr>
            <w:rFonts w:eastAsiaTheme="minorEastAsia"/>
            <w:i/>
            <w:iCs/>
            <w:lang w:val="fr-FR"/>
            <w:rPrChange w:id="62" w:author="GAJDOS Thibault" w:date="2024-11-15T11:19:00Z" w16du:dateUtc="2024-11-15T10:19:00Z">
              <w:rPr>
                <w:rFonts w:ascii="Cambria Math" w:eastAsiaTheme="minorEastAsia" w:hAnsi="Cambria Math"/>
              </w:rPr>
            </w:rPrChange>
          </w:rPr>
          <w:delText>x</w:delText>
        </w:r>
        <w:r w:rsidR="00A801A3" w:rsidRPr="006F649F" w:rsidDel="00A801A3">
          <w:rPr>
            <w:rFonts w:eastAsiaTheme="minorEastAsia"/>
            <w:i/>
            <w:iCs/>
            <w:lang w:val="fr-FR"/>
            <w:rPrChange w:id="63" w:author="GAJDOS Thibault" w:date="2024-11-15T11:19:00Z" w16du:dateUtc="2024-11-15T10:19:00Z">
              <w:rPr>
                <w:rFonts w:ascii="Cambria Math" w:eastAsiaTheme="minorEastAsia" w:hAnsi="Cambria Math"/>
                <w:i/>
              </w:rPr>
            </w:rPrChange>
          </w:rPr>
          <w:delText>}(</w:delText>
        </w:r>
        <w:r w:rsidR="00A801A3" w:rsidRPr="006F649F" w:rsidDel="00A801A3">
          <w:rPr>
            <w:rFonts w:eastAsiaTheme="minorEastAsia"/>
            <w:i/>
            <w:iCs/>
            <w:lang w:val="fr-FR"/>
            <w:rPrChange w:id="64" w:author="GAJDOS Thibault" w:date="2024-11-15T11:19:00Z" w16du:dateUtc="2024-11-15T10:19:00Z">
              <w:rPr>
                <w:rFonts w:ascii="Cambria Math" w:eastAsiaTheme="minorEastAsia" w:hAnsi="Cambria Math"/>
              </w:rPr>
            </w:rPrChange>
          </w:rPr>
          <w:delText>t</w:delText>
        </w:r>
        <w:r w:rsidR="00A801A3" w:rsidRPr="006F649F" w:rsidDel="00A801A3">
          <w:rPr>
            <w:rFonts w:eastAsiaTheme="minorEastAsia"/>
            <w:i/>
            <w:iCs/>
            <w:lang w:val="fr-FR"/>
            <w:rPrChange w:id="65" w:author="GAJDOS Thibault" w:date="2024-11-15T11:19:00Z" w16du:dateUtc="2024-11-15T10:19:00Z">
              <w:rPr>
                <w:rFonts w:ascii="Cambria Math" w:eastAsiaTheme="minorEastAsia" w:hAnsi="Cambria Math"/>
                <w:i/>
              </w:rPr>
            </w:rPrChange>
          </w:rPr>
          <w:delText xml:space="preserve">)-\ </w:delText>
        </w:r>
        <w:r w:rsidR="00A801A3" w:rsidRPr="006F649F" w:rsidDel="00A801A3">
          <w:rPr>
            <w:rFonts w:eastAsiaTheme="minorEastAsia"/>
            <w:i/>
            <w:iCs/>
            <w:lang w:val="fr-FR"/>
            <w:rPrChange w:id="66" w:author="GAJDOS Thibault" w:date="2024-11-15T11:19:00Z" w16du:dateUtc="2024-11-15T10:19:00Z">
              <w:rPr>
                <w:rFonts w:ascii="Cambria Math" w:eastAsiaTheme="minorEastAsia" w:hAnsi="Cambria Math"/>
              </w:rPr>
            </w:rPrChange>
          </w:rPr>
          <w:delText>y</w:delText>
        </w:r>
        <w:r w:rsidR="00A801A3" w:rsidRPr="006F649F" w:rsidDel="00A801A3">
          <w:rPr>
            <w:rFonts w:eastAsiaTheme="minorEastAsia"/>
            <w:i/>
            <w:iCs/>
            <w:lang w:val="fr-FR"/>
            <w:rPrChange w:id="67" w:author="GAJDOS Thibault" w:date="2024-11-15T11:19:00Z" w16du:dateUtc="2024-11-15T10:19:00Z">
              <w:rPr>
                <w:rFonts w:ascii="Cambria Math" w:eastAsiaTheme="minorEastAsia" w:hAnsi="Cambria Math"/>
                <w:i/>
              </w:rPr>
            </w:rPrChange>
          </w:rPr>
          <w:delText>(</w:delText>
        </w:r>
        <w:r w:rsidR="00A801A3" w:rsidRPr="006F649F" w:rsidDel="00A801A3">
          <w:rPr>
            <w:rFonts w:eastAsiaTheme="minorEastAsia"/>
            <w:i/>
            <w:iCs/>
            <w:lang w:val="fr-FR"/>
            <w:rPrChange w:id="68" w:author="GAJDOS Thibault" w:date="2024-11-15T11:19:00Z" w16du:dateUtc="2024-11-15T10:19:00Z">
              <w:rPr>
                <w:rFonts w:ascii="Cambria Math" w:eastAsiaTheme="minorEastAsia" w:hAnsi="Cambria Math"/>
              </w:rPr>
            </w:rPrChange>
          </w:rPr>
          <w:delText>t</w:delText>
        </w:r>
        <w:r w:rsidR="00A801A3" w:rsidRPr="006F649F" w:rsidDel="00A801A3">
          <w:rPr>
            <w:rFonts w:eastAsiaTheme="minorEastAsia"/>
            <w:i/>
            <w:iCs/>
            <w:lang w:val="fr-FR"/>
            <w:rPrChange w:id="69" w:author="GAJDOS Thibault" w:date="2024-11-15T11:19:00Z" w16du:dateUtc="2024-11-15T10:19:00Z">
              <w:rPr>
                <w:rFonts w:ascii="Cambria Math" w:eastAsiaTheme="minorEastAsia" w:hAnsi="Cambria Math"/>
                <w:i/>
              </w:rPr>
            </w:rPrChange>
          </w:rPr>
          <w:delText>))</w:delText>
        </w:r>
        <w:r w:rsidR="00A801A3" w:rsidRPr="006F649F" w:rsidDel="00A801A3">
          <w:rPr>
            <w:rFonts w:eastAsiaTheme="minorEastAsia"/>
            <w:i/>
            <w:iCs/>
            <w:lang w:val="fr-FR"/>
            <w:rPrChange w:id="70" w:author="GAJDOS Thibault" w:date="2024-11-15T11:19:00Z" w16du:dateUtc="2024-11-15T10:19:00Z">
              <w:rPr>
                <w:rFonts w:ascii="Cambria Math" w:eastAsiaTheme="minorEastAsia" w:hAnsi="Cambria Math"/>
              </w:rPr>
            </w:rPrChange>
          </w:rPr>
          <w:delText>dt</w:delText>
        </w:r>
        <w:r w:rsidR="00A801A3" w:rsidRPr="006F649F" w:rsidDel="00A801A3">
          <w:rPr>
            <w:rFonts w:eastAsiaTheme="minorEastAsia"/>
            <w:i/>
            <w:iCs/>
            <w:lang w:val="fr-FR"/>
            <w:rPrChange w:id="71" w:author="GAJDOS Thibault" w:date="2024-11-15T11:19:00Z" w16du:dateUtc="2024-11-15T10:19:00Z">
              <w:rPr>
                <w:rFonts w:ascii="Cambria Math" w:eastAsiaTheme="minorEastAsia" w:hAnsi="Cambria Math"/>
                <w:i/>
              </w:rPr>
            </w:rPrChange>
          </w:rPr>
          <w:delText>,\</w:delText>
        </w:r>
        <w:r w:rsidR="00A801A3" w:rsidRPr="006F649F" w:rsidDel="00A801A3">
          <w:rPr>
            <w:rFonts w:eastAsiaTheme="minorEastAsia"/>
            <w:i/>
            <w:iCs/>
            <w:lang w:val="fr-FR"/>
            <w:rPrChange w:id="72" w:author="GAJDOS Thibault" w:date="2024-11-15T11:19:00Z" w16du:dateUtc="2024-11-15T10:19:00Z">
              <w:rPr>
                <w:rFonts w:ascii="Cambria Math" w:eastAsiaTheme="minorEastAsia" w:hAnsi="Cambria Math"/>
              </w:rPr>
            </w:rPrChange>
          </w:rPr>
          <w:delText>quad</w:delText>
        </w:r>
        <w:r w:rsidR="00A801A3" w:rsidRPr="006F649F" w:rsidDel="00A801A3">
          <w:rPr>
            <w:rFonts w:eastAsiaTheme="minorEastAsia"/>
            <w:i/>
            <w:iCs/>
            <w:lang w:val="fr-FR"/>
            <w:rPrChange w:id="73" w:author="GAJDOS Thibault" w:date="2024-11-15T11:19:00Z" w16du:dateUtc="2024-11-15T10:19:00Z">
              <w:rPr>
                <w:rFonts w:ascii="Cambria Math" w:eastAsiaTheme="minorEastAsia" w:hAnsi="Cambria Math"/>
                <w:i/>
              </w:rPr>
            </w:rPrChange>
          </w:rPr>
          <w:delText xml:space="preserve">\ </w:delText>
        </w:r>
        <w:r w:rsidR="00A801A3" w:rsidRPr="006F649F" w:rsidDel="00A801A3">
          <w:rPr>
            <w:rFonts w:eastAsiaTheme="minorEastAsia"/>
            <w:i/>
            <w:iCs/>
            <w:lang w:val="fr-FR"/>
            <w:rPrChange w:id="74" w:author="GAJDOS Thibault" w:date="2024-11-15T11:19:00Z" w16du:dateUtc="2024-11-15T10:19:00Z">
              <w:rPr>
                <w:rFonts w:ascii="Cambria Math" w:eastAsiaTheme="minorEastAsia" w:hAnsi="Cambria Math"/>
              </w:rPr>
            </w:rPrChange>
          </w:rPr>
          <w:delText>y</w:delText>
        </w:r>
        <w:r w:rsidR="00A801A3" w:rsidRPr="006F649F" w:rsidDel="00A801A3">
          <w:rPr>
            <w:rFonts w:eastAsiaTheme="minorEastAsia"/>
            <w:i/>
            <w:iCs/>
            <w:lang w:val="fr-FR"/>
            <w:rPrChange w:id="75" w:author="GAJDOS Thibault" w:date="2024-11-15T11:19:00Z" w16du:dateUtc="2024-11-15T10:19:00Z">
              <w:rPr>
                <w:rFonts w:ascii="Cambria Math" w:eastAsiaTheme="minorEastAsia" w:hAnsi="Cambria Math"/>
                <w:i/>
              </w:rPr>
            </w:rPrChange>
          </w:rPr>
          <w:delText>(0)=\ 0,</w:delText>
        </w:r>
      </w:del>
      <m:oMath>
        <m:r>
          <w:del w:id="76" w:author="GAJDOS Thibault" w:date="2024-11-15T11:11:00Z" w16du:dateUtc="2024-11-15T10:11:00Z">
            <w:rPr>
              <w:rFonts w:ascii="Cambria Math" w:hAnsi="Cambria Math"/>
            </w:rPr>
            <m:t>dy</m:t>
          </w:del>
        </m:r>
        <m:d>
          <m:dPr>
            <m:ctrlPr>
              <w:del w:id="77" w:author="GAJDOS Thibault" w:date="2024-11-15T11:11:00Z" w16du:dateUtc="2024-11-15T10:11:00Z">
                <w:rPr>
                  <w:rFonts w:ascii="Cambria Math" w:hAnsi="Cambria Math"/>
                  <w:i/>
                  <w:iCs/>
                </w:rPr>
              </w:del>
            </m:ctrlPr>
          </m:dPr>
          <m:e>
            <m:r>
              <w:del w:id="78" w:author="GAJDOS Thibault" w:date="2024-11-15T11:11:00Z" w16du:dateUtc="2024-11-15T10:11:00Z">
                <w:rPr>
                  <w:rFonts w:ascii="Cambria Math" w:hAnsi="Cambria Math"/>
                </w:rPr>
                <m:t>t</m:t>
              </w:del>
            </m:r>
          </m:e>
        </m:d>
        <m:r>
          <w:del w:id="79" w:author="GAJDOS Thibault" w:date="2024-11-15T11:11:00Z" w16du:dateUtc="2024-11-15T10:11:00Z">
            <w:rPr>
              <w:rFonts w:ascii="Cambria Math" w:hAnsi="Cambria Math"/>
              <w:lang w:val="fr-FR"/>
            </w:rPr>
            <m:t> = </m:t>
          </w:del>
        </m:r>
        <m:r>
          <w:del w:id="80" w:author="GAJDOS Thibault" w:date="2024-11-15T11:11:00Z" w16du:dateUtc="2024-11-15T10:11:00Z">
            <w:rPr>
              <w:rFonts w:ascii="Cambria Math" w:hAnsi="Cambria Math"/>
            </w:rPr>
            <m:t>λ</m:t>
          </w:del>
        </m:r>
        <m:func>
          <m:funcPr>
            <m:ctrlPr>
              <w:del w:id="81" w:author="GAJDOS Thibault" w:date="2024-11-15T11:11:00Z" w16du:dateUtc="2024-11-15T10:11:00Z">
                <w:rPr>
                  <w:rFonts w:ascii="Cambria Math" w:hAnsi="Cambria Math"/>
                  <w:i/>
                  <w:iCs/>
                </w:rPr>
              </w:del>
            </m:ctrlPr>
          </m:funcPr>
          <m:fName>
            <m:r>
              <w:del w:id="82" w:author="GAJDOS Thibault" w:date="2024-11-15T11:11:00Z" w16du:dateUtc="2024-11-15T10:11:00Z">
                <w:rPr>
                  <w:rFonts w:ascii="Cambria Math" w:hAnsi="Cambria Math"/>
                  <w:lang w:val="fr-FR"/>
                </w:rPr>
                <m:t>tanh</m:t>
              </w:del>
            </m:r>
          </m:fName>
          <m:e>
            <m:d>
              <m:dPr>
                <m:ctrlPr>
                  <w:del w:id="83" w:author="GAJDOS Thibault" w:date="2024-11-15T11:11:00Z" w16du:dateUtc="2024-11-15T10:11:00Z">
                    <w:rPr>
                      <w:rFonts w:ascii="Cambria Math" w:hAnsi="Cambria Math"/>
                      <w:i/>
                      <w:iCs/>
                    </w:rPr>
                  </w:del>
                </m:ctrlPr>
              </m:dPr>
              <m:e>
                <m:r>
                  <w:del w:id="84" w:author="GAJDOS Thibault" w:date="2024-11-15T11:11:00Z" w16du:dateUtc="2024-11-15T10:11:00Z">
                    <w:rPr>
                      <w:rFonts w:ascii="Cambria Math" w:hAnsi="Cambria Math"/>
                    </w:rPr>
                    <m:t>λ</m:t>
                  </w:del>
                </m:r>
                <m:r>
                  <w:del w:id="85" w:author="GAJDOS Thibault" w:date="2024-11-15T11:11:00Z" w16du:dateUtc="2024-11-15T10:11:00Z">
                    <w:rPr>
                      <w:rFonts w:ascii="Cambria Math" w:hAnsi="Cambria Math"/>
                      <w:lang w:val="fr-FR"/>
                    </w:rPr>
                    <m:t> </m:t>
                  </w:del>
                </m:r>
                <m:r>
                  <w:del w:id="86" w:author="GAJDOS Thibault" w:date="2024-11-15T11:11:00Z" w16du:dateUtc="2024-11-15T10:11:00Z">
                    <w:rPr>
                      <w:rFonts w:ascii="Cambria Math" w:hAnsi="Cambria Math"/>
                    </w:rPr>
                    <m:t>t</m:t>
                  </w:del>
                </m:r>
              </m:e>
            </m:d>
          </m:e>
        </m:func>
        <m:d>
          <m:dPr>
            <m:ctrlPr>
              <w:del w:id="87" w:author="GAJDOS Thibault" w:date="2024-11-15T11:11:00Z" w16du:dateUtc="2024-11-15T10:11:00Z">
                <w:rPr>
                  <w:rFonts w:ascii="Cambria Math" w:hAnsi="Cambria Math"/>
                  <w:i/>
                  <w:iCs/>
                </w:rPr>
              </w:del>
            </m:ctrlPr>
          </m:dPr>
          <m:e>
            <m:acc>
              <m:accPr>
                <m:chr m:val="̃"/>
                <m:ctrlPr>
                  <w:del w:id="88" w:author="GAJDOS Thibault" w:date="2024-11-15T11:11:00Z" w16du:dateUtc="2024-11-15T10:11:00Z">
                    <w:rPr>
                      <w:rFonts w:ascii="Cambria Math" w:hAnsi="Cambria Math"/>
                      <w:i/>
                      <w:iCs/>
                    </w:rPr>
                  </w:del>
                </m:ctrlPr>
              </m:accPr>
              <m:e>
                <m:r>
                  <w:del w:id="89" w:author="GAJDOS Thibault" w:date="2024-11-15T11:11:00Z" w16du:dateUtc="2024-11-15T10:11:00Z">
                    <w:rPr>
                      <w:rFonts w:ascii="Cambria Math" w:hAnsi="Cambria Math"/>
                    </w:rPr>
                    <m:t>x</m:t>
                  </w:del>
                </m:r>
              </m:e>
            </m:acc>
            <m:d>
              <m:dPr>
                <m:ctrlPr>
                  <w:del w:id="90" w:author="GAJDOS Thibault" w:date="2024-11-15T11:11:00Z" w16du:dateUtc="2024-11-15T10:11:00Z">
                    <w:rPr>
                      <w:rFonts w:ascii="Cambria Math" w:hAnsi="Cambria Math"/>
                      <w:i/>
                      <w:iCs/>
                    </w:rPr>
                  </w:del>
                </m:ctrlPr>
              </m:dPr>
              <m:e>
                <m:r>
                  <w:del w:id="91" w:author="GAJDOS Thibault" w:date="2024-11-15T11:11:00Z" w16du:dateUtc="2024-11-15T10:11:00Z">
                    <w:rPr>
                      <w:rFonts w:ascii="Cambria Math" w:hAnsi="Cambria Math"/>
                    </w:rPr>
                    <m:t>t</m:t>
                  </w:del>
                </m:r>
              </m:e>
            </m:d>
            <m:r>
              <w:del w:id="92" w:author="GAJDOS Thibault" w:date="2024-11-15T11:11:00Z" w16du:dateUtc="2024-11-15T10:11:00Z">
                <w:rPr>
                  <w:rFonts w:ascii="Cambria Math" w:hAnsi="Cambria Math"/>
                  <w:lang w:val="fr-FR"/>
                </w:rPr>
                <m:t>- </m:t>
              </w:del>
            </m:r>
            <m:r>
              <w:del w:id="93" w:author="GAJDOS Thibault" w:date="2024-11-15T11:11:00Z" w16du:dateUtc="2024-11-15T10:11:00Z">
                <w:rPr>
                  <w:rFonts w:ascii="Cambria Math" w:hAnsi="Cambria Math"/>
                </w:rPr>
                <m:t>y</m:t>
              </w:del>
            </m:r>
            <m:d>
              <m:dPr>
                <m:ctrlPr>
                  <w:del w:id="94" w:author="GAJDOS Thibault" w:date="2024-11-15T11:11:00Z" w16du:dateUtc="2024-11-15T10:11:00Z">
                    <w:rPr>
                      <w:rFonts w:ascii="Cambria Math" w:hAnsi="Cambria Math"/>
                      <w:i/>
                      <w:iCs/>
                    </w:rPr>
                  </w:del>
                </m:ctrlPr>
              </m:dPr>
              <m:e>
                <m:r>
                  <w:del w:id="95" w:author="GAJDOS Thibault" w:date="2024-11-15T11:11:00Z" w16du:dateUtc="2024-11-15T10:11:00Z">
                    <w:rPr>
                      <w:rFonts w:ascii="Cambria Math" w:hAnsi="Cambria Math"/>
                    </w:rPr>
                    <m:t>t</m:t>
                  </w:del>
                </m:r>
              </m:e>
            </m:d>
          </m:e>
        </m:d>
        <m:r>
          <w:del w:id="96" w:author="GAJDOS Thibault" w:date="2024-11-15T11:12:00Z" w16du:dateUtc="2024-11-15T10:12:00Z">
            <w:rPr>
              <w:rFonts w:ascii="Cambria Math" w:hAnsi="Cambria Math"/>
            </w:rPr>
            <m:t>dt</m:t>
          </w:del>
        </m:r>
        <m:r>
          <w:del w:id="97" w:author="GAJDOS Thibault" w:date="2024-11-15T11:12:00Z" w16du:dateUtc="2024-11-15T10:12:00Z">
            <w:rPr>
              <w:rFonts w:ascii="Cambria Math" w:hAnsi="Cambria Math"/>
              <w:lang w:val="fr-FR"/>
            </w:rPr>
            <m:t>,  </m:t>
          </w:del>
        </m:r>
        <m:r>
          <w:del w:id="98" w:author="GAJDOS Thibault" w:date="2024-11-15T11:12:00Z" w16du:dateUtc="2024-11-15T10:12:00Z">
            <w:rPr>
              <w:rFonts w:ascii="Cambria Math" w:hAnsi="Cambria Math"/>
            </w:rPr>
            <m:t>y</m:t>
          </w:del>
        </m:r>
        <m:d>
          <m:dPr>
            <m:ctrlPr>
              <w:del w:id="99" w:author="GAJDOS Thibault" w:date="2024-11-15T11:12:00Z" w16du:dateUtc="2024-11-15T10:12:00Z">
                <w:rPr>
                  <w:rFonts w:ascii="Cambria Math" w:hAnsi="Cambria Math"/>
                  <w:i/>
                  <w:iCs/>
                </w:rPr>
              </w:del>
            </m:ctrlPr>
          </m:dPr>
          <m:e>
            <m:r>
              <w:del w:id="100" w:author="GAJDOS Thibault" w:date="2024-11-15T11:12:00Z" w16du:dateUtc="2024-11-15T10:12:00Z">
                <w:rPr>
                  <w:rFonts w:ascii="Cambria Math" w:hAnsi="Cambria Math"/>
                  <w:lang w:val="fr-FR"/>
                </w:rPr>
                <m:t>0</m:t>
              </w:del>
            </m:r>
          </m:e>
        </m:d>
        <m:r>
          <w:del w:id="101" w:author="GAJDOS Thibault" w:date="2024-11-15T11:12:00Z" w16du:dateUtc="2024-11-15T10:12:00Z">
            <w:rPr>
              <w:rFonts w:ascii="Cambria Math" w:hAnsi="Cambria Math"/>
              <w:lang w:val="fr-FR"/>
            </w:rPr>
            <m:t>= 0,</m:t>
          </w:del>
        </m:r>
      </m:oMath>
    </w:p>
    <w:p w14:paraId="4F38036F" w14:textId="0BA50063" w:rsidR="00D665A3" w:rsidRPr="003201C7" w:rsidRDefault="00D665A3" w:rsidP="003628F4">
      <w:del w:id="102" w:author="GAJDOS Thibault" w:date="2024-11-15T11:05:00Z" w16du:dateUtc="2024-11-15T10:05:00Z">
        <w:r w:rsidRPr="00A801A3" w:rsidDel="00A801A3">
          <w:delText xml:space="preserve"> </w:delText>
        </w:r>
      </w:del>
      <w:ins w:id="103" w:author="GAJDOS Thibault" w:date="2024-11-15T11:03:00Z" w16du:dateUtc="2024-11-15T10:03:00Z">
        <w:r w:rsidR="00A801A3" w:rsidRPr="00A801A3">
          <w:rPr>
            <w:rPrChange w:id="104" w:author="GAJDOS Thibault" w:date="2024-11-15T11:03:00Z" w16du:dateUtc="2024-11-15T10:03:00Z">
              <w:rPr>
                <w:lang w:val="fr-FR"/>
              </w:rPr>
            </w:rPrChange>
          </w:rPr>
          <w:t>where</w:t>
        </w:r>
        <w:r w:rsidR="00A801A3">
          <w:t xml:space="preserve"> </w:t>
        </w:r>
      </w:ins>
      <w:ins w:id="105" w:author="GAJDOS Thibault" w:date="2024-11-15T11:20:00Z" w16du:dateUtc="2024-11-15T10:20:00Z">
        <w:r w:rsidR="006F649F" w:rsidRPr="006F649F">
          <w:rPr>
            <w:rFonts w:eastAsiaTheme="minorEastAsia"/>
            <w:i/>
            <w:iCs/>
            <w:rPrChange w:id="106" w:author="GAJDOS Thibault" w:date="2024-11-15T11:20:00Z" w16du:dateUtc="2024-11-15T10:20:00Z">
              <w:rPr>
                <w:rFonts w:eastAsiaTheme="minorEastAsia"/>
                <w:i/>
                <w:iCs/>
                <w:lang w:val="fr-FR"/>
              </w:rPr>
            </w:rPrChange>
          </w:rPr>
          <w:t xml:space="preserve">x̃(t) </w:t>
        </w:r>
        <w:r w:rsidR="006F649F" w:rsidRPr="006F649F">
          <w:rPr>
            <w:rFonts w:eastAsiaTheme="minorEastAsia"/>
            <w:rPrChange w:id="107" w:author="GAJDOS Thibault" w:date="2024-11-15T11:20:00Z" w16du:dateUtc="2024-11-15T10:20:00Z">
              <w:rPr>
                <w:rFonts w:eastAsiaTheme="minorEastAsia"/>
                <w:lang w:val="fr-FR"/>
              </w:rPr>
            </w:rPrChange>
          </w:rPr>
          <w:t xml:space="preserve">is the corrupted </w:t>
        </w:r>
      </w:ins>
      <w:ins w:id="108" w:author="GAJDOS Thibault" w:date="2024-11-15T11:21:00Z" w16du:dateUtc="2024-11-15T10:21:00Z">
        <w:r w:rsidR="006F649F">
          <w:rPr>
            <w:rFonts w:eastAsiaTheme="minorEastAsia"/>
          </w:rPr>
          <w:t xml:space="preserve">decision variable, and </w:t>
        </w:r>
        <w:r w:rsidR="006F649F" w:rsidRPr="002B5FBF">
          <w:rPr>
            <w:rFonts w:eastAsiaTheme="minorEastAsia"/>
            <w:i/>
            <w:iCs/>
            <w:lang w:val="fr-FR"/>
          </w:rPr>
          <w:t>λ</w:t>
        </w:r>
        <w:r w:rsidR="006F649F" w:rsidRPr="006F649F">
          <w:rPr>
            <w:rFonts w:eastAsiaTheme="minorEastAsia"/>
            <w:rPrChange w:id="109" w:author="GAJDOS Thibault" w:date="2024-11-15T11:21:00Z" w16du:dateUtc="2024-11-15T10:21:00Z">
              <w:rPr>
                <w:rFonts w:eastAsiaTheme="minorEastAsia"/>
                <w:lang w:val="fr-FR"/>
              </w:rPr>
            </w:rPrChange>
          </w:rPr>
          <w:t xml:space="preserve"> modul</w:t>
        </w:r>
        <w:r w:rsidR="006F649F">
          <w:rPr>
            <w:rFonts w:eastAsiaTheme="minorEastAsia"/>
          </w:rPr>
          <w:t xml:space="preserve">ates the filter gain. </w:t>
        </w:r>
      </w:ins>
      <w:del w:id="110" w:author="GAJDOS Thibault" w:date="2024-11-15T13:37:00Z" w16du:dateUtc="2024-11-15T12:37:00Z">
        <w:r w:rsidDel="00DF3159">
          <w:delText xml:space="preserve">Variable </w:delText>
        </w:r>
      </w:del>
      <w:ins w:id="111" w:author="GAJDOS Thibault" w:date="2024-11-15T13:37:00Z" w16du:dateUtc="2024-11-15T12:37:00Z">
        <w:r w:rsidR="00DF3159">
          <w:t>The motor preparation</w:t>
        </w:r>
        <w:r w:rsidR="00DF3159">
          <w:t xml:space="preserve"> </w:t>
        </w:r>
      </w:ins>
      <w:r w:rsidRPr="00B30CE4">
        <w:rPr>
          <w:i/>
        </w:rPr>
        <w:t>y(t)</w:t>
      </w:r>
      <w:r>
        <w:t xml:space="preserve"> thus corresponds to a smoothed and lagged version of </w:t>
      </w:r>
      <w:ins w:id="112" w:author="GAJDOS Thibault" w:date="2024-11-15T13:38:00Z" w16du:dateUtc="2024-11-15T12:38:00Z">
        <w:r w:rsidR="00DF3159" w:rsidRPr="002B5FBF">
          <w:rPr>
            <w:rFonts w:eastAsiaTheme="minorEastAsia"/>
            <w:i/>
            <w:iCs/>
          </w:rPr>
          <w:t>x̃(t)</w:t>
        </w:r>
      </w:ins>
      <w:del w:id="113" w:author="GAJDOS Thibault" w:date="2024-11-15T13:38:00Z" w16du:dateUtc="2024-11-15T12:38:00Z">
        <w:r w:rsidRPr="00B30CE4" w:rsidDel="00DF3159">
          <w:rPr>
            <w:i/>
          </w:rPr>
          <w:delText>x(t)</w:delText>
        </w:r>
      </w:del>
      <w:r>
        <w:t>, with the lag arising from the filter</w:t>
      </w:r>
      <w:r>
        <w:rPr>
          <w:rStyle w:val="Appelnotedebasdep"/>
        </w:rPr>
        <w:footnoteReference w:id="3"/>
      </w:r>
      <w:r>
        <w:t xml:space="preserve">. The filter also introduces a slight non-linearity in the accumulation rate, but these properties will not be considered further in the context of the present work, given that they will not have any meaningful impact on predictions. However, it is important to recognize that a decrease in the quality of evidence will produce a reduction in the accumulation rate of both </w:t>
      </w:r>
      <w:r w:rsidRPr="00087546">
        <w:rPr>
          <w:i/>
        </w:rPr>
        <w:t>x(t)</w:t>
      </w:r>
      <w:r>
        <w:rPr>
          <w:i/>
        </w:rPr>
        <w:t xml:space="preserve"> </w:t>
      </w:r>
      <w:r>
        <w:t xml:space="preserve">and </w:t>
      </w:r>
      <w:r>
        <w:rPr>
          <w:i/>
        </w:rPr>
        <w:t>y</w:t>
      </w:r>
      <w:r w:rsidRPr="00087546">
        <w:rPr>
          <w:i/>
        </w:rPr>
        <w:t>(t)</w:t>
      </w:r>
      <w:r w:rsidRPr="00D71ABA">
        <w:t>.</w:t>
      </w:r>
      <w:r>
        <w:t xml:space="preserve"> If there is no bias towards a particular response category, </w:t>
      </w:r>
      <w:r w:rsidRPr="00B30CE4">
        <w:rPr>
          <w:i/>
        </w:rPr>
        <w:t>y(t)</w:t>
      </w:r>
      <w:r>
        <w:t xml:space="preserve"> starts at 0, with positive evidence favoring the </w:t>
      </w:r>
      <w:r w:rsidR="00CF01E6">
        <w:t>right-hand</w:t>
      </w:r>
      <w:r>
        <w:t xml:space="preserve"> response, and nega</w:t>
      </w:r>
      <w:r w:rsidR="006A47D3">
        <w:t>tive evidence favoring the left-</w:t>
      </w:r>
      <w:r>
        <w:t xml:space="preserve">hand response. </w:t>
      </w:r>
    </w:p>
    <w:p w14:paraId="32E88694" w14:textId="75C5EBD0" w:rsidR="00D665A3" w:rsidRDefault="00D665A3" w:rsidP="003628F4">
      <w:r>
        <w:tab/>
      </w:r>
      <w:r w:rsidRPr="00110C1F">
        <w:t>This extended sequential sampling</w:t>
      </w:r>
      <w:r>
        <w:t xml:space="preserve"> model framework has been further refined to account for motor phenomena occurring at the muscular level, as revealed by surface electromyographic (EMG) recordings. </w:t>
      </w:r>
      <w:r w:rsidR="004B12DE">
        <w:t>Because EMG is relatively uncommon in experiment</w:t>
      </w:r>
      <w:r w:rsidR="00AE6663">
        <w:t>al</w:t>
      </w:r>
      <w:r w:rsidR="004B12DE">
        <w:t xml:space="preserve"> psychology compared </w:t>
      </w:r>
      <w:r w:rsidRPr="003B5420">
        <w:t>to EEG and MEG techniques, and considering our utilization of EMG in t</w:t>
      </w:r>
      <w:r>
        <w:t>he present work, it is important</w:t>
      </w:r>
      <w:r w:rsidRPr="003B5420">
        <w:t xml:space="preserve"> to provide a comprehensive overview of its</w:t>
      </w:r>
      <w:r>
        <w:t xml:space="preserve"> principles</w:t>
      </w:r>
      <w:r w:rsidRPr="003B5420">
        <w:t>.</w:t>
      </w:r>
      <w:r>
        <w:t xml:space="preserve"> EMG measures myoelectric activity produced by muscles in response to neural excitation, using two or more electrodes placed on the skin surface, above the targeted muscle(s). When the EMG baseline is zero, which is typically achieved by applying a high-pass filter to the signal (to remove slow drifts unrelated to muscular activity), muscle activation is reflected by a burst of positive and negative voltage </w:t>
      </w:r>
      <w:proofErr w:type="spellStart"/>
      <w:r>
        <w:t>deflexions</w:t>
      </w:r>
      <w:proofErr w:type="spellEnd"/>
      <w:r>
        <w:t>, operating on a shorter timescale than RT. To ensure that the EMG signal does not average to zero, researchers typically consider the (</w:t>
      </w:r>
      <w:proofErr w:type="gramStart"/>
      <w:r>
        <w:t>full-wave</w:t>
      </w:r>
      <w:proofErr w:type="gramEnd"/>
      <w:r>
        <w:t xml:space="preserve">) rectified EMG signal, obtained by taking the absolute value of voltages across </w:t>
      </w:r>
      <w:r>
        <w:lastRenderedPageBreak/>
        <w:t xml:space="preserve">time points. The amplitude of a rectified EMG burst reflects global muscle activation, and is highly correlated to force production </w:t>
      </w:r>
      <w:r>
        <w:fldChar w:fldCharType="begin"/>
      </w:r>
      <w:r>
        <w:instrText xml:space="preserve"> ADDIN ZOTERO_ITEM CSL_CITATION {"citationID":"Z2cmN2Gj","properties":{"formattedCitation":"(for a review, see Vigotsky et al., 2018)","plainCitation":"(for a review, see Vigotsky et al., 2018)","noteIndex":0},"citationItems":[{"id":809,"uris":["http://zotero.org/users/5679506/items/5D9L7B6B"],"itemData":{"id":809,"type":"article-journal","abstract":"Surface electromyography (sEMG) is a popular research tool in sport and rehabilitation sciences. Common study designs include the comparison of sEMG amplitudes collected from different muscles as participants perform various exercises and techniques under different loads. Based on such comparisons, researchers attempt to draw conclusions concerning the neuro- and electrophysiological underpinning of force production and hypothesize about possible longitudinal adaptations, such as strength and hypertrophy. However, such conclusions are frequently unsubstantiated and unwarranted. Hence, the goal of this review is to discuss what can and cannot be inferred from comparative research designs as it pertains to both the acute and longitudinal outcomes. General methodological recommendations are made, gaps in the literature are identified, and lines for future research to help improve the applicability of sEMG are suggested.","container-title":"Frontiers in Physiology","DOI":"10.3389/fphys.2017.00985","ISSN":"1664-042X","journalAbbreviation":"Front. Physiol.","language":"English","note":"publisher: Frontiers","source":"Frontiers","title":"Interpreting Signal Amplitudes in Surface Electromyography Studies in Sport and Rehabilitation Sciences","URL":"https://www.frontiersin.org/articles/10.3389/fphys.2017.00985/full","volume":"8","author":[{"family":"Vigotsky","given":"Andrew D."},{"family":"Halperin","given":"Israel"},{"family":"Lehman","given":"Gregory J."},{"family":"Trajano","given":"Gabriel S."},{"family":"Vieira","given":"Taian M."}],"accessed":{"date-parts":[["2020",5,18]]},"issued":{"date-parts":[["2018"]]}},"label":"page","prefix":"for a review, see "}],"schema":"https://github.com/citation-style-language/schema/raw/master/csl-citation.json"} </w:instrText>
      </w:r>
      <w:r>
        <w:fldChar w:fldCharType="separate"/>
      </w:r>
      <w:r w:rsidRPr="007270E4">
        <w:t>(for a review, see Vigotsky et al., 2018)</w:t>
      </w:r>
      <w:r>
        <w:fldChar w:fldCharType="end"/>
      </w:r>
      <w:r>
        <w:rPr>
          <w:rStyle w:val="Appelnotedebasdep"/>
        </w:rPr>
        <w:footnoteReference w:id="4"/>
      </w:r>
      <w:r>
        <w:t xml:space="preserve">. On average, it takes the form of a ramping activity that peaks around the time of the response. When the quality of evidence decreases, the slope of this ramping activity also decreases on average, producing a slower mean motor time </w:t>
      </w:r>
      <w:r>
        <w:fldChar w:fldCharType="begin"/>
      </w:r>
      <w:r w:rsidR="00431A1B">
        <w:instrText xml:space="preserve"> ADDIN ZOTERO_ITEM CSL_CITATION {"citationID":"CNf4xM3A","properties":{"formattedCitation":"(defined as the mean latency between the onset of muscle activation and the response; Dendauw et al., 2024; Servant et al., 2021)","plainCitation":"(defined as the mean latency between the onset of muscle activation and the response; Dendauw et al., 2024;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D."},{"family":"Haffen","given":"Emmanuel"},{"family":"Bennabi","given":"Djamila"},{"family":"Gajdos","given":"Thibault"},{"family":"Servant","given":"Mathieu"}],"issued":{"date-parts":[["2024",2,22]]}},"label":"page","prefix":"defined as the mean latency between the onset of muscle activation and the response; "},{"id":7775,"uris":["http://zotero.org/users/5679506/items/NT8MCRYU"],"itemData":{"id":7775,"type":"article-journal","abstract":"This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fldChar w:fldCharType="separate"/>
      </w:r>
      <w:r w:rsidR="00431A1B" w:rsidRPr="00431A1B">
        <w:t>(defined as the mean latency between the onset of muscle activation and the response; Dendauw et al., 2024; Servant et al., 2021)</w:t>
      </w:r>
      <w:r>
        <w:fldChar w:fldCharType="end"/>
      </w:r>
      <w:r>
        <w:t xml:space="preserve">. These properties are reminiscent of the theoretical evidence accumulation variable. </w:t>
      </w:r>
    </w:p>
    <w:p w14:paraId="1D7F99A9" w14:textId="2EC138BD" w:rsidR="00D665A3" w:rsidRDefault="00D665A3" w:rsidP="003628F4">
      <w:r>
        <w:tab/>
        <w:t xml:space="preserve">To account for these findings, </w:t>
      </w:r>
      <w:proofErr w:type="spellStart"/>
      <w:r>
        <w:t>Dendauw</w:t>
      </w:r>
      <w:proofErr w:type="spellEnd"/>
      <w:r>
        <w:t xml:space="preserve"> et al. (2024) hypothesized that the motor preparation variable </w:t>
      </w:r>
      <w:r w:rsidRPr="00681B74">
        <w:rPr>
          <w:i/>
        </w:rPr>
        <w:t xml:space="preserve">y(t) </w:t>
      </w:r>
      <w:r>
        <w:t xml:space="preserve">is gated prior to </w:t>
      </w:r>
      <w:r w:rsidR="00F10769">
        <w:t>activating</w:t>
      </w:r>
      <w:r>
        <w:t xml:space="preserve"> muscle fibers. The gate, presumably mediated by the basal ganglia system and spinal circuits, is modeled as a constant inhibition applied to </w:t>
      </w:r>
      <w:r w:rsidRPr="00681B74">
        <w:rPr>
          <w:i/>
        </w:rPr>
        <w:t>y(t)</w:t>
      </w:r>
      <w:r>
        <w:t xml:space="preserve">. Formally, inputs to left and right muscle fibers, </w:t>
      </w:r>
      <w:r w:rsidRPr="00F623BD">
        <w:t xml:space="preserve">variables </w:t>
      </w:r>
      <w:proofErr w:type="spellStart"/>
      <w:r w:rsidRPr="00F623BD">
        <w:rPr>
          <w:i/>
        </w:rPr>
        <w:t>z</w:t>
      </w:r>
      <w:r w:rsidRPr="00F623BD">
        <w:rPr>
          <w:i/>
          <w:vertAlign w:val="subscript"/>
        </w:rPr>
        <w:t>L</w:t>
      </w:r>
      <w:proofErr w:type="spellEnd"/>
      <w:r w:rsidRPr="00F623BD">
        <w:rPr>
          <w:i/>
        </w:rPr>
        <w:t>(t)</w:t>
      </w:r>
      <w:r w:rsidRPr="00F623BD">
        <w:t xml:space="preserve"> and </w:t>
      </w:r>
      <w:proofErr w:type="spellStart"/>
      <w:r w:rsidRPr="00F623BD">
        <w:rPr>
          <w:i/>
        </w:rPr>
        <w:t>z</w:t>
      </w:r>
      <w:r w:rsidRPr="00F623BD">
        <w:rPr>
          <w:i/>
          <w:vertAlign w:val="subscript"/>
        </w:rPr>
        <w:t>R</w:t>
      </w:r>
      <w:proofErr w:type="spellEnd"/>
      <w:r w:rsidRPr="00F623BD">
        <w:rPr>
          <w:i/>
        </w:rPr>
        <w:t>(t)</w:t>
      </w:r>
      <w:r w:rsidRPr="00F623BD">
        <w:t xml:space="preserve"> respectively</w:t>
      </w:r>
      <w:r>
        <w:t>, are defined as follows:</w:t>
      </w:r>
    </w:p>
    <w:p w14:paraId="43369D38" w14:textId="77777777" w:rsidR="00D665A3" w:rsidRPr="00333CD7" w:rsidRDefault="00000000" w:rsidP="003628F4">
      <w:pPr>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rPr>
                        <m:t>L</m:t>
                      </m:r>
                    </m:sub>
                  </m:sSub>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r>
                            <m:rPr>
                              <m:sty m:val="p"/>
                            </m:rPr>
                            <w:rPr>
                              <w:rFonts w:ascii="Cambria Math" w:hAnsi="Cambria Math"/>
                            </w:rPr>
                            <m:t>,0</m:t>
                          </m:r>
                        </m:e>
                      </m:d>
                    </m:e>
                  </m:func>
                </m:e>
                <m:e>
                  <m:sSub>
                    <m:sSubPr>
                      <m:ctrlPr>
                        <w:rPr>
                          <w:rFonts w:ascii="Cambria Math" w:hAnsi="Cambria Math"/>
                        </w:rPr>
                      </m:ctrlPr>
                    </m:sSubPr>
                    <m:e>
                      <m:r>
                        <w:rPr>
                          <w:rFonts w:ascii="Cambria Math" w:hAnsi="Cambria Math"/>
                        </w:rPr>
                        <m:t>z</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r>
                            <m:rPr>
                              <m:sty m:val="p"/>
                            </m:rPr>
                            <w:rPr>
                              <w:rFonts w:ascii="Cambria Math" w:hAnsi="Cambria Math"/>
                            </w:rPr>
                            <m:t>,0</m:t>
                          </m:r>
                        </m:e>
                      </m:d>
                    </m:e>
                  </m:func>
                  <m:r>
                    <m:rPr>
                      <m:sty m:val="p"/>
                    </m:rPr>
                    <w:rPr>
                      <w:rFonts w:ascii="Cambria Math" w:hAnsi="Cambria Math"/>
                    </w:rPr>
                    <m:t>,</m:t>
                  </m:r>
                </m:e>
              </m:eqArr>
            </m:e>
          </m:d>
        </m:oMath>
      </m:oMathPara>
    </w:p>
    <w:p w14:paraId="213A495C" w14:textId="77777777" w:rsidR="00D665A3" w:rsidRDefault="00D665A3" w:rsidP="003628F4">
      <w:r>
        <w:t xml:space="preserve">where parameter </w:t>
      </w:r>
      <w:r w:rsidRPr="00983E9E">
        <w:rPr>
          <w:i/>
        </w:rPr>
        <w:t>g</w:t>
      </w:r>
      <w:r>
        <w:t xml:space="preserve"> corresponds to gating inhibition. Thus, the motor preparation variable </w:t>
      </w:r>
      <w:r w:rsidRPr="00681B74">
        <w:rPr>
          <w:i/>
        </w:rPr>
        <w:t>y(t)</w:t>
      </w:r>
      <w:r>
        <w:rPr>
          <w:i/>
        </w:rPr>
        <w:t xml:space="preserve"> </w:t>
      </w:r>
      <w:r w:rsidRPr="00681B74">
        <w:t>is transmitted</w:t>
      </w:r>
      <w:r>
        <w:rPr>
          <w:i/>
        </w:rPr>
        <w:t xml:space="preserve"> </w:t>
      </w:r>
      <w:r>
        <w:t>to muscle fibers if and only if it exceeds a particular level of activation</w:t>
      </w:r>
      <w:r>
        <w:rPr>
          <w:i/>
        </w:rPr>
        <w:t xml:space="preserve">, </w:t>
      </w:r>
      <w:r w:rsidRPr="00983E9E">
        <w:t>determined by parameter</w:t>
      </w:r>
      <w:r>
        <w:rPr>
          <w:i/>
        </w:rPr>
        <w:t xml:space="preserve"> g</w:t>
      </w:r>
      <w:r>
        <w:t xml:space="preserve">.  This gating mechanism saves muscular effort by preventing low levels of motor preparation from activating muscle </w:t>
      </w:r>
      <w:proofErr w:type="gramStart"/>
      <w:r>
        <w:t>fibers, and</w:t>
      </w:r>
      <w:proofErr w:type="gramEnd"/>
      <w:r>
        <w:t xml:space="preserve"> protects the system against unwanted motor impulses. </w:t>
      </w:r>
    </w:p>
    <w:p w14:paraId="541D03FF" w14:textId="77777777" w:rsidR="00D665A3" w:rsidRDefault="00D665A3" w:rsidP="003628F4">
      <w:r>
        <w:tab/>
        <w:t xml:space="preserve">The electrical activation of muscle fibers, measured by EMG, starts when </w:t>
      </w:r>
      <w:proofErr w:type="spellStart"/>
      <w:r w:rsidRPr="00F623BD">
        <w:rPr>
          <w:i/>
        </w:rPr>
        <w:t>z</w:t>
      </w:r>
      <w:r w:rsidRPr="00F623BD">
        <w:rPr>
          <w:i/>
          <w:vertAlign w:val="subscript"/>
        </w:rPr>
        <w:t>L</w:t>
      </w:r>
      <w:proofErr w:type="spellEnd"/>
      <w:r w:rsidRPr="00F623BD">
        <w:rPr>
          <w:i/>
        </w:rPr>
        <w:t>(t)</w:t>
      </w:r>
      <w:r>
        <w:t xml:space="preserve"> or </w:t>
      </w:r>
      <w:proofErr w:type="spellStart"/>
      <w:r w:rsidRPr="00F623BD">
        <w:rPr>
          <w:i/>
        </w:rPr>
        <w:t>z</w:t>
      </w:r>
      <w:r w:rsidRPr="00F623BD">
        <w:rPr>
          <w:i/>
          <w:vertAlign w:val="subscript"/>
        </w:rPr>
        <w:t>R</w:t>
      </w:r>
      <w:proofErr w:type="spellEnd"/>
      <w:r w:rsidRPr="00F623BD">
        <w:rPr>
          <w:i/>
        </w:rPr>
        <w:t>(t)</w:t>
      </w:r>
      <w:r>
        <w:t xml:space="preserve"> &gt; 0. A response (button press) is produced when muscle activation reaches a threshold level (parameter </w:t>
      </w:r>
      <w:proofErr w:type="spellStart"/>
      <w:r w:rsidRPr="00824A48">
        <w:rPr>
          <w:i/>
        </w:rPr>
        <w:t>θ</w:t>
      </w:r>
      <w:r w:rsidRPr="00824A48">
        <w:rPr>
          <w:i/>
          <w:vertAlign w:val="subscript"/>
        </w:rPr>
        <w:t>r</w:t>
      </w:r>
      <w:r>
        <w:rPr>
          <w:i/>
          <w:vertAlign w:val="subscript"/>
        </w:rPr>
        <w:t>esp</w:t>
      </w:r>
      <w:proofErr w:type="spellEnd"/>
      <w:r>
        <w:t xml:space="preserve">, referred to as response threshold), primarily determined by the force required </w:t>
      </w:r>
      <w:r>
        <w:lastRenderedPageBreak/>
        <w:t xml:space="preserve">to respond and muscle properties. A left response is produced if </w:t>
      </w:r>
      <w:proofErr w:type="spellStart"/>
      <w:r w:rsidRPr="00F623BD">
        <w:rPr>
          <w:i/>
        </w:rPr>
        <w:t>z</w:t>
      </w:r>
      <w:r w:rsidRPr="00F623BD">
        <w:rPr>
          <w:i/>
          <w:vertAlign w:val="subscript"/>
        </w:rPr>
        <w:t>L</w:t>
      </w:r>
      <w:proofErr w:type="spellEnd"/>
      <w:r w:rsidRPr="00F623BD">
        <w:rPr>
          <w:i/>
        </w:rPr>
        <w:t>(t)</w:t>
      </w:r>
      <w:r>
        <w:t xml:space="preserve"> first reaches the response threshold, while a right response is produced if </w:t>
      </w:r>
      <w:proofErr w:type="spellStart"/>
      <w:r w:rsidRPr="00F623BD">
        <w:rPr>
          <w:i/>
        </w:rPr>
        <w:t>z</w:t>
      </w:r>
      <w:r>
        <w:rPr>
          <w:i/>
          <w:vertAlign w:val="subscript"/>
        </w:rPr>
        <w:t>R</w:t>
      </w:r>
      <w:proofErr w:type="spellEnd"/>
      <w:r w:rsidRPr="00F623BD">
        <w:rPr>
          <w:i/>
        </w:rPr>
        <w:t>(t)</w:t>
      </w:r>
      <w:r>
        <w:t xml:space="preserve"> first reaches the response threshold. Because the rectified EMG signal covaries with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eastAsiaTheme="minorEastAsia"/>
        </w:rPr>
        <w:t xml:space="preserve"> and </w:t>
      </w:r>
      <m:oMath>
        <m:sSub>
          <m:sSubPr>
            <m:ctrlPr>
              <w:rPr>
                <w:rFonts w:ascii="Cambria Math" w:hAnsi="Cambria Math"/>
                <w:i/>
              </w:rPr>
            </m:ctrlPr>
          </m:sSubPr>
          <m:e>
            <m:r>
              <w:rPr>
                <w:rFonts w:ascii="Cambria Math" w:hAnsi="Cambria Math"/>
              </w:rPr>
              <m:t>z</m:t>
            </m:r>
          </m:e>
          <m:sub>
            <m:r>
              <w:rPr>
                <w:rFonts w:ascii="Cambria Math" w:hAnsi="Cambria Math"/>
              </w:rPr>
              <m:t>R</m:t>
            </m:r>
          </m:sub>
        </m:sSub>
        <m:d>
          <m:dPr>
            <m:ctrlPr>
              <w:rPr>
                <w:rFonts w:ascii="Cambria Math" w:hAnsi="Cambria Math"/>
                <w:i/>
              </w:rPr>
            </m:ctrlPr>
          </m:dPr>
          <m:e>
            <m:r>
              <w:rPr>
                <w:rFonts w:ascii="Cambria Math" w:hAnsi="Cambria Math"/>
              </w:rPr>
              <m:t>t</m:t>
            </m:r>
          </m:e>
        </m:d>
      </m:oMath>
      <w:r>
        <w:rPr>
          <w:rFonts w:eastAsiaTheme="minorEastAsia"/>
        </w:rPr>
        <w:t xml:space="preserve">, the model provides a straightforward explanation of empirical EMG findings. When the quality of evidence decreases, the accumulation rate of the motor preparation variable </w:t>
      </w:r>
      <w:r>
        <w:t xml:space="preserve">decreases, which produces a decrease in the muscle activation slope on average. This architecture has been termed </w:t>
      </w:r>
      <w:r w:rsidRPr="00A550A9">
        <w:rPr>
          <w:i/>
        </w:rPr>
        <w:t>gated cascade diffusion model</w:t>
      </w:r>
      <w:r>
        <w:t xml:space="preserve"> (GCD) to emphasize the main processing components (diffusion decision variable, continuous flow, and gate). A simplified schematic of the model is provided in Figure 1A. The schematic illustrates the expected mean of motor preparation and muscle activation trajectories for two conditions, involving a high and low quality of evidence respectively. </w:t>
      </w:r>
    </w:p>
    <w:p w14:paraId="782F229A" w14:textId="1D6FB324" w:rsidR="00D665A3" w:rsidRDefault="00D665A3" w:rsidP="003628F4">
      <w:r>
        <w:tab/>
        <w:t xml:space="preserve">Besides mean activation dynamics, GCD predicts a particular muscle phenomenon at the single-trial level. Noisy fluctuations of the motor preparation variable </w:t>
      </w:r>
      <w:r>
        <w:rPr>
          <w:i/>
        </w:rPr>
        <w:t>y(t)</w:t>
      </w:r>
      <w:r>
        <w:t xml:space="preserve"> can sometimes produce </w:t>
      </w:r>
      <w:r w:rsidRPr="00765B18">
        <w:rPr>
          <w:i/>
        </w:rPr>
        <w:t xml:space="preserve">partial </w:t>
      </w:r>
      <w:r>
        <w:t>muscle activations</w:t>
      </w:r>
      <w:r w:rsidR="00A13AA3">
        <w:t xml:space="preserve"> that do not lead to a response</w:t>
      </w:r>
      <w:r>
        <w:t xml:space="preserve">. This phenomenon occurs when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eastAsiaTheme="minorEastAsia"/>
        </w:rPr>
        <w:t xml:space="preserve"> or </w:t>
      </w:r>
      <m:oMath>
        <m:sSub>
          <m:sSubPr>
            <m:ctrlPr>
              <w:rPr>
                <w:rFonts w:ascii="Cambria Math" w:hAnsi="Cambria Math"/>
                <w:i/>
              </w:rPr>
            </m:ctrlPr>
          </m:sSubPr>
          <m:e>
            <m:r>
              <w:rPr>
                <w:rFonts w:ascii="Cambria Math" w:hAnsi="Cambria Math"/>
              </w:rPr>
              <m:t>z</m:t>
            </m:r>
          </m:e>
          <m:sub>
            <m:r>
              <w:rPr>
                <w:rFonts w:ascii="Cambria Math" w:hAnsi="Cambria Math"/>
              </w:rPr>
              <m:t>R</m:t>
            </m:r>
          </m:sub>
        </m:sSub>
        <m:d>
          <m:dPr>
            <m:ctrlPr>
              <w:rPr>
                <w:rFonts w:ascii="Cambria Math" w:hAnsi="Cambria Math"/>
                <w:i/>
              </w:rPr>
            </m:ctrlPr>
          </m:dPr>
          <m:e>
            <m:r>
              <w:rPr>
                <w:rFonts w:ascii="Cambria Math" w:hAnsi="Cambria Math"/>
              </w:rPr>
              <m:t>t</m:t>
            </m:r>
          </m:e>
        </m:d>
      </m:oMath>
      <w:r>
        <w:rPr>
          <w:rFonts w:eastAsiaTheme="minorEastAsia"/>
        </w:rPr>
        <w:t xml:space="preserve"> &gt; 0 for a short period without reaching the response threshold </w:t>
      </w:r>
      <w:proofErr w:type="spellStart"/>
      <w:r w:rsidRPr="00824A48">
        <w:rPr>
          <w:i/>
        </w:rPr>
        <w:t>θ</w:t>
      </w:r>
      <w:r w:rsidRPr="00824A48">
        <w:rPr>
          <w:i/>
          <w:vertAlign w:val="subscript"/>
        </w:rPr>
        <w:t>r</w:t>
      </w:r>
      <w:r>
        <w:rPr>
          <w:i/>
          <w:vertAlign w:val="subscript"/>
        </w:rPr>
        <w:t>esp</w:t>
      </w:r>
      <w:proofErr w:type="spellEnd"/>
      <w:r w:rsidR="00DA3043">
        <w:t>. The predicted rate of partial muscle activation</w:t>
      </w:r>
      <w:r w:rsidR="00FF0A55">
        <w:t xml:space="preserve"> in the EMG channel </w:t>
      </w:r>
      <w:r w:rsidR="00B6369A">
        <w:t>associated with</w:t>
      </w:r>
      <w:r w:rsidR="00FF0A55">
        <w:t xml:space="preserve"> the response</w:t>
      </w:r>
      <w:r>
        <w:t xml:space="preserve"> increases as the quality of evidence decreases, due to the underlying decrease in the signal-to-noise ratio of the motor preparation variable </w:t>
      </w:r>
      <w:r>
        <w:rPr>
          <w:i/>
        </w:rPr>
        <w:t>y(t)</w:t>
      </w:r>
      <w:r>
        <w:t xml:space="preserve">. This prediction has been empirically validated </w:t>
      </w:r>
      <w:r>
        <w:fldChar w:fldCharType="begin"/>
      </w:r>
      <w:r w:rsidR="003B16FA">
        <w:instrText xml:space="preserve"> ADDIN ZOTERO_ITEM CSL_CITATION {"citationID":"UTvWsPlA","properties":{"formattedCitation":"(Dendauw et al., 2024; Servant et al., 2021)","plainCitation":"(Dendauw et al., 2024;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fldChar w:fldCharType="separate"/>
      </w:r>
      <w:r w:rsidR="003B16FA" w:rsidRPr="003B16FA">
        <w:t>(Dendauw et al., 2024; Servant et al., 2021)</w:t>
      </w:r>
      <w:r>
        <w:fldChar w:fldCharType="end"/>
      </w:r>
      <w:r>
        <w:t xml:space="preserve">. </w:t>
      </w:r>
      <w:r w:rsidR="00720401">
        <w:t xml:space="preserve">Empirical illustrations of partial muscle activations are provided in Appendix A. </w:t>
      </w:r>
    </w:p>
    <w:p w14:paraId="47310008" w14:textId="47C41E18" w:rsidR="00C506D2" w:rsidRPr="004A0ACD" w:rsidRDefault="006F381E" w:rsidP="00CF01E6">
      <w:pPr>
        <w:pStyle w:val="Titre2"/>
      </w:pPr>
      <w:r w:rsidRPr="004A0ACD">
        <w:t>Delayed decision reports</w:t>
      </w:r>
    </w:p>
    <w:p w14:paraId="3DDAFCC9" w14:textId="26CB9487" w:rsidR="00027D43" w:rsidRDefault="00396561" w:rsidP="004A0ACD">
      <w:r>
        <w:tab/>
        <w:t xml:space="preserve">Delayed decision reports have been studied in both monkeys and humans using response signal (RS) decision tasks. RS tasks are </w:t>
      </w:r>
      <w:proofErr w:type="gramStart"/>
      <w:r>
        <w:t>similar to</w:t>
      </w:r>
      <w:proofErr w:type="gramEnd"/>
      <w:r>
        <w:t xml:space="preserve"> FR tasks, except that subjects are instructed to respond when a RS, controlled by the experimenter, appears on the screen. </w:t>
      </w:r>
      <w:r>
        <w:lastRenderedPageBreak/>
        <w:t>Consequently, the RT is defined as the latency between RS onset and the response. The main parameters of RS tasks</w:t>
      </w:r>
      <w:r w:rsidR="00E642B9">
        <w:t xml:space="preserve"> are (1) stimulus presentation d</w:t>
      </w:r>
      <w:r>
        <w:t xml:space="preserve">uration, (2) RS latency relative to stimulus onset, (3) presence of a delay between stimulus offset and RS onset, and (4) knowledge of the stimulus-response </w:t>
      </w:r>
      <w:r w:rsidR="002F5917">
        <w:t xml:space="preserve">mapping </w:t>
      </w:r>
      <w:r w:rsidR="000E2886">
        <w:t>during</w:t>
      </w:r>
      <w:r w:rsidR="00E642B9">
        <w:t xml:space="preserve"> </w:t>
      </w:r>
      <w:r w:rsidR="00672F3D">
        <w:t xml:space="preserve">stimulus presentation. </w:t>
      </w:r>
      <w:r w:rsidR="00E642B9">
        <w:t xml:space="preserve">Because our </w:t>
      </w:r>
      <w:r w:rsidR="00BC2ECC">
        <w:t>interest is in delayed decision reports</w:t>
      </w:r>
      <w:r w:rsidR="00047EC1">
        <w:t>, we shall</w:t>
      </w:r>
      <w:r w:rsidR="00E642B9">
        <w:t xml:space="preserve"> focus on studies that used a relatively long RS latency relative to stimulus onset. </w:t>
      </w:r>
    </w:p>
    <w:p w14:paraId="1520889C" w14:textId="22E76CE7" w:rsidR="00C4073A" w:rsidRDefault="00E642B9" w:rsidP="004A0ACD">
      <w:r>
        <w:tab/>
        <w:t>When the sti</w:t>
      </w:r>
      <w:r w:rsidR="00672F3D">
        <w:t>mulus-response mapping is known</w:t>
      </w:r>
      <w:r w:rsidR="00F55CD1">
        <w:t xml:space="preserve"> during</w:t>
      </w:r>
      <w:r w:rsidR="00672F3D">
        <w:t xml:space="preserve"> stimulus presentation</w:t>
      </w:r>
      <w:r>
        <w:t xml:space="preserve">, single-unit recordings in behaving monkeys as well as EEG and MEG studies in humans </w:t>
      </w:r>
      <w:r w:rsidR="00AC2DCA">
        <w:t>s</w:t>
      </w:r>
      <w:r w:rsidR="00820FB1">
        <w:t>how</w:t>
      </w:r>
      <w:r w:rsidR="00AC2DCA">
        <w:t xml:space="preserve"> a propagation of the evidence accumulation variable in the motor structures that prepare the response, </w:t>
      </w:r>
      <w:proofErr w:type="gramStart"/>
      <w:r w:rsidR="00AC2DCA">
        <w:t>simila</w:t>
      </w:r>
      <w:r w:rsidR="00C71B5E">
        <w:t>r to</w:t>
      </w:r>
      <w:proofErr w:type="gramEnd"/>
      <w:r w:rsidR="00C71B5E">
        <w:t xml:space="preserve"> FR</w:t>
      </w:r>
      <w:r w:rsidR="00AC2DCA">
        <w:t xml:space="preserve"> tasks. Importantly, </w:t>
      </w:r>
      <w:r w:rsidR="00C24976">
        <w:t xml:space="preserve">ramping </w:t>
      </w:r>
      <w:r w:rsidR="00AC2DCA">
        <w:t xml:space="preserve">effector-selective motor preparation </w:t>
      </w:r>
      <w:r w:rsidR="00C24976">
        <w:t>signals</w:t>
      </w:r>
      <w:r w:rsidR="00AC2DCA">
        <w:t xml:space="preserve"> appear to </w:t>
      </w:r>
      <w:r w:rsidR="00C24976">
        <w:t xml:space="preserve">plateau </w:t>
      </w:r>
      <w:r w:rsidR="00AC2DCA">
        <w:t>during the delay perio</w:t>
      </w:r>
      <w:r w:rsidR="009211E3">
        <w:t>d before the RS</w:t>
      </w:r>
      <w:r w:rsidR="00C4073A">
        <w:t xml:space="preserve"> </w:t>
      </w:r>
      <w:r w:rsidR="00C4073A">
        <w:fldChar w:fldCharType="begin"/>
      </w:r>
      <w:r w:rsidR="008E5DFB">
        <w:instrText xml:space="preserve"> ADDIN ZOTERO_ITEM CSL_CITATION {"citationID":"udIoAYER","properties":{"formattedCitation":"(de Lafuente et al., 2015; de Lange et al., 2013; Donner et al., 2009; Horwitz &amp; Newsome, 1999; Kiani et al., 2008; Rao et al., 2012; Rogge et al., 2022; Roitman &amp; Shadlen, 2002; Shadlen &amp; Newsome, 2001; Twomey et al., 2016)","plainCitation":"(de Lafuente et al., 2015; de Lange et al., 2013; Donner et al., 2009; Horwitz &amp; Newsome, 1999; Kiani et al., 2008; Rao et al., 2012; Rogge et al., 2022; Roitman &amp; Shadlen, 2002; Shadlen &amp; Newsome, 2001; Twomey et al., 2016)","noteIndex":0},"citationItems":[{"id":8741,"uris":["http://zotero.org/users/5679506/items/R25Q6M75"],"itemData":{"id":8741,"type":"article-journal","abstract":"Decisions are often made by accumulating evidence for and against the alternatives. The momentary evidence represented by sensory neurons is accumulated by downstream structures to form a decision variable, linking the evolving decision to the formation of a motor plan. When decisions are communicated by eye movements, neurons in the lateral intraparietal area (LIP) represent the accumulation of evidence bearing on the potential targets for saccades. We now show that reach-related neurons from the medial intraparietal area (MIP) exhibit a gradual modulation of their firing rates consistent with the representation of an evolving decision variable. When decisions were communicated by saccades instead of reaches, decision-related activity was attenuated in MIP, whereas LIP neurons were active while monkeys communicated decisions by saccades or reaches. Thus, for decisions communicated by a hand movement, a parallel flow of sensory information is directed to parietal areas MIP and LIP during decision formation.","container-title":"The Journal of Neuroscience: The Official Journal of the Society for Neuroscience","DOI":"10.1523/JNEUROSCI.2451-14.2015","ISSN":"1529-2401","issue":"10","journalAbbreviation":"J Neurosci","language":"eng","note":"PMID: 25762677\nPMCID: PMC4355201","page":"4306-4318","source":"PubMed","title":"Representation of accumulating evidence for a decision in two parietal areas","volume":"35","author":[{"family":"Lafuente","given":"Victor","non-dropping-particle":"de"},{"family":"Jazayeri","given":"Mehrdad"},{"family":"Shadlen","given":"Michael N."}],"issued":{"date-parts":[["2015",3,11]]}}},{"id":7050,"uris":["http://zotero.org/groups/4686760/items/NTMB4BUD"],"itemData":{"id":7050,"type":"article-journal","abstract":"When perceptual decisions are coupled to a specific effector, preparatory motor cortical activity may provide a window into the dynamics of the perceptual choice. Specifically, previous studies have observed a buildup of choice-selective activity in motor regions over time reflecting the integrated sensory evidence provided by visual cortex. Here we ask how this choice-selective motor activity is modified by prior expectation during a visual motion discrimination task. Computational models of decision making formalize decisions as the accumulation of evidence from a starting point to a decision bound. Within this framework, expectation could change the starting point, rate of accumulation, or the decision bound. Using magneto-encephalography in human observers, we specifically tested for changes in the starting point in choice-selective oscillatory activity over motor cortex. Inducing prior expectation about motion direction biased subjects' perceptual judgments as well as the choice-selective motor activity in the 8-30 Hz frequency range before stimulus onset; the individual strength of these behavioral and neural biases were correlated across subjects. In the absence of explicit expectation cues, spontaneous biases in choice-selective activity were evident over motor cortex. These also predicted eventual perceptual choice and were, at least in part, induced by the choice on the previous trial. We conclude that both endogenous and explicitly induced perceptual expectations bias the starting point of decision-related activity, before the accumulation of sensory evidence.","container-title":"The Journal of Neuroscience: The Official Journal of the Society for Neuroscience","DOI":"10.1523/JNEUROSCI.1094-12.2013","ISSN":"1529-2401","issue":"4","journalAbbreviation":"J Neurosci","language":"eng","note":"PMID: 23345216\nPMCID: PMC6618755","page":"1400-1410","source":"PubMed","title":"Prestimulus oscillatory activity over motor cortex reflects perceptual expectations","volume":"33","author":[{"family":"Lange","given":"Floris P.","non-dropping-particle":"de"},{"family":"Rahnev","given":"Dobromir A."},{"family":"Donner","given":"Tobias H."},{"family":"Lau","given":"Hakwan"}],"issued":{"date-parts":[["2013",1,23]]}}},{"id":758,"uris":["http://zotero.org/users/5679506/items/XEYSZYPA"],"itemData":{"id":758,"type":"article-journal","abstract":"Simple perceptual decisions are ideally suited for studying the sensorimotor transformations underlying flexible behavior. During perceptual detection, a noisy sensory signal is converted into a behavioral report of the presence or absence of a perceptual experience. Here, we used magnetoencephalography (MEG) to link the dynamics of neural population activity in human motor cortex to perceptual choices in a \"yes/no\" visual motion detection task. We found that (1) motor response-selective MEG activity in the \"gamma\" (64-100 Hz) and \"beta\" (12-36 Hz) frequency ranges predicted subjects' choices several seconds before their overt manual response; (2) this choice-predictive activity built up gradually during stimulus viewing toward both \"yes\" and \"no\" choices; and (3) the choice-predictive activity in motor cortex reflected the temporal integral of gamma-band activity in motion-sensitive area MT during stimulus viewing. Because gamma-band activity in MT reflects visual motion strength, these findings suggest that, during motion detection, motor plans for both \"yes\" and \"no\" choices result from continuously accumulating sensory evidence. We conclude that frequency-specific neural population activity at the cortical output stage of sensorimotor pathways provides a window into the mechanisms underlying perceptual decisions.","container-title":"Current biology: CB","DOI":"10.1016/j.cub.2009.07.066","ISSN":"1879-0445","issue":"18","journalAbbreviation":"Curr. Biol.","language":"eng","note":"PMID: 19747828","page":"1581-1585","source":"PubMed","title":"Buildup of choice-predictive activity in human motor cortex during perceptual decision making","volume":"19","author":[{"family":"Donner","given":"Tobias H."},{"family":"Siegel","given":"Markus"},{"family":"Fries","given":"Pascal"},{"family":"Engel","given":"Andreas K."}],"issued":{"date-parts":[["2009",9,29]]}}},{"id":8730,"uris":["http://zotero.org/users/5679506/items/33SYL6EX"],"itemData":{"id":8730,"type":"article-journal","abstract":"At any given instant, multiple potential targets for saccades are present in the visual world, implying that a \"selection process\" within the brain determines the target of the next eye movement. Some superior colliculus (SC) neurons begin discharging seconds before saccade initiation, suggesting involvement in target selection or, alternatively, in postselectional saccade preparation. SC neurons were recorded in monkeys who selected saccade targets on the basis of motion direction in a visual display. Some neurons carried a direction-selective visual signal, consistent with a role in target selection in this task, whereas other SC neurons appeared to be more involved in postselection specification of saccade parameters.","container-title":"Science (New York, N.Y.)","DOI":"10.1126/science.284.5417.1158","ISSN":"0036-8075","issue":"5417","journalAbbreviation":"Science","language":"eng","note":"PMID: 10325224","page":"1158-1161","source":"PubMed","title":"Separate signals for target selection and movement specification in the superior colliculus","volume":"284","author":[{"family":"Horwitz","given":"G. D."},{"family":"Newsome","given":"W. T."}],"issued":{"date-parts":[["1999",5,14]]}}},{"id":8725,"uris":["http://zotero.org/users/5679506/items/IRDHSPHC"],"itemData":{"id":8725,"type":"article-journal","abstract":"Decisions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N."}],"issued":{"date-parts":[["2008",3,19]]}}},{"id":8722,"uris":["http://zotero.org/users/5679506/items/2EW3XKHB"],"itemData":{"id":8722,"type":"article-journal","abstract":"Successful decision making involves combining observations of the external world with prior knowledge. Recent studies suggest that neural activity in macaque lateral intraparietal area (LIP) provides a useful window into this process. This study examines how rapidly changing prior knowledge about an upcoming sensory stimulus influences the computations that convert sensory signals into plans for action. Two monkeys performed a cued direction discrimination task, in which an arrow cue presented at the start of each trial communicated the prior probability of the direction of stimulus motion. We hypothesized that the cue would either shift the initial level of LIP activity before sensory evidence arrived, or it would scale sensory responses according to the prior probability of each stimulus, manifesting as a change in slope of LIP firing rates. Neural recordings demonstrated a clear shift in the activity level of LIP neurons following the arrow cue, which persisted into the presentation of the motion stimulus. No significant change in slope of responses was observed, suggesting that sensory gain was not strongly modulated. To confirm the latter observation, middle temporal area (MT) neurons were recorded during a version of the cued direction discrimination task, and we found no change in MT responses resulting from the presentation of the directional cue. These results suggest that information about an immediately upcoming stimulus does not scale the sensory response, but rather changes the amount of evidence that must be accumulated to reach a decision in areas that are involved in planning action.","container-title":"The Journal of Neuroscience: The Official Journal of the Society for Neuroscience","DOI":"10.1523/JNEUROSCI.5948-11.2012","ISSN":"1529-2401","issue":"29","journalAbbreviation":"J Neurosci","language":"eng","note":"PMID: 22815520\nPMCID: PMC3410938","page":"10063-10074","source":"PubMed","title":"Neural correlates of prior expectations of motion in the lateral intraparietal and middle temporal areas","volume":"32","author":[{"family":"Rao","given":"Vinod"},{"family":"DeAngelis","given":"Gregory C."},{"family":"Snyder","given":"Lawrence H."}],"issued":{"date-parts":[["2012",7,18]]}}},{"id":8488,"uris":["http://zotero.org/users/5679506/items/CDYN7F8M"],"itemData":{"id":8488,"type":"article-journal","abstract":"Decision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output.","container-title":"NeuroImage","DOI":"10.1016/j.neuroimage.2022.119667","ISSN":"1095-9572","journalAbbreviation":"Neuroimage","language":"eng","note":"PMID: 36202156","page":"119667","source":"PubMed","title":"Motor cortical signals reflecting decision making and action preparation","volume":"263","author":[{"family":"Rogge","given":"Julia"},{"family":"Jocham","given":"Gerhard"},{"family":"Ullsperger","given":"Markus"}],"issued":{"date-parts":[["2022",11]]}}},{"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N."}],"issued":{"date-parts":[["2002",11,1]]}}},{"id":8499,"uris":["http://zotero.org/users/5679506/items/S6KK27QV"],"itemData":{"id":8499,"type":"article-journal","abstract":"We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movement.","container-title":"Journal of Neurophysiology","DOI":"10.1152/jn.2001.86.4.1916","ISSN":"0022-3077","issue":"4","journalAbbreviation":"J Neurophysiol","language":"eng","note":"PMID: 11600651","page":"1916-1936","source":"PubMed","title":"Neural basis of a perceptual decision in the parietal cortex (area LIP) of the rhesus monkey","volume":"86","author":[{"family":"Shadlen","given":"M. N."},{"family":"Newsome","given":"W. T."}],"issued":{"date-parts":[["2001",10]]}}},{"id":6987,"uris":["http://zotero.org/groups/4686760/items/JRPP36GV"],"itemData":{"id":6987,"type":"article-journal","abstract":"Electrophysiological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w:instrText>
      </w:r>
      <w:r w:rsidR="008E5DFB" w:rsidRPr="008E5DFB">
        <w:rPr>
          <w:lang w:val="fr-FR"/>
        </w:rPr>
        <w:instrText xml:space="preserve">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C4073A">
        <w:fldChar w:fldCharType="separate"/>
      </w:r>
      <w:r w:rsidR="008E5DFB" w:rsidRPr="008E5DFB">
        <w:rPr>
          <w:lang w:val="fr-FR"/>
        </w:rPr>
        <w:t>(de Lafuente et al., 2015; de Lange et al., 2013; Donner et al., 2009; Horwitz &amp; Newsome, 1999; Kiani et al., 2008; Rao et al., 2012; Rogge et al., 2022; Roitman &amp; Shadlen, 2002; Shadlen &amp; Newsome, 2001; Twomey et al., 2016)</w:t>
      </w:r>
      <w:r w:rsidR="00C4073A">
        <w:fldChar w:fldCharType="end"/>
      </w:r>
      <w:r w:rsidR="009211E3" w:rsidRPr="00B7744D">
        <w:rPr>
          <w:lang w:val="fr-FR"/>
        </w:rPr>
        <w:t xml:space="preserve">. </w:t>
      </w:r>
      <w:r w:rsidR="00C4073A" w:rsidRPr="00FA65C5">
        <w:t>These</w:t>
      </w:r>
      <w:r w:rsidR="00C4073A">
        <w:t xml:space="preserve"> findings suggest that a representation of the </w:t>
      </w:r>
      <w:r w:rsidR="00365922">
        <w:t xml:space="preserve">selected </w:t>
      </w:r>
      <w:r w:rsidR="00C4073A">
        <w:t xml:space="preserve">response is maintained at the motor preparation level, in the form of </w:t>
      </w:r>
      <w:r w:rsidR="003469F6">
        <w:t>sustained</w:t>
      </w:r>
      <w:r w:rsidR="00C4073A">
        <w:t xml:space="preserve"> activity that corresponds to the level of cumulative evidence. More generally, they suggest that evidence accumulation and </w:t>
      </w:r>
      <w:r w:rsidR="005607E4">
        <w:t xml:space="preserve">working </w:t>
      </w:r>
      <w:r w:rsidR="00C4073A">
        <w:t xml:space="preserve">memory can be underpinned by similar cortical mechanisms </w:t>
      </w:r>
      <w:r w:rsidR="00C4073A">
        <w:fldChar w:fldCharType="begin"/>
      </w:r>
      <w:r w:rsidR="007B736C">
        <w:instrText xml:space="preserve"> ADDIN ZOTERO_ITEM CSL_CITATION {"citationID":"oZHTmSnC","properties":{"formattedCitation":"(Harvey et al., 2012; Wang, 2008; Wong &amp; Wang, 2006)","plainCitation":"(Harvey et al., 2012; Wang, 2008; Wong &amp; Wang, 2006)","noteIndex":0},"citationItems":[{"id":11777,"uris":["http://zotero.org/users/5679506/items/NJNGIP86"],"itemData":{"id":11777,"type":"article-journal","abstract":"The posterior parietal cortex (PPC) has an important role in many cognitive behaviours; however, the neural circuit dynamics underlying PPC function are not well understood. Here we optically imaged the spatial and temporal activity patterns of neuronal populations in mice performing a PPC-dependent task that combined a perceptual decision and memory-guided navigation in a virtual environment. Individual neurons had transient activation staggered relative to one another in time, forming a sequence of neuronal activation spanning the entire length of a task trial. Distinct sequences of neurons were triggered on trials with opposite behavioural choices and defined divergent, choice-specific trajectories through a state space of neuronal population activity. Cells participating in the different sequences and at distinct time points in the task were anatomically intermixed over microcircuit length scales (&lt;100 micrometres). During working memory decision tasks, the PPC may therefore perform computations through sequence-based circuit dynamics, rather than long-lived stable states, implemented using anatomically intermingled microcircuits.","container-title":"Nature","DOI":"10.1038/nature10918","ISSN":"1476-4687","issue":"7392","journalAbbreviation":"Nature","language":"eng","note":"PMID: 22419153\nPMCID: PMC3321074","page":"62-68","source":"PubMed","title":"Choice-specific sequences in parietal cortex during a virtual-navigation decision task","volume":"484","author":[{"family":"Harvey","given":"Christopher D."},{"family":"Coen","given":"Philip"},{"family":"Tank","given":"David W."}],"issued":{"date-parts":[["2012",3,14]]}}},{"id":8496,"uris":["http://zotero.org/users/5679506/items/KFHH3AKL"],"itemData":{"id":8496,"type":"article-journal","abstract":"Decision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group.","container-title":"Neuron","DOI":"10.1016/j.neuron.2008.09.034","ISSN":"1097-4199","issue":"2","journalAbbreviation":"Neuron","language":"eng","note":"PMID: 18957215\nPMCID: PMC2710297","page":"215-234","source":"PubMed","title":"Decision making in recurrent neuronal circuits","volume":"60","author":[{"family":"Wang","given":"Xiao-Jing"}],"issued":{"date-parts":[["2008",10,23]]}}},{"id":11780,"uris":["http://zotero.org/users/5679506/items/VMCNE6M5"],"itemData":{"id":11780,"type":"article-journal","abstract":"Recent physiological studies using behaving monkeys revealed that, in a two-alternative forced-choice visual motion discrimination task, reaction time was correlated with ramping of spike activity of lateral intraparietal cortical neurons. The ramping activity appears to reflect temporal accumulation, on a timescale of hundreds of milliseconds, of sensory evidence before a decision is reached. To elucidate the cellular and circuit basis of such integration times, we developed and investigated a simplified two-variable version of a biophysically realistic cortical network model of decision making. In this model, slow time integration can be achieved robustly if excitatory reverberation is primarily mediated by NMDA receptors; our model with only fast AMPA receptors at recurrent synapses produces decision times that are not comparable with experimental observations. Moreover, we found two distinct modes of network behavior, in which decision computation by winner-take-all competition is instantiated with or without attractor states for working memory. Decision process is closely linked to the local dynamics, in the \"decision space\" of the system, in the vicinity of an unstable saddle steady state that separates the basins of attraction for the two alternative choices. This picture provides a rigorous and quantitative explanation for the dependence of performance and response time on the degree of task difficulty, and the reason for which reaction times are longer in error trials than in correct trials as observed in the monkey experiment. Our reduced two-variable neural model offers a simple yet biophysically plausible framework for studying perceptual decision making in general.","container-title":"The Journal of Neuroscience: The Official Journal of the Society for Neuroscience","DOI":"10.1523/JNEUROSCI.3733-05.2006","ISSN":"1529-2401","issue":"4","journalAbbreviation":"J Neurosci","language":"eng","note":"PMID: 16436619\nPMCID: PMC6674568","page":"1314-1328","source":"PubMed","title":"A recurrent network mechanism of time integration in perceptual decisions","volume":"26","author":[{"family":"Wong","given":"Kong-Fatt"},{"family":"Wang","given":"Xiao-Jing"}],"issued":{"date-parts":[["2006",1,25]]}}}],"schema":"https://github.com/citation-style-language/schema/raw/master/csl-citation.json"} </w:instrText>
      </w:r>
      <w:r w:rsidR="00C4073A">
        <w:fldChar w:fldCharType="separate"/>
      </w:r>
      <w:r w:rsidR="007B736C" w:rsidRPr="007B736C">
        <w:t>(Harvey et al., 2012; Wang, 2008; Wong &amp; Wang, 2006)</w:t>
      </w:r>
      <w:r w:rsidR="00C4073A">
        <w:fldChar w:fldCharType="end"/>
      </w:r>
      <w:r w:rsidR="00C4073A">
        <w:t>.</w:t>
      </w:r>
    </w:p>
    <w:p w14:paraId="1C257721" w14:textId="587E2848" w:rsidR="001F7FF5" w:rsidRDefault="00365922" w:rsidP="004A0ACD">
      <w:r>
        <w:tab/>
        <w:t xml:space="preserve">An important question concerns </w:t>
      </w:r>
      <w:r w:rsidR="003469F6">
        <w:t xml:space="preserve">the mechanism that governs the transition between </w:t>
      </w:r>
      <w:r w:rsidR="003469F6" w:rsidRPr="00C851E8">
        <w:t xml:space="preserve">evidence accumulation and </w:t>
      </w:r>
      <w:r w:rsidR="00AE0258" w:rsidRPr="00C851E8">
        <w:t>sustained activity. One possibility</w:t>
      </w:r>
      <w:r w:rsidR="00AE0258">
        <w:t xml:space="preserve"> is that subjects accumulate </w:t>
      </w:r>
      <w:r w:rsidR="00C74065">
        <w:t xml:space="preserve">the full stream of </w:t>
      </w:r>
      <w:r w:rsidR="00C74065" w:rsidRPr="00504C3D">
        <w:t>evidence</w:t>
      </w:r>
      <w:r w:rsidR="00AE0258" w:rsidRPr="00504C3D">
        <w:t xml:space="preserve">. </w:t>
      </w:r>
      <w:r w:rsidR="00766A12" w:rsidRPr="00504C3D">
        <w:t xml:space="preserve">Fits of sequential sampling models implementing this assumption fail to capture human data </w:t>
      </w:r>
      <w:r w:rsidR="00766A12" w:rsidRPr="00504C3D">
        <w:fldChar w:fldCharType="begin"/>
      </w:r>
      <w:r w:rsidR="00766A12" w:rsidRPr="00504C3D">
        <w:instrText xml:space="preserve"> ADDIN ZOTERO_ITEM CSL_CITATION {"citationID":"PjKKppyw","properties":{"formattedCitation":"(Ratcliff, 2006)","plainCitation":"(Ratcliff,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data","volume":"53","author":[{"family":"Ratcliff","given":"Roger"}],"issued":{"date-parts":[["2006",11]]}}}],"schema":"https://github.com/citation-style-language/schema/raw/master/csl-citation.json"} </w:instrText>
      </w:r>
      <w:r w:rsidR="00766A12" w:rsidRPr="00504C3D">
        <w:fldChar w:fldCharType="separate"/>
      </w:r>
      <w:r w:rsidR="00766A12" w:rsidRPr="00504C3D">
        <w:t>(Ratcliff, 2006)</w:t>
      </w:r>
      <w:r w:rsidR="00766A12" w:rsidRPr="00504C3D">
        <w:fldChar w:fldCharType="end"/>
      </w:r>
      <w:r w:rsidR="00766A12" w:rsidRPr="00504C3D">
        <w:t xml:space="preserve">. </w:t>
      </w:r>
      <w:r w:rsidR="001F7FF5" w:rsidRPr="00504C3D">
        <w:t xml:space="preserve">Subjects appear to stop accumulating evidence when the decision process reaches some threshold level, </w:t>
      </w:r>
      <w:proofErr w:type="gramStart"/>
      <w:r w:rsidR="001F7FF5" w:rsidRPr="00504C3D">
        <w:t>similar to</w:t>
      </w:r>
      <w:proofErr w:type="gramEnd"/>
      <w:r w:rsidR="001F7FF5" w:rsidRPr="00504C3D">
        <w:t xml:space="preserve"> FR tasks. The data is then explained by a mixture of decision processes –</w:t>
      </w:r>
      <w:r w:rsidR="001847C1" w:rsidRPr="00504C3D">
        <w:t xml:space="preserve"> </w:t>
      </w:r>
      <w:r w:rsidR="001F7FF5" w:rsidRPr="00504C3D">
        <w:t xml:space="preserve">those that have reached the threshold and those that </w:t>
      </w:r>
      <w:r w:rsidR="001F7FF5" w:rsidRPr="00DC456F">
        <w:t xml:space="preserve">have not. Whether decision processes that have not </w:t>
      </w:r>
      <w:r w:rsidR="00200EBB" w:rsidRPr="00DC456F">
        <w:t>reached the threshold</w:t>
      </w:r>
      <w:r w:rsidR="001F7FF5" w:rsidRPr="00DC456F">
        <w:t xml:space="preserve"> lead to guesses </w:t>
      </w:r>
      <w:r w:rsidR="001F7FF5" w:rsidRPr="00DC456F">
        <w:lastRenderedPageBreak/>
        <w:t xml:space="preserve">or choices based on partial </w:t>
      </w:r>
      <w:r w:rsidR="00B1077E" w:rsidRPr="00DC456F">
        <w:t>cumulative evidence</w:t>
      </w:r>
      <w:r w:rsidR="00386A78" w:rsidRPr="00DC456F">
        <w:t xml:space="preserve"> remains a</w:t>
      </w:r>
      <w:r w:rsidR="001F7FF5" w:rsidRPr="00DC456F">
        <w:t>n open que</w:t>
      </w:r>
      <w:r w:rsidR="00BC31CB" w:rsidRPr="00DC456F">
        <w:t>stion, as model fits implementing</w:t>
      </w:r>
      <w:r w:rsidR="001F7FF5" w:rsidRPr="00DC456F">
        <w:t xml:space="preserve"> these variants could not be discriminated</w:t>
      </w:r>
      <w:r w:rsidR="00DC456F">
        <w:t xml:space="preserve"> </w:t>
      </w:r>
      <w:r w:rsidR="00DC456F">
        <w:fldChar w:fldCharType="begin"/>
      </w:r>
      <w:r w:rsidR="000A4B12">
        <w:instrText xml:space="preserve"> ADDIN ZOTERO_ITEM CSL_CITATION {"citationID":"ET6gR29M","properties":{"formattedCitation":"(see also Meyer et al., 1985, 1988)","plainCitation":"(see also Meyer et al., 1985, 1988)","noteIndex":0},"citationItems":[{"id":11879,"uris":["http://zotero.org/users/5679506/items/UU2A5FMH"],"itemData":{"id":11879,"type":"article-journal","container-title":"Cognitive Psychology","DOI":"10.1016/0010-0285(85)90016-7","ISSN":"0010-0285","issue":"4","journalAbbreviation":"Cogn Psychol","language":"eng","note":"PMID: 4064623","page":"445-518","source":"PubMed","title":"Temporal properties of human information processing: tests of discrete versus continuous models","title-short":"Temporal properties of human information processing","volume":"17","author":[{"family":"Meyer","given":"D. E."},{"family":"Yantis","given":"S."},{"family":"Osman","given":"A. M."},{"family":"Smith","given":"J. E."}],"issued":{"date-parts":[["1985",10]]}},"label":"page","prefix":"see also "},{"id":8929,"uris":["http://zotero.org/groups/5164497/items/3YASNUDG"],"itemData":{"id":8929,"type":"article-journal","abstract":"The interpretation of reaction time (RT) data requires strong assumptions about how Ss trade accuracy for speed of performance and about whether there is a discrete or continuous transmission of information from one component process to the next. Conventional RT and speed–accuracy trade-off procedures are not, by themselves, sufficiently powerful to test these assumptions. However, the deficiency can be remedied in part through a new speed–accuracy decomposition technique. The technique uses a hybrid mixture of (a) conventional RT trials in which Ss must process a given test stimulus with high accuracy and (b) peremptory response-signal trials in which Ss must make prompted guesses before stimulus processing has been finished. Data from this 'titrated RT procedure' are then analyzed in terms of a parallel sophistication-guessing model, under which normal mental processes and guessing processes are assumed to race against each other in producing overt responses. With the model, the amount of partial information that Ss have accumulated about a test stimulus can be estimated at each intermediate moment during a reaction time trial. An application of speed–accuracy decomposition to 5 studies of word recognition illustrates the potential power of the technique. (PsycINFO Database Record (c) 2016 APA, all rights reserved)","archive_location":"1988-28535-001","container-title":"Psychological Review","DOI":"10.1037/0033-295X.95.2.183","ISSN":"0033-295X","issue":"2","journalAbbreviation":"Psychological Review","note":"publisher: American Psychological Association","page":"183-237","source":"EBSCOhost","title":"The dynamics of cognition and action: Mental processes inferred from speed-accuracy decomposition","title-short":"The dynamics of cognition and action","volume":"95","author":[{"family":"Meyer","given":"David E."},{"family":"Irwin","given":"David E."},{"family":"Osman","given":"Allen M."},{"family":"Kounois","given":"John"}],"issued":{"date-parts":[["1988",4]]}}}],"schema":"https://github.com/citation-style-language/schema/raw/master/csl-citation.json"} </w:instrText>
      </w:r>
      <w:r w:rsidR="00DC456F">
        <w:fldChar w:fldCharType="separate"/>
      </w:r>
      <w:r w:rsidR="000A4B12" w:rsidRPr="000A4B12">
        <w:t>(see also Meyer et al., 1985, 1988)</w:t>
      </w:r>
      <w:r w:rsidR="00DC456F">
        <w:fldChar w:fldCharType="end"/>
      </w:r>
      <w:r w:rsidR="001F7FF5" w:rsidRPr="00DC456F">
        <w:t>.</w:t>
      </w:r>
      <w:r w:rsidR="00226084" w:rsidRPr="00DC456F">
        <w:t xml:space="preserve"> </w:t>
      </w:r>
      <w:r w:rsidR="00D24600" w:rsidRPr="00DC456F">
        <w:t>In</w:t>
      </w:r>
      <w:r w:rsidR="00D24600" w:rsidRPr="00504C3D">
        <w:t xml:space="preserve"> addition, a perfec</w:t>
      </w:r>
      <w:r w:rsidR="00C77B28" w:rsidRPr="00504C3D">
        <w:t>t accumulation model</w:t>
      </w:r>
      <w:r w:rsidR="005F7CF1" w:rsidRPr="00504C3D">
        <w:t xml:space="preserve"> (without any leak in the accumulators' memory)</w:t>
      </w:r>
      <w:r w:rsidR="000A7458" w:rsidRPr="00504C3D">
        <w:t xml:space="preserve"> </w:t>
      </w:r>
      <w:r w:rsidR="00C77B28" w:rsidRPr="00504C3D">
        <w:t xml:space="preserve">implementing these mixtures </w:t>
      </w:r>
      <w:r w:rsidR="00C77B28">
        <w:t xml:space="preserve">provided a better performance than a leaky accumulation variant, </w:t>
      </w:r>
      <w:r w:rsidR="00263D79">
        <w:t xml:space="preserve">though differences in model selection statistics were small. </w:t>
      </w:r>
      <w:r w:rsidR="00BA1BF0">
        <w:t>Monkeys also</w:t>
      </w:r>
      <w:r w:rsidR="001F7FF5">
        <w:t xml:space="preserve"> appear </w:t>
      </w:r>
      <w:r w:rsidR="00263D79">
        <w:t xml:space="preserve">to use some bounded perfect accumulation, </w:t>
      </w:r>
      <w:r w:rsidR="001F7FF5">
        <w:t xml:space="preserve">as late </w:t>
      </w:r>
      <w:r w:rsidR="00263D79">
        <w:t xml:space="preserve">samples of </w:t>
      </w:r>
      <w:r w:rsidR="001F7FF5">
        <w:t>stimulus information</w:t>
      </w:r>
      <w:r w:rsidR="005B085B">
        <w:t xml:space="preserve"> appear</w:t>
      </w:r>
      <w:r w:rsidR="001F7FF5">
        <w:t xml:space="preserve"> to have no impact on performance</w:t>
      </w:r>
      <w:r w:rsidR="00263D79">
        <w:t>, contrary to early samples</w:t>
      </w:r>
      <w:r w:rsidR="00406BA0">
        <w:t xml:space="preserve"> </w:t>
      </w:r>
      <w:r w:rsidR="00406BA0">
        <w:fldChar w:fldCharType="begin"/>
      </w:r>
      <w:r w:rsidR="00406BA0">
        <w:instrText xml:space="preserve"> ADDIN ZOTERO_ITEM CSL_CITATION {"citationID":"MNLcAJZE","properties":{"formattedCitation":"(Kiani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406BA0">
        <w:fldChar w:fldCharType="separate"/>
      </w:r>
      <w:r w:rsidR="00406BA0" w:rsidRPr="00406BA0">
        <w:t>(Kiani et al., 2008)</w:t>
      </w:r>
      <w:r w:rsidR="00406BA0">
        <w:fldChar w:fldCharType="end"/>
      </w:r>
      <w:r w:rsidR="001F7FF5">
        <w:t>.</w:t>
      </w:r>
      <w:r w:rsidR="00406BA0">
        <w:t xml:space="preserve"> </w:t>
      </w:r>
      <w:proofErr w:type="spellStart"/>
      <w:r w:rsidR="00406BA0">
        <w:t>Kiani</w:t>
      </w:r>
      <w:proofErr w:type="spellEnd"/>
      <w:r w:rsidR="00406BA0">
        <w:t xml:space="preserve"> and colleagues further </w:t>
      </w:r>
      <w:r w:rsidR="00263D79">
        <w:t xml:space="preserve">provided evidence against an alternative hypothesis according to which subjects stop accumulating information </w:t>
      </w:r>
      <w:r w:rsidR="00BE5558">
        <w:t xml:space="preserve">after </w:t>
      </w:r>
      <w:r w:rsidR="003915A6">
        <w:t xml:space="preserve">some internal temporal </w:t>
      </w:r>
      <w:proofErr w:type="gramStart"/>
      <w:r w:rsidR="003915A6">
        <w:t>deadline</w:t>
      </w:r>
      <w:proofErr w:type="gramEnd"/>
      <w:r w:rsidR="009A7B39">
        <w:t xml:space="preserve"> set at a specific time, regardless of conditions</w:t>
      </w:r>
      <w:r w:rsidR="003915A6">
        <w:t>.</w:t>
      </w:r>
      <w:r w:rsidR="00263D79">
        <w:t xml:space="preserve"> </w:t>
      </w:r>
    </w:p>
    <w:p w14:paraId="6457F824" w14:textId="72538B5B" w:rsidR="00B8573A" w:rsidRDefault="00B8573A" w:rsidP="004A0ACD">
      <w:r>
        <w:tab/>
      </w:r>
      <w:r w:rsidR="00834108">
        <w:t>An app</w:t>
      </w:r>
      <w:r w:rsidR="00E75A00">
        <w:t>arent challenge for the bounded</w:t>
      </w:r>
      <w:r w:rsidR="00B53358">
        <w:t xml:space="preserve"> </w:t>
      </w:r>
      <w:r w:rsidR="00834108">
        <w:t>accumulation</w:t>
      </w:r>
      <w:r w:rsidR="00846A9F">
        <w:t xml:space="preserve"> hypothesis concerns</w:t>
      </w:r>
      <w:r w:rsidR="00834108">
        <w:t xml:space="preserve"> </w:t>
      </w:r>
      <w:r w:rsidR="00846A9F">
        <w:t xml:space="preserve">the modulation of sustained effector-specific motor preparation activities by the quality of evidence. Specifically, the </w:t>
      </w:r>
      <w:r w:rsidR="00150905">
        <w:t xml:space="preserve">average </w:t>
      </w:r>
      <w:r w:rsidR="00846A9F">
        <w:t xml:space="preserve">level of sustained activity during the delay period before the RS </w:t>
      </w:r>
      <w:r w:rsidR="00846A9F" w:rsidRPr="00C220AB">
        <w:t>decrease</w:t>
      </w:r>
      <w:r w:rsidR="0012633F">
        <w:t>s</w:t>
      </w:r>
      <w:r w:rsidR="00846A9F" w:rsidRPr="00C220AB">
        <w:t xml:space="preserve"> as the quality of evidence decreases </w:t>
      </w:r>
      <w:r w:rsidR="00846A9F" w:rsidRPr="00C220AB">
        <w:fldChar w:fldCharType="begin"/>
      </w:r>
      <w:r w:rsidR="007B020E">
        <w:instrText xml:space="preserve"> ADDIN ZOTERO_ITEM CSL_CITATION {"citationID":"BGHBoi4T","properties":{"formattedCitation":"(de Lafuente et al., 2015; Kiani et al., 2008; Rao et al., 2012; Roitman &amp; Shadlen, 2002; Shadlen &amp; Newsome, 2001)","plainCitation":"(de Lafuente et al., 2015; Kiani et al., 2008; Rao et al., 2012; Roitman &amp; Shadlen, 2002; Shadlen &amp; Newsome, 2001)","noteIndex":0},"citationItems":[{"id":8741,"uris":["http://zotero.org/users/5679506/items/R25Q6M75"],"itemData":{"id":8741,"type":"article-journal","abstract":"Decisions are often made by accumulating evidence for and against the alternatives. The momentary evidence represented by sensory neurons is accumulated by downstream structures to form a decision variable, linking the evolving decision to the formation of a motor plan. When decisions are communicated by eye movements, neurons in the lateral intraparietal area (LIP) represent the accumulation of evidence bearing on the potential targets for saccades. We now show that reach-related neurons from the medial intraparietal area (MIP) exhibit a gradual modulation of their firing rates consistent with the representation of an evolving decision variable. When decisions were communicated by saccades instead of reaches, decision-related activity was attenuated in MIP, whereas LIP neurons were active while monkeys communicated decisions by saccades or reaches. Thus, for decisions communicated by a hand movement, a parallel flow of sensory information is directed to parietal areas MIP and LIP during decision formation.","container-title":"The Journal of Neuroscience: The Official Journal of the Society for Neuroscience","DOI":"10.1523/JNEUROSCI.2451-14.2015","ISSN":"1529-2401","issue":"10","journalAbbreviation":"J Neurosci","language":"eng","note":"PMID: 25762677\nPMCID: PMC4355201","page":"4306-4318","source":"PubMed","title":"Representation of accumulating evidence for a decision in two parietal areas","volume":"35","author":[{"family":"Lafuente","given":"Victor","non-dropping-particle":"de"},{"family":"Jazayeri","given":"Mehrdad"},{"family":"Shadlen","given":"Michael N."}],"issued":{"date-parts":[["2015",3,11]]}}},{"id":8725,"uris":["http://zotero.org/users/5679506/items/IRDHSPHC"],"itemData":{"id":8725,"type":"article-journal","abstract":"Decisions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N."}],"issued":{"date-parts":[["2008",3,19]]}}},{"id":8722,"uris":["http://zotero.org/users/5679506/items/2EW3XKHB"],"itemData":{"id":8722,"type":"article-journal","abstract":"Successful decision making involves combining observations of the external world with prior knowledge. Recent studies suggest that neural activity in macaque lateral intraparietal area (LIP) provides a useful window into this process. This study examines how rapidly changing prior knowledge about an upcoming sensory stimulus influences the computations that convert sensory signals into plans for action. Two monkeys performed a cued direction discrimination task, in which an arrow cue presented at the start of each trial communicated the prior probability of the direction of stimulus motion. We hypothesized that the cue would either shift the initial level of LIP activity before sensory evidence arrived, or it would scale sensory responses according to the prior probability of each stimulus, manifesting as a change in slope of LIP firing rates. Neural recordings demonstrated a clear shift in the activity level of LIP neurons following the arrow cue, which persisted into the presentation of the motion stimulus. No significant change in slope of responses was observed, suggesting that sensory gain was not strongly modulated. To confirm the latter observation, middle temporal area (MT) neurons were recorded during a version of the cued direction discrimination task, and we found no change in MT responses resulting from the presentation of the directional cue. These results suggest that information about an immediately upcoming stimulus does not scale the sensory response, but rather changes the amount of evidence that must be accumulated to reach a decision in areas that are involved in planning action.","container-title":"The Journal of Neuroscience: The Official Journal of the Society for Neuroscience","DOI":"10.1523/JNEUROSCI.5948-11.2012","ISSN":"1529-2401","issue":"29","journalAbbreviation":"J Neurosci","language":"eng","note":"PMID: 22815520\nPMCID: PMC3410938","page":"10063-10074","source":"PubMed","title":"Neural correlates of prior expectations of motion in the lateral intraparietal and middle temporal areas","volume":"32","author":[{"family":"Rao","given":"Vinod"},{"family":"DeAngelis","given":"Gregory C."},{"family":"Snyder","given":"Lawrence H."}],"issued":{"date-parts":[["2012",7,18]]}}},{"id":749,"uris":["http://zotero.org/users/5679506/items/BHUWBL3L"],"itemData":{"id":749,"type":"article-journal","abstract":"Decisions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N."}],"issued":{"date-parts":[["2002",11,1]]}}},{"id":8499,"uris":["http://zotero.org/users/5679506/items/S6KK27QV"],"itemData":{"id":8499,"type":"article-journal","abstract":"We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movement.","container-title":"Journal of Neurophysiology","DOI":"10.1152/jn.2001.86.4.1916","ISSN":"0022-3077","issue":"4","journalAbbreviation":"J Neurophysiol","language":"eng","note":"PMID: 11600651","page":"1916-1936","source":"PubMed","title":"Neural basis of a perceptual decision in the parietal cortex (area LIP) of the rhesus monkey","volume":"86","author":[{"family":"Shadlen","given":"M. N."},{"family":"Newsome","given":"W. T."}],"issued":{"date-parts":[["2001",10]]}}}],"schema":"https://github.com/citation-style-language/schema/raw/master/csl-citation.json"} </w:instrText>
      </w:r>
      <w:r w:rsidR="00846A9F" w:rsidRPr="00C220AB">
        <w:fldChar w:fldCharType="separate"/>
      </w:r>
      <w:r w:rsidR="007B020E" w:rsidRPr="0012633F">
        <w:t>(de Lafuente et al., 2015; Kiani et al., 2008; Rao et al., 2012; Roitman &amp; Shadlen, 2002; Shadlen &amp; Newsome, 2001)</w:t>
      </w:r>
      <w:r w:rsidR="00846A9F" w:rsidRPr="00C220AB">
        <w:fldChar w:fldCharType="end"/>
      </w:r>
      <w:r w:rsidR="00C220AB" w:rsidRPr="0012633F">
        <w:t xml:space="preserve">. </w:t>
      </w:r>
      <w:r w:rsidR="001031B6" w:rsidRPr="00C851E8">
        <w:rPr>
          <w:color w:val="000000" w:themeColor="text1"/>
        </w:rPr>
        <w:t xml:space="preserve">It has been proposed that the modulation of sustained activity by the quality of evidence might result from </w:t>
      </w:r>
      <w:r w:rsidR="005E309A">
        <w:t xml:space="preserve">a short post-threshold evidence accumulation period caused by a delay introduced by the (unknown) neural mechanism that compares activity to the threshold </w:t>
      </w:r>
      <w:r w:rsidR="005E309A">
        <w:fldChar w:fldCharType="begin"/>
      </w:r>
      <w:r w:rsidR="005E309A">
        <w:instrText xml:space="preserve"> ADDIN ZOTERO_ITEM CSL_CITATION {"citationID":"FXkZxpVu","properties":{"formattedCitation":"(Mazurek et al., 2003)","plainCitation":"(Mazurek et al., 2003)","noteIndex":0},"citationItems":[{"id":8737,"uris":["http://zotero.org/users/5679506/items/Y5CJU576"],"itemData":{"id":8737,"type":"article-journal","abstract":"Decisions based on uncertain information may benefit from an accumulation of information over time. We asked whether such an accumulation process may underlie decisions about the direction of motion in a random dot kinetogram. To address this question we developed a computational model of the decision process using ensembles of neurons whose spiking activity mimics neurons recorded in the extrastriate visual cortex (area MT or V5) and a sensorimotor association area of the parietal lobe (area LIP). The model instantiates the hypothesis that neurons in sensorimotor association areas compute the time integral of sensory signals from the visual cortex, construed as evidence for or against a proposition, and that the decision is made when the integrated evidence reaches a threshold. The model explains a variety of behavioral and physiological measurements obtained from monkeys.","container-title":"Cerebral Cortex (New York, N.Y.: 1991)","DOI":"10.1093/cercor/bhg097","ISSN":"1047-3211","issue":"11","journalAbbreviation":"Cereb Cortex","language":"eng","note":"PMID: 14576217","page":"1257-1269","source":"PubMed","title":"A role for neural integrators in perceptual decision making","volume":"13","author":[{"family":"Mazurek","given":"Mark E."},{"family":"Roitman","given":"Jamie D."},{"family":"Ditterich","given":"Jochen"},{"family":"Shadlen","given":"Michael N."}],"issued":{"date-parts":[["2003",11]]}}}],"schema":"https://github.com/citation-style-language/schema/raw/master/csl-citation.json"} </w:instrText>
      </w:r>
      <w:r w:rsidR="005E309A">
        <w:fldChar w:fldCharType="separate"/>
      </w:r>
      <w:r w:rsidR="005E309A" w:rsidRPr="00B1077E">
        <w:t>(Mazurek et al., 2003)</w:t>
      </w:r>
      <w:r w:rsidR="005E309A">
        <w:fldChar w:fldCharType="end"/>
      </w:r>
      <w:r w:rsidR="005E309A">
        <w:t>.</w:t>
      </w:r>
      <w:r w:rsidR="00C851E8">
        <w:t xml:space="preserve"> </w:t>
      </w:r>
      <w:r w:rsidR="001F4879">
        <w:t xml:space="preserve">Alternatively, </w:t>
      </w:r>
      <w:r w:rsidR="00635BBD">
        <w:t xml:space="preserve">it </w:t>
      </w:r>
      <w:r w:rsidR="001F4879">
        <w:t>might</w:t>
      </w:r>
      <w:r w:rsidR="00B1077E">
        <w:t xml:space="preserve"> result from</w:t>
      </w:r>
      <w:r w:rsidR="00755E80">
        <w:t xml:space="preserve"> a mixture of terminated and nonterminated decision processes </w:t>
      </w:r>
      <w:r w:rsidR="00755E80">
        <w:fldChar w:fldCharType="begin"/>
      </w:r>
      <w:r w:rsidR="00755E80">
        <w:instrText xml:space="preserve"> ADDIN ZOTERO_ITEM CSL_CITATION {"citationID":"sPDjzyQA","properties":{"formattedCitation":"(the probability of occurrence of nonterminated processes increases as the quality of evidence decreases; Ratcliff, 2006)","plainCitation":"(the probability of occurrence of nonterminated processes increases as the quality of evidence decreases; 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data","volume":"53","author":[{"family":"Ratcliff","given":"Roger"}],"issued":{"date-parts":[["2006",11]]}},"label":"page","prefix":"the probability of occurrence of nonterminated processes increases as the quality of evidence decreases; "}],"schema":"https://github.com/citation-style-language/schema/raw/master/csl-citation.json"} </w:instrText>
      </w:r>
      <w:r w:rsidR="00755E80">
        <w:fldChar w:fldCharType="separate"/>
      </w:r>
      <w:r w:rsidR="00755E80" w:rsidRPr="00755E80">
        <w:t>(the probability of occurrence of nonterminated processes increases as the quality of evidence decreases; Ratcliff, 2006)</w:t>
      </w:r>
      <w:r w:rsidR="00755E80">
        <w:fldChar w:fldCharType="end"/>
      </w:r>
      <w:r w:rsidR="00755E80">
        <w:t>, or</w:t>
      </w:r>
      <w:r w:rsidR="00B1077E">
        <w:t xml:space="preserve"> </w:t>
      </w:r>
      <w:r w:rsidR="00C851E8">
        <w:t xml:space="preserve">from </w:t>
      </w:r>
      <w:r w:rsidR="00B1077E">
        <w:t>a threshold that decreases as processing time increases</w:t>
      </w:r>
      <w:r w:rsidR="00BB7A16">
        <w:t xml:space="preserve"> due to the attentional cost of ac</w:t>
      </w:r>
      <w:r w:rsidR="003F6FBD">
        <w:t>quiring new samples of evidence</w:t>
      </w:r>
      <w:r w:rsidR="00B1077E">
        <w:t xml:space="preserve"> </w:t>
      </w:r>
      <w:r w:rsidR="00B1077E">
        <w:fldChar w:fldCharType="begin"/>
      </w:r>
      <w:r w:rsidR="003F6FBD">
        <w:instrText xml:space="preserve"> ADDIN ZOTERO_ITEM CSL_CITATION {"citationID":"g029XNjY","properties":{"formattedCitation":"(Cisek et al., 2009; Ditterich, 2006a, 2006b; Drugowitsch et al., 2012; Thura et al., 2012)","plainCitation":"(Cisek et al., 2009; Ditterich, 2006a, 2006b; Drugowitsch et al., 2012; Thura et al., 2012)","noteIndex":0},"citationItems":[{"id":8751,"uris":["http://zotero.org/users/5679506/items/7X6KYQJL"],"itemData":{"id":8751,"type":"article-journal","abstract":"Several widely accepted models of decision making suggest that, during simple decision tasks, neural activity builds up until a threshold is reached and a decision is made. These models explain error rates and reaction time distributions in a variety of tasks and are supported by neurophysiological studies showing that neural activity in several cortical and subcortical regions gradually builds up at a rate related to task difficulty and reaches a relatively constant level of discharge at a time that predicts movement initiation. The mechanism responsible for this buildup is believed to be related to the temporal integration of sequential samples of sensory information. However, an alternative mechanism that may explain the neural and behavioral data is one in which the buildup of activity is instead attributable to a growing signal related to the urgency to respond, which multiplicatively modulates updated estimates of sensory evidence. These models are difficult to distinguish when, as in previous studies, subjects are presented with constant sensory evidence throughout each trial. To distinguish the models, we presented human subjects with a task in which evidence changed over the course of each trial. Our results are more consistent with \"urgency gating\" than with temporal integration of sensory samples and suggest a simple mechanism for implementing trade-offs between the speed and accuracy of decisions.","container-title":"The Journal of Neuroscience: The Official Journal of the Society for Neuroscience","DOI":"10.1523/JNEUROSCI.1844-09.2009","ISSN":"1529-2401","issue":"37","journalAbbreviation":"J Neurosci","language":"eng","note":"PMID: 19759303\nPMCID: PMC6665752","page":"11560-11571","source":"PubMed","title":"Decisions in changing conditions: the urgency-gating model","title-short":"Decisions in changing conditions","volume":"29","author":[{"family":"Cisek","given":"Paul"},{"family":"Puskas","given":"Geneviève Aude"},{"family":"El-Murr","given":"Stephany"}],"issued":{"date-parts":[["2009",9,16]]}}},{"id":8756,"uris":["http://zotero.org/users/5679506/items/UEUN2G7X"],"itemData":{"id":8756,"type":"article-journal","abstract":"Computational models based on diffusion processes have been proposed to account for human decision-making behaviour in a variety of tasks. The basic idea is that the brain keeps accumulating noisy sensory evidence until a critical level is reached. This study explores whether such models account for the speed and accuracy of perceptual decisions in a reaction-time random dot motion direction discrimination task, and whether they explain the decision-related activity of neurons recorded from the parietal cortex (area LIP) of monkeys performing the task. While a simple diffusion model can explain the psychometric function and the mean response times of correct responses, it fails to account for the longer response times observed for errors and for the response time distributions. Here I demonstrate that a time-variant version of the diffusion model can explain the psychometric function, the mean response times and the shape of the response time distributions. Such a time-variant mechanism could be implemented in different ways, but the best match between the physiological data and model predictions is provided by a diffusion process with a gain of the sensory signals, which increases over time. It can be shown that such a time-variant decision process allows the monkey to perform optimally (in the sense of maximizing reward rate) given the risk of aborting a trial by breaking fixation before a choice can be reported. The results suggest that the brain trades off speed and accuracy not only by adjusting parameters between trials but also by dynamic adjustments during an ongoing decision.","container-title":"The European Journal of Neuroscience","DOI":"10.1111/j.1460-9568.2006.05221.x","ISSN":"0953-816X","issue":"12","journalAbbreviation":"Eur J Neurosci","language":"eng","note":"PMID: 17229111","page":"3628-3641","source":"PubMed","title":"Evidence for time-variant decision making","volume":"24","author":[{"family":"Ditterich","given":"Jochen"}],"issued":{"date-parts":[["2006",12]]}}},{"id":7136,"uris":["http://zotero.org/groups/4686760/items/KAZTNW53"],"itemData":{"id":7136,"type":"article-journal","abstract":"Roitman and Shadlen [Roitman J. D., &amp; Shadlen M. N. (2002). Response of neurons in the lateral intraparietal area during a combined visual discrimination reaction time task. Journal of Neuroscience, 22, 9475-9489] have published a non-human primate study on visual decision making. They collected both behavioral and neurophysiological data and provided evidence that the data are qualitatively consistent with a mechanism based on accumulating sensory evidence up to a decision threshold. I have previously demonstrated that a time-variant diffusion model can account quite well quantitatively for both the behavioral and the neural data. In this manuscript I discuss how well the data constrains different components and parameters of the computational process. I also discuss the biological plausibility of the model parameters. I will demonstrate that a relatively large class of models, both with and without temporal integration and both stationary and time-variant could account for the behavioral data. Both the single cell recordings from the parietal cortex and previously published data from the extrastriate visual cortex provide additional constraints. Overall, the data favor a diffusion model with time-variant gain and leaky integrators. The integration time constant, however, turns out not to be well-constrained by the data.","container-title":"Neural Networks: The Official Journal of the International Neural Network Society","DOI":"10.1016/j.neunet.2006.05.042","ISSN":"0893-6080","issue":"8","journalAbbreviation":"Neural Netw","language":"eng","note":"PMID: 16952441","page":"981-1012","source":"PubMed","title":"Stochastic models of decisions about motion direction: behavior and physiology","title-short":"Stochastic models of decisions about motion direction","volume":"19","author":[{"family":"Ditterich","given":"Jochen"}],"issued":{"date-parts":[["2006",10]]}}},{"id":8472,"uris":["http://zotero.org/users/5679506/items/82BQPV8Y"],"itemData":{"id":8472,"type":"article-journal","abstract":"Decision making often involves the accumulation of information over time, but acquiring information typically comes at a cost. Little is known about the cost incurred by animals and humans for acquiring additional information from sensory variables due, for instance, to attentional efforts. Through a novel integration of diffusion models and dynamic programming, we were able to estimate the cost of making additional observations per unit of time from two monkeys and six humans in a reaction time (RT) random-dot motion discrimination task. Surprisingly, we find that the cost is neither zero nor constant over time, but for the animals and humans features a brief period in which it is constant but increases thereafter. In addition, we show that our theory accurately matches the observed reaction time distributions for each stimulus condition, the time-dependent choice accuracy both conditional on stimulus strength and independent of it, and choice accuracy and mean reaction times as a function of stimulus strength. The theory also correctly predicts that urgency signals in the brain should be independent of the difficulty, or stimulus strength, at each trial.","container-title":"The Journal of Neuroscience: The Official Journal of the Society for Neuroscience","DOI":"10.1523/JNEUROSCI.4010-11.2012","ISSN":"1529-2401","issue":"11","journalAbbreviation":"J Neurosci","language":"eng","note":"PMID: 22423085\nPMCID: PMC3329788","page":"3612-3628","source":"PubMed","title":"The cost of accumulating evidence in perceptual decision making","volume":"32","author":[{"family":"Drugowitsch","given":"Jan"},{"family":"Moreno-Bote","given":"Rubén"},{"family":"Churchland","given":"Anne K."},{"family":"Shadlen","given":"Michael N."},{"family":"Pouget","given":"Alexandre"}],"issued":{"date-parts":[["2012",3,14]]}}},{"id":8754,"uris":["http://zotero.org/users/5679506/items/97548PD7"],"itemData":{"id":8754,"type":"article-journal","abstract":"It is often suggested that decisions are made when accumulated sensory information reaches a fixed accuracy criterion. This is supported by many studies showing a gradual build up of neural activity to a threshold. However, the proposal that this build up is caused by sensory accumulation is challenged by findings that decisions are based on information from a time window much shorter than the build-up process. Here, we propose that in natural conditions where the environment can suddenly change, the policy that maximizes reward rate is to estimate evidence by accumulating only novel information and then compare the result to a decreasing accuracy criterion. We suggest that the brain approximates this policy by multiplying an estimate of sensory evidence with a motor-related urgency signal and that the latter is primarily responsible for neural activity build up. We support this hypothesis using human behavioral data from a modified random-dot motion task in which motion coherence changes during each trial.","container-title":"Journal of Neurophysiology","DOI":"10.1152/jn.01071.2011","ISSN":"1522-1598","issue":"11","journalAbbreviation":"J Neurophysiol","language":"eng","note":"PMID: 22993260","page":"2912-2930","source":"PubMed","title":"Decision making by urgency gating: theory and experimental support","title-short":"Decision making by urgency gating","volume":"108","author":[{"family":"Thura","given":"David"},{"family":"Beauregard-Racine","given":"Julie"},{"family":"Fradet","given":"Charles-William"},{"family":"Cisek","given":"Paul"}],"issued":{"date-parts":[["2012",12]]}}}],"schema":"https://github.com/citation-style-language/schema/raw/master/csl-citation.json"} </w:instrText>
      </w:r>
      <w:r w:rsidR="00B1077E">
        <w:fldChar w:fldCharType="separate"/>
      </w:r>
      <w:r w:rsidR="003F6FBD" w:rsidRPr="003F6FBD">
        <w:t>(Cisek et al., 2009; Ditterich, 2006a, 2006b; Drugowitsch et al., 2012; Thura et al., 2012)</w:t>
      </w:r>
      <w:r w:rsidR="00B1077E">
        <w:fldChar w:fldCharType="end"/>
      </w:r>
      <w:r w:rsidR="00755E80">
        <w:t xml:space="preserve">. </w:t>
      </w:r>
    </w:p>
    <w:p w14:paraId="766BFCB0" w14:textId="69ECDE32" w:rsidR="00704238" w:rsidRDefault="00F31615" w:rsidP="004A0ACD">
      <w:r>
        <w:tab/>
        <w:t xml:space="preserve">A few studies have examined behavioral performance and brain activity when the </w:t>
      </w:r>
      <w:r w:rsidRPr="00167A4A">
        <w:t>stimulus-response mapping is</w:t>
      </w:r>
      <w:r w:rsidR="00704238">
        <w:t xml:space="preserve"> </w:t>
      </w:r>
      <w:r w:rsidR="004147DF">
        <w:t xml:space="preserve">not known during stimulus </w:t>
      </w:r>
      <w:proofErr w:type="gramStart"/>
      <w:r w:rsidR="004147DF">
        <w:t>presentation, and</w:t>
      </w:r>
      <w:proofErr w:type="gramEnd"/>
      <w:r w:rsidR="004147DF">
        <w:t xml:space="preserve"> is instead provided</w:t>
      </w:r>
      <w:r w:rsidR="00704238">
        <w:t xml:space="preserve"> </w:t>
      </w:r>
      <w:r w:rsidR="00704238">
        <w:lastRenderedPageBreak/>
        <w:t xml:space="preserve">by the RS </w:t>
      </w:r>
      <w:r w:rsidR="004147DF">
        <w:t>(</w:t>
      </w:r>
      <w:r w:rsidR="00704238">
        <w:t>or slightly before</w:t>
      </w:r>
      <w:r w:rsidR="004147DF">
        <w:t>)</w:t>
      </w:r>
      <w:r w:rsidR="00EB62EC">
        <w:t xml:space="preserve">. </w:t>
      </w:r>
      <w:r w:rsidR="002062DE">
        <w:t xml:space="preserve">As expected, effector-selective </w:t>
      </w:r>
      <w:r w:rsidR="003A2B13">
        <w:t>motor preparation activities are</w:t>
      </w:r>
      <w:r w:rsidR="002062DE">
        <w:t xml:space="preserve"> silent </w:t>
      </w:r>
      <w:r w:rsidR="004147DF">
        <w:t xml:space="preserve">prior to the delivery of the stimulus-response mapping </w:t>
      </w:r>
      <w:r w:rsidR="002062DE">
        <w:fldChar w:fldCharType="begin"/>
      </w:r>
      <w:r w:rsidR="00704238">
        <w:instrText xml:space="preserve"> ADDIN ZOTERO_ITEM CSL_CITATION {"citationID":"Zz0Ac4yb","properties":{"formattedCitation":"(Bennur &amp; Gold, 2011; Gold &amp; Shadlen, 2003; Shushruth et al., 2022; Twomey et al., 2016)","plainCitation":"(Bennur &amp; Gold, 2011; Gold &amp; Shadlen, 2003; Shushruth et al., 2022; Twomey et al., 2016)","noteIndex":0},"citationItems":[{"id":7003,"uris":["http://zotero.org/groups/4686760/items/66RBEYKE"],"itemData":{"id":7003,"type":"article-journal","abstract":"Perceptual decisions that are used to select particular actions can appear to be formed in an intentional framework, in which sensory evidence is converted directly into a plan to act. However, because the relationship between perceptual decision-making and action selection has been tested primarily under conditions in which the two could not be dissociated, it is not known whether this intentional framework plays a general role in forming perceptual decisions or only reflects certain task conditions. To dissociate decision and motor processing in the brain, we recorded from individual neurons in the lateral intraparietal area of monkeys performing a task that included a flexible association between a decision about the direction of random-dot motion and the direction of the appropriate eye-movement response. We targeted neurons that responded selectively in anticipation of a particular eye-movement response. We found that these neurons encoded the perceptual decision in a manner that was distinct from how they encoded the associated response. These decision-related signals were evident regardless of whether the appropriate decision-response association was indicated before, during, or after decision formation. The results suggest that perceptual decision-making and action selection are different brain processes that only appear to be inseparable under particular behavioral contexts.","container-title":"The Journal of Neuroscience: The Official Journal of the Society for Neuroscience","DOI":"10.1523/JNEUROSCI.4417-10.2011","ISSN":"1529-2401","issue":"3","journalAbbreviation":"J Neurosci","language":"eng","note":"PMID: 21248116\nPMCID: PMC3380543","page":"913-921","source":"PubMed","title":"Distinct representations of a perceptual decision and the associated oculomotor plan in the monkey lateral intraparietal area","volume":"31","author":[{"family":"Bennur","given":"Sharath"},{"family":"Gold","given":"Joshua I."}],"issued":{"date-parts":[["2011",1,19]]}}},{"id":1035,"uris":["http://zotero.org/users/5679506/items/U3H7VBTX"],"itemData":{"id":1035,"type":"article-journal","abstract":"To make decisions about sensory stimuli, the brain must weigh the evidence that supports or opposes the alternative interpretations. In the present study, we evaluated the hypothesis that a quantity reflecting the weight of sensory evidence is represented in brain circuits responsible for the behavioral response used to indicate the decision. We trained monkeys to decide the direction of random-dot motion and to indicate their decision with an eye movement to one of two choice targets. We interrupted decision formation with electrical microstimulation of the frontal eye field, causing an evoked eye movement that is influenced by ongoing oculomotor activity. For the \"pro-saccade\" version of the task, in which the correct target was at a known location in the direction of motion, the microstimulus-evoked eye movement reflected both the impending pro-saccadic response and the temporal accumulation of motion information used to select that response. In contrast, for the \"colored-target\" task, in which the correct target was of a particular color but at an unpredictable location, little ongoing oculomotor activity was evident. The results suggest that formation of the decision and formation of the behavioral response share a common level of neural organization, but only when the decision is associated with a specific, predictable movement.","container-title":"The Journal of Neuroscience: The Official Journal of the Society for Neuroscience","ISSN":"1529-2401","issue":"2","journalAbbreviation":"J. Neurosci.","language":"eng","note":"PMID: 12533623\nPMCID: PMC6741872","page":"632-651","source":"PubMed","title":"The influence of behavioral context on the representation of a perceptual decision in developing oculomotor commands","volume":"23","author":[{"family":"Gold","given":"J. I."},{"family":"Shadlen","given":"M. N."}],"issued":{"date-parts":[["2003",1,15]]}}},{"id":7313,"uris":["http://zotero.org/users/5679506/items/SES9UT3Z"],"itemData":{"id":7313,"type":"article-journal","abstract":"The study of perceptual decision-making in monkeys has provided insights into the process by which sensory evidence is integrated toward a decision. When monkeys make decisions with the knowledge of the motor actions the decisions bear upon, the process of evidence integration is instantiated by neurons involved in the selection of said actions. It is less clear how monkeys make decisions when unaware of the actions required to communicate their choice-what we refer to as \"abstract\" decisions. We investigated this by training monkeys to associate the direction of motion of a noisy random-dot display with the color of two targets. Crucially, the targets were displayed at unpredictable locations after the motion stimulus was extinguished. We found that the monkeys postponed decision formation until the targets were revealed. Neurons in the parietal association area LIP represented the integration of evidence leading to a choice, but as the stimulus was no longer visible, the samples of evidence must have been retrieved from short-term memory. Our results imply that when decisions are temporally unyoked from the motor actions they bear upon, decision formation is protracted until they can be framed in terms of motor actions.","container-title":"Current biology: CB","DOI":"10.1016/j.cub.2022.03.014","ISSN":"1879-0445","issue":"9","journalAbbreviation":"Curr Biol","language":"eng","note":"PMID: 35354066\nPMCID: PMC9090972","page":"1949-1960.e5","source":"PubMed","title":"Sequential sampling from memory underlies action selection during abstract decision-making","volume":"32","author":[{"family":"Shushruth","given":"S."},{"family":"Zylberberg","given":"Ariel"},{"family":"Shadlen","given":"Michael N."}],"issued":{"date-parts":[["2022",5,9]]}}},{"id":6987,"uris":["http://zotero.org/groups/4686760/items/JRPP36GV"],"itemData":{"id":6987,"type":"article-journal","abstract":"Electrophysiological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2062DE">
        <w:fldChar w:fldCharType="separate"/>
      </w:r>
      <w:r w:rsidR="00704238" w:rsidRPr="00704238">
        <w:t>(Bennur &amp; Gold, 2011; Gold &amp; Shadlen, 2003; Shushruth et al., 2022; Twomey et al., 2016)</w:t>
      </w:r>
      <w:r w:rsidR="002062DE">
        <w:fldChar w:fldCharType="end"/>
      </w:r>
      <w:r w:rsidR="00914665">
        <w:t>.</w:t>
      </w:r>
      <w:r w:rsidR="003A2B13">
        <w:t xml:space="preserve"> </w:t>
      </w:r>
      <w:r w:rsidR="00905F8C">
        <w:t xml:space="preserve">In monkeys, two different </w:t>
      </w:r>
      <w:r w:rsidR="00704238">
        <w:t xml:space="preserve">processing </w:t>
      </w:r>
      <w:r w:rsidR="00905F8C">
        <w:t xml:space="preserve">strategies have been identified. </w:t>
      </w:r>
      <w:r w:rsidR="00A71AA4">
        <w:t>One single-unit study</w:t>
      </w:r>
      <w:r w:rsidR="00C169A2">
        <w:t xml:space="preserve"> show</w:t>
      </w:r>
      <w:r w:rsidR="00704238">
        <w:t>ed ramping electrical signals</w:t>
      </w:r>
      <w:r w:rsidR="00A71AA4">
        <w:t xml:space="preserve"> during stimulus presentation</w:t>
      </w:r>
      <w:r w:rsidR="00126443">
        <w:t xml:space="preserve"> </w:t>
      </w:r>
      <w:r w:rsidR="00926BF5">
        <w:t xml:space="preserve">followed by persistent activity </w:t>
      </w:r>
      <w:r w:rsidR="00C169A2">
        <w:t xml:space="preserve">that </w:t>
      </w:r>
      <w:r w:rsidR="00704238">
        <w:t>reflected the selected stimulus category</w:t>
      </w:r>
      <w:r w:rsidR="00926BF5">
        <w:t xml:space="preserve"> </w:t>
      </w:r>
      <w:r w:rsidR="00672F3D">
        <w:fldChar w:fldCharType="begin"/>
      </w:r>
      <w:r w:rsidR="00C169A2">
        <w:instrText xml:space="preserve"> ADDIN ZOTERO_ITEM CSL_CITATION {"citationID":"yCat4xHO","properties":{"formattedCitation":"(Bennur &amp; Gold, 2011)","plainCitation":"(Bennur &amp; Gold, 2011)","noteIndex":0},"citationItems":[{"id":7003,"uris":["http://zotero.org/groups/4686760/items/66RBEYKE"],"itemData":{"id":7003,"type":"article-journal","abstract":"Perceptual decisions that are used to select particular actions can appear to be formed in an intentional framework, in which sensory evidence is converted directly into a plan to act. However, because the relationship between perceptual decision-making and action selection has been tested primarily under conditions in which the two could not be dissociated, it is not known whether this intentional framework plays a general role in forming perceptual decisions or only reflects certain task conditions. To dissociate decision and motor processing in the brain, we recorded from individual neurons in the lateral intraparietal area of monkeys performing a task that included a flexible association between a decision about the direction of random-dot motion and the direction of the appropriate eye-movement response. We targeted neurons that responded selectively in anticipation of a particular eye-movement response. We found that these neurons encoded the perceptual decision in a manner that was distinct from how they encoded the associated response. These decision-related signals were evident regardless of whether the appropriate decision-response association was indicated before, during, or after decision formation. The results suggest that perceptual decision-making and action selection are different brain processes that only appear to be inseparable under particular behavioral contexts.","container-title":"The Journal of Neuroscience: The Official Journal of the Society for Neuroscience","DOI":"10.1523/JNEUROSCI.4417-10.2011","ISSN":"1529-2401","issue":"3","journalAbbreviation":"J Neurosci","language":"eng","note":"PMID: 21248116\nPMCID: PMC3380543","page":"913-921","source":"PubMed","title":"Distinct representations of a perceptual decision and the associated oculomotor plan in the monkey lateral intraparietal area","volume":"31","author":[{"family":"Bennur","given":"Sharath"},{"family":"Gold","given":"Joshua I."}],"issued":{"date-parts":[["2011",1,19]]}}}],"schema":"https://github.com/citation-style-language/schema/raw/master/csl-citation.json"} </w:instrText>
      </w:r>
      <w:r w:rsidR="00672F3D">
        <w:fldChar w:fldCharType="separate"/>
      </w:r>
      <w:r w:rsidR="00C169A2" w:rsidRPr="00C169A2">
        <w:t>(Bennur &amp; Gold, 2011)</w:t>
      </w:r>
      <w:r w:rsidR="00672F3D">
        <w:fldChar w:fldCharType="end"/>
      </w:r>
      <w:r w:rsidR="00672F3D">
        <w:t xml:space="preserve">. </w:t>
      </w:r>
      <w:r w:rsidR="00C169A2">
        <w:t>Another single-unit study in monkeys</w:t>
      </w:r>
      <w:r w:rsidR="00F463FA">
        <w:t xml:space="preserve"> fail</w:t>
      </w:r>
      <w:r w:rsidR="00703CE1">
        <w:t>ed</w:t>
      </w:r>
      <w:r w:rsidR="00F463FA">
        <w:t xml:space="preserve"> to replicate these findings. Monkeys store</w:t>
      </w:r>
      <w:r w:rsidR="00703CE1">
        <w:t>d</w:t>
      </w:r>
      <w:r w:rsidR="00F463FA">
        <w:t xml:space="preserve"> </w:t>
      </w:r>
      <w:r w:rsidR="00F463FA" w:rsidRPr="00815EEB">
        <w:t>samples of evidence in working memory, and perform</w:t>
      </w:r>
      <w:r w:rsidR="00F463FA">
        <w:t>ed</w:t>
      </w:r>
      <w:r w:rsidR="00F463FA" w:rsidRPr="00815EEB">
        <w:t xml:space="preserve"> the decision only when the stimulus-re</w:t>
      </w:r>
      <w:r w:rsidR="00F463FA">
        <w:t>sponse mapping was</w:t>
      </w:r>
      <w:r w:rsidR="00F463FA" w:rsidRPr="00815EEB">
        <w:t xml:space="preserve"> provided by</w:t>
      </w:r>
      <w:r w:rsidR="00F463FA">
        <w:t xml:space="preserve"> the RS, through accumulation of evidence from memory </w:t>
      </w:r>
      <w:r w:rsidR="00F463FA">
        <w:fldChar w:fldCharType="begin"/>
      </w:r>
      <w:r w:rsidR="00F463FA">
        <w:instrText xml:space="preserve"> ADDIN ZOTERO_ITEM CSL_CITATION {"citationID":"PPWRMo0V","properties":{"formattedCitation":"(Shushruth et al., 2022)","plainCitation":"(Shushruth et al., 2022)","noteIndex":0},"citationItems":[{"id":7313,"uris":["http://zotero.org/users/5679506/items/SES9UT3Z"],"itemData":{"id":7313,"type":"article-journal","abstract":"The study of perceptual decision-making in monkeys has provided insights into the process by which sensory evidence is integrated toward a decision. When monkeys make decisions with the knowledge of the motor actions the decisions bear upon, the process of evidence integration is instantiated by neurons involved in the selection of said actions. It is less clear how monkeys make decisions when unaware of the actions required to communicate their choice-what we refer to as \"abstract\" decisions. We investigated this by training monkeys to associate the direction of motion of a noisy random-dot display with the color of two targets. Crucially, the targets were displayed at unpredictable locations after the motion stimulus was extinguished. We found that the monkeys postponed decision formation until the targets were revealed. Neurons in the parietal association area LIP represented the integration of evidence leading to a choice, but as the stimulus was no longer visible, the samples of evidence must have been retrieved from short-term memory. Our results imply that when decisions are temporally unyoked from the motor actions they bear upon, decision formation is protracted until they can be framed in terms of motor actions.","container-title":"Current biology: CB","DOI":"10.1016/j.cub.2022.03.014","ISSN":"1879-0445","issue":"9","journalAbbreviation":"Curr Biol","language":"eng","note":"PMID: 35354066\nPMCID: PMC9090972","page":"1949-1960.e5","source":"PubMed","title":"Sequential sampling from memory underlies action selection during abstract decision-making","volume":"32","author":[{"family":"Shushruth","given":"S."},{"family":"Zylberberg","given":"Ariel"},{"family":"Shadlen","given":"Michael N."}],"issued":{"date-parts":[["2022",5,9]]}}}],"schema":"https://github.com/citation-style-language/schema/raw/master/csl-citation.json"} </w:instrText>
      </w:r>
      <w:r w:rsidR="00F463FA">
        <w:fldChar w:fldCharType="separate"/>
      </w:r>
      <w:r w:rsidR="00F463FA" w:rsidRPr="00DA66A1">
        <w:t>(Shushruth et al., 2022)</w:t>
      </w:r>
      <w:r w:rsidR="00F463FA">
        <w:fldChar w:fldCharType="end"/>
      </w:r>
      <w:r w:rsidR="00F463FA">
        <w:rPr>
          <w:rStyle w:val="Appelnotedebasdep"/>
        </w:rPr>
        <w:footnoteReference w:id="5"/>
      </w:r>
      <w:r w:rsidR="00F463FA">
        <w:t>. The</w:t>
      </w:r>
      <w:r w:rsidR="008924F9">
        <w:t>ir</w:t>
      </w:r>
      <w:r w:rsidR="00F463FA">
        <w:t xml:space="preserve"> behavioral performance was thus very close to that observed in FR tasks. </w:t>
      </w:r>
      <w:r w:rsidR="00C169A2">
        <w:t xml:space="preserve">The reason for discrepancies in processing strategy </w:t>
      </w:r>
      <w:r w:rsidR="00D46674">
        <w:t>may</w:t>
      </w:r>
      <w:r w:rsidR="00C169A2">
        <w:t xml:space="preserve"> be related to the training history of the monkeys</w:t>
      </w:r>
      <w:r w:rsidR="00703CE1">
        <w:t xml:space="preserve"> </w:t>
      </w:r>
      <w:r w:rsidR="00703CE1">
        <w:fldChar w:fldCharType="begin"/>
      </w:r>
      <w:r w:rsidR="00703CE1">
        <w:instrText xml:space="preserve"> ADDIN ZOTERO_ITEM CSL_CITATION {"citationID":"1peLKJPn","properties":{"formattedCitation":"(Shushruth et al., 2022)","plainCitation":"(Shushruth et al., 2022)","noteIndex":0},"citationItems":[{"id":7313,"uris":["http://zotero.org/users/5679506/items/SES9UT3Z"],"itemData":{"id":7313,"type":"article-journal","abstract":"The study of perceptual decision-making in monkeys has provided insights into the process by which sensory evidence is integrated toward a decision. When monkeys make decisions with the knowledge of the motor actions the decisions bear upon, the process of evidence integration is instantiated by neurons involved in the selection of said actions. It is less clear how monkeys make decisions when unaware of the actions required to communicate their choice-what we refer to as \"abstract\" decisions. We investigated this by training monkeys to associate the direction of motion of a noisy random-dot display with the color of two targets. Crucially, the targets were displayed at unpredictable locations after the motion stimulus was extinguished. We found that the monkeys postponed decision formation until the targets were revealed. Neurons in the parietal association area LIP represented the integration of evidence leading to a choice, but as the stimulus was no longer visible, the samples of evidence must have been retrieved from short-term memory. Our results imply that when decisions are temporally unyoked from the motor actions they bear upon, decision formation is protracted until they can be framed in terms of motor actions.","container-title":"Current biology: CB","DOI":"10.1016/j.cub.2022.03.014","ISSN":"1879-0445","issue":"9","journalAbbreviation":"Curr Biol","language":"eng","note":"PMID: 35354066\nPMCID: PMC9090972","page":"1949-1960.e5","source":"PubMed","title":"Sequential sampling from memory underlies action selection during abstract decision-making","volume":"32","author":[{"family":"Shushruth","given":"S."},{"family":"Zylberberg","given":"Ariel"},{"family":"Shadlen","given":"Michael N."}],"issued":{"date-parts":[["2022",5,9]]}}}],"schema":"https://github.com/citation-style-language/schema/raw/master/csl-citation.json"} </w:instrText>
      </w:r>
      <w:r w:rsidR="00703CE1">
        <w:fldChar w:fldCharType="separate"/>
      </w:r>
      <w:r w:rsidR="00703CE1" w:rsidRPr="00703CE1">
        <w:t>(Shushruth et al., 2022)</w:t>
      </w:r>
      <w:r w:rsidR="00703CE1">
        <w:fldChar w:fldCharType="end"/>
      </w:r>
      <w:r w:rsidR="00C169A2">
        <w:t xml:space="preserve">. </w:t>
      </w:r>
      <w:r w:rsidR="002062DE">
        <w:t xml:space="preserve">To our knowledge, only one study in humans examined decision-related activities when the stimulus-response mapping </w:t>
      </w:r>
      <w:r w:rsidR="00672F3D">
        <w:t>is</w:t>
      </w:r>
      <w:r w:rsidR="00704238">
        <w:t xml:space="preserve"> provided</w:t>
      </w:r>
      <w:r w:rsidR="00D46674">
        <w:t xml:space="preserve"> by the RS</w:t>
      </w:r>
      <w:r w:rsidR="00703CE1">
        <w:t xml:space="preserve"> </w:t>
      </w:r>
      <w:r w:rsidR="00672F3D">
        <w:fldChar w:fldCharType="begin"/>
      </w:r>
      <w:r w:rsidR="002752A0">
        <w:instrText xml:space="preserve"> ADDIN ZOTERO_ITEM CSL_CITATION {"citationID":"DM6afx1P","properties":{"formattedCitation":"(Twomey et al., 2016)","plainCitation":"(Twomey et al., 2016)","noteIndex":0},"citationItems":[{"id":6987,"uris":["http://zotero.org/groups/4686760/items/JRPP36GV"],"itemData":{"id":6987,"type":"article-journal","abstract":"Electrophysiological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672F3D">
        <w:fldChar w:fldCharType="separate"/>
      </w:r>
      <w:r w:rsidR="002752A0" w:rsidRPr="002752A0">
        <w:t>(Twomey et al., 2016)</w:t>
      </w:r>
      <w:r w:rsidR="00672F3D">
        <w:fldChar w:fldCharType="end"/>
      </w:r>
      <w:r w:rsidR="00C81E21">
        <w:t xml:space="preserve">. </w:t>
      </w:r>
      <w:r w:rsidR="00285BBD">
        <w:t xml:space="preserve">Centro-parietal EEG activities </w:t>
      </w:r>
      <w:r w:rsidR="00672F3D" w:rsidRPr="00CC0EC2">
        <w:t>exhibited ramping dynamics during stimulus presentation, the slope of whi</w:t>
      </w:r>
      <w:r w:rsidR="004D5D21" w:rsidRPr="00CC0EC2">
        <w:t>ch</w:t>
      </w:r>
      <w:r w:rsidR="00B535D5" w:rsidRPr="00CC0EC2">
        <w:t xml:space="preserve"> scaled</w:t>
      </w:r>
      <w:r w:rsidR="00E93D95">
        <w:t xml:space="preserve"> with sensory evidence. </w:t>
      </w:r>
      <w:r w:rsidR="00285BBD">
        <w:t xml:space="preserve">This result indicates that subjects categorized the stimulus. Interestingly, </w:t>
      </w:r>
      <w:proofErr w:type="spellStart"/>
      <w:r w:rsidR="00285BBD">
        <w:t>centro</w:t>
      </w:r>
      <w:proofErr w:type="spellEnd"/>
      <w:r w:rsidR="00285BBD">
        <w:t xml:space="preserve">-parietal EEG signals </w:t>
      </w:r>
      <w:r w:rsidR="004D5D21">
        <w:t>did not plateau during the d</w:t>
      </w:r>
      <w:r w:rsidR="00CD1BA9">
        <w:t>elay period before the RS, and</w:t>
      </w:r>
      <w:r w:rsidR="004D5D21">
        <w:t xml:space="preserve"> instead decayed back to baseline. </w:t>
      </w:r>
      <w:r w:rsidR="006248D9">
        <w:t>T</w:t>
      </w:r>
      <w:r w:rsidR="00F57DBB">
        <w:t>he brain may</w:t>
      </w:r>
      <w:r w:rsidR="006248D9">
        <w:t xml:space="preserve"> have maintained </w:t>
      </w:r>
      <w:r w:rsidR="00AC4B09">
        <w:t xml:space="preserve">the </w:t>
      </w:r>
      <w:r w:rsidR="00704238">
        <w:t xml:space="preserve">selected </w:t>
      </w:r>
      <w:r w:rsidR="00AC4B09">
        <w:t>stimulus category</w:t>
      </w:r>
      <w:r w:rsidR="00704238">
        <w:t xml:space="preserve"> </w:t>
      </w:r>
      <w:r w:rsidR="00CC0EC2">
        <w:t>elsewhere in the brain, or</w:t>
      </w:r>
      <w:r w:rsidR="004F317E">
        <w:t xml:space="preserve"> used a</w:t>
      </w:r>
      <w:r w:rsidR="00F57DBB">
        <w:t>nother</w:t>
      </w:r>
      <w:r w:rsidR="004F317E">
        <w:t xml:space="preserve"> </w:t>
      </w:r>
      <w:r w:rsidR="00704238">
        <w:t>neural mechanism</w:t>
      </w:r>
      <w:r w:rsidR="006248D9">
        <w:t xml:space="preserve"> for this short-term maintenance </w:t>
      </w:r>
      <w:r w:rsidR="00704238">
        <w:t xml:space="preserve"> </w:t>
      </w:r>
      <w:r w:rsidR="009344F9">
        <w:fldChar w:fldCharType="begin"/>
      </w:r>
      <w:r w:rsidR="006F0ADA">
        <w:instrText xml:space="preserve"> ADDIN ZOTERO_ITEM CSL_CITATION {"citationID":"7S4iQBEd","properties":{"formattedCitation":"(e.g., short-term synaptic plasticity; Masse et al., 2020)","plainCitation":"(e.g., short-term synaptic plasticity; Masse et al., 2020)","dontUpdate":true,"noteIndex":0},"citationItems":[{"id":11771,"uris":["http://zotero.org/users/5679506/items/93PYT36U"],"itemData":{"id":11771,"type":"article-journal","abstract":"A traditional view of short-term working memory (STM) is that task-relevant information is maintained ‘online’ in persistent spiking activity. However, recent experimental and modelling studies have begun to question this long-held belief. In this Review, we discuss new evidence demonstrating that information can be “silently” maintained via short-term synaptic plasticity, without the need for persistent activity. We discuss how the neural mechanisms underlying STM are inextricably linked with the cognitive demands of the task, such that the passive maintenance and the active manipulation of information are subserved differently in the brain. Together, these recent findings point towards a more nuanced view of STM, in which multiple substrates work in concert to support our ability to temporarily maintain and manipulate information.","container-title":"Trends in cognitive sciences","DOI":"10.1016/j.tics.2019.12.014","ISSN":"1364-6613","issue":"3","journalAbbreviation":"Trends Cogn Sci","note":"PMID: 32007384\nPMCID: PMC7288241","page":"242-258","source":"PubMed Central","title":"Reevaluating the Role of Persistent Neural Activity in Short-Term Memory","volume":"24","author":[{"family":"Masse","given":"Nicolas Y."},{"family":"Rosen","given":"Matthew C."},{"family":"Freedman","given":"David J."}],"issued":{"date-parts":[["2020",3]]}},"label":"page","prefix":"e.g., short-term synaptic plasticity; "}],"schema":"https://github.com/citation-style-language/schema/raw/master/csl-citation.json"} </w:instrText>
      </w:r>
      <w:r w:rsidR="009344F9">
        <w:fldChar w:fldCharType="separate"/>
      </w:r>
      <w:r w:rsidR="009344F9" w:rsidRPr="009344F9">
        <w:t>(e.g., short-term synaptic plasticity</w:t>
      </w:r>
      <w:r w:rsidR="006B4B7A">
        <w:rPr>
          <w:rStyle w:val="Appelnotedebasdep"/>
        </w:rPr>
        <w:footnoteReference w:id="6"/>
      </w:r>
      <w:r w:rsidR="009344F9" w:rsidRPr="009344F9">
        <w:t>; Masse et al., 2020)</w:t>
      </w:r>
      <w:r w:rsidR="009344F9">
        <w:fldChar w:fldCharType="end"/>
      </w:r>
      <w:r w:rsidR="009344F9">
        <w:t>.</w:t>
      </w:r>
    </w:p>
    <w:p w14:paraId="2F917131" w14:textId="31D5EE86" w:rsidR="009E4B34" w:rsidRPr="004A0ACD" w:rsidRDefault="009E4B34" w:rsidP="00CF01E6">
      <w:pPr>
        <w:pStyle w:val="Titre2"/>
      </w:pPr>
      <w:r w:rsidRPr="004A0ACD">
        <w:t>Extending GCD to delayed decision reports</w:t>
      </w:r>
    </w:p>
    <w:p w14:paraId="1B899600" w14:textId="77F2D539" w:rsidR="00954BD4" w:rsidRDefault="002D0152" w:rsidP="004A0ACD">
      <w:r>
        <w:lastRenderedPageBreak/>
        <w:tab/>
      </w:r>
      <w:r w:rsidR="00BA2FA0">
        <w:t xml:space="preserve">Our literature review suggests </w:t>
      </w:r>
      <w:r w:rsidR="00527BDE">
        <w:t xml:space="preserve">that GCD can be extended to RS tasks without </w:t>
      </w:r>
      <w:r w:rsidR="00C011DB">
        <w:t>major</w:t>
      </w:r>
      <w:r w:rsidR="006C1F33">
        <w:t xml:space="preserve"> </w:t>
      </w:r>
      <w:r w:rsidR="00527BDE">
        <w:t>changes in information processing c</w:t>
      </w:r>
      <w:r w:rsidR="004D744D">
        <w:t>omponents.</w:t>
      </w:r>
      <w:r w:rsidR="00527BDE">
        <w:t xml:space="preserve"> When the stimulus-response mapping is known during stimulus presentation</w:t>
      </w:r>
      <w:r w:rsidR="0031142C">
        <w:t xml:space="preserve">, one simply needs to assume that (1) gating inhibition </w:t>
      </w:r>
      <w:r w:rsidR="00E33E76">
        <w:t>is increased</w:t>
      </w:r>
      <w:r w:rsidR="002D4073">
        <w:t xml:space="preserve"> </w:t>
      </w:r>
      <w:r w:rsidR="0031142C">
        <w:t>before the</w:t>
      </w:r>
      <w:r w:rsidR="00A70E88">
        <w:t xml:space="preserve"> RS to prevent muscle activation</w:t>
      </w:r>
      <w:r w:rsidR="0031142C">
        <w:t xml:space="preserve"> and (2) the motor preparation process </w:t>
      </w:r>
      <w:r w:rsidR="0031142C" w:rsidRPr="000D7630">
        <w:rPr>
          <w:i/>
        </w:rPr>
        <w:t>y(t)</w:t>
      </w:r>
      <w:r w:rsidR="0031142C">
        <w:t xml:space="preserve"> plateaus during the delay period, consistent with neurophysiological studies. </w:t>
      </w:r>
      <w:r w:rsidR="00A24C5B">
        <w:t>This raises the question of the mechanism that drives the muscles to the response threshold</w:t>
      </w:r>
      <w:r w:rsidR="004A2237">
        <w:t xml:space="preserve"> </w:t>
      </w:r>
      <w:proofErr w:type="spellStart"/>
      <w:r w:rsidR="004A2237" w:rsidRPr="00824A48">
        <w:rPr>
          <w:i/>
        </w:rPr>
        <w:t>θ</w:t>
      </w:r>
      <w:r w:rsidR="004A2237" w:rsidRPr="00824A48">
        <w:rPr>
          <w:i/>
          <w:vertAlign w:val="subscript"/>
        </w:rPr>
        <w:t>r</w:t>
      </w:r>
      <w:r w:rsidR="004A2237">
        <w:rPr>
          <w:i/>
          <w:vertAlign w:val="subscript"/>
        </w:rPr>
        <w:t>esp</w:t>
      </w:r>
      <w:proofErr w:type="spellEnd"/>
      <w:r w:rsidR="00A24C5B">
        <w:t xml:space="preserve"> after the RS. </w:t>
      </w:r>
      <w:r w:rsidR="0031142C">
        <w:t xml:space="preserve">A decrease in gating inhibition is plausible, but it </w:t>
      </w:r>
      <w:r w:rsidR="00D94CF2">
        <w:t xml:space="preserve">cannot produce </w:t>
      </w:r>
      <w:r w:rsidR="0031142C">
        <w:t xml:space="preserve">the kind of ramping </w:t>
      </w:r>
      <w:r w:rsidR="000A5343">
        <w:t>signals observed at the muscle</w:t>
      </w:r>
      <w:r w:rsidR="0031142C">
        <w:t xml:space="preserve"> activation </w:t>
      </w:r>
      <w:r w:rsidR="005C0AA2">
        <w:t xml:space="preserve">level. </w:t>
      </w:r>
      <w:r w:rsidR="00A24C5B">
        <w:t>We hypot</w:t>
      </w:r>
      <w:r w:rsidR="006C06D9">
        <w:t xml:space="preserve">hesize that </w:t>
      </w:r>
      <w:r w:rsidR="005C0AA2">
        <w:t xml:space="preserve">the </w:t>
      </w:r>
      <w:r w:rsidR="006C06D9">
        <w:t>accumulation of evi</w:t>
      </w:r>
      <w:r w:rsidR="00A24C5B">
        <w:t xml:space="preserve">dence </w:t>
      </w:r>
      <w:r w:rsidR="00604DD5">
        <w:t xml:space="preserve">sampled </w:t>
      </w:r>
      <w:r w:rsidR="00A24C5B">
        <w:t>from the RS serves this purpose</w:t>
      </w:r>
      <w:r w:rsidR="002D4073">
        <w:t xml:space="preserve">, similar to models of one-choice RT tasks </w:t>
      </w:r>
      <w:r w:rsidR="002D4073">
        <w:fldChar w:fldCharType="begin"/>
      </w:r>
      <w:r w:rsidR="00F95E3F">
        <w:instrText xml:space="preserve"> ADDIN ZOTERO_ITEM CSL_CITATION {"citationID":"CF59NtPu","properties":{"formattedCitation":"(Ratcliff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A","language":"eng","note":"PMID: 21690336\nPMCID: PMC3131321","page":"11285-11290","source":"PubMed","title":"Diffusion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US\npublisher: American Psychological Association","page":"567-593","source":"APA PsycNET","title":"Psychophysically principled models of visual simple reaction time","volume":"102","author":[{"family":"Smith","given":"Philip L."}],"issued":{"date-parts":[["1995"]]}}}],"schema":"https://github.com/citation-style-language/schema/raw/master/csl-citation.json"} </w:instrText>
      </w:r>
      <w:r w:rsidR="002D4073">
        <w:fldChar w:fldCharType="separate"/>
      </w:r>
      <w:r w:rsidR="00F95E3F" w:rsidRPr="00F95E3F">
        <w:t>(Ratcliff &amp; Van Dongen, 2011; Smith, 1995)</w:t>
      </w:r>
      <w:r w:rsidR="002D4073">
        <w:fldChar w:fldCharType="end"/>
      </w:r>
      <w:r w:rsidR="00A24C5B">
        <w:t>.</w:t>
      </w:r>
      <w:ins w:id="114" w:author="GAJDOS Thibault" w:date="2024-11-12T15:38:00Z" w16du:dateUtc="2024-11-12T14:38:00Z">
        <w:r w:rsidR="00805B96">
          <w:t xml:space="preserve"> </w:t>
        </w:r>
        <w:proofErr w:type="gramStart"/>
        <w:r w:rsidR="00805B96">
          <w:t>In order to</w:t>
        </w:r>
        <w:proofErr w:type="gramEnd"/>
        <w:r w:rsidR="00805B96">
          <w:t xml:space="preserve"> respond, subjects</w:t>
        </w:r>
      </w:ins>
      <w:ins w:id="115" w:author="GAJDOS Thibault" w:date="2024-11-12T15:39:00Z" w16du:dateUtc="2024-11-12T14:39:00Z">
        <w:r w:rsidR="00805B96">
          <w:t xml:space="preserve"> must detect the RS</w:t>
        </w:r>
      </w:ins>
      <w:ins w:id="116" w:author="GAJDOS Thibault" w:date="2024-11-12T15:40:00Z" w16du:dateUtc="2024-11-12T14:40:00Z">
        <w:r w:rsidR="00805B96">
          <w:t xml:space="preserve">, </w:t>
        </w:r>
      </w:ins>
      <w:ins w:id="117" w:author="GAJDOS Thibault" w:date="2024-11-12T15:41:00Z" w16du:dateUtc="2024-11-12T14:41:00Z">
        <w:r w:rsidR="00533EE3">
          <w:t>and this detection is</w:t>
        </w:r>
      </w:ins>
      <w:ins w:id="118" w:author="GAJDOS Thibault" w:date="2024-11-12T15:40:00Z" w16du:dateUtc="2024-11-12T14:40:00Z">
        <w:r w:rsidR="00805B96">
          <w:t xml:space="preserve"> modelled by a DDM.</w:t>
        </w:r>
      </w:ins>
      <w:r w:rsidR="006C06D9">
        <w:t xml:space="preserve"> Specifically, the level of sustained activity of </w:t>
      </w:r>
      <w:r w:rsidR="006C06D9" w:rsidRPr="000D7630">
        <w:rPr>
          <w:i/>
        </w:rPr>
        <w:t>y(t)</w:t>
      </w:r>
      <w:r w:rsidR="006C06D9">
        <w:rPr>
          <w:i/>
        </w:rPr>
        <w:t xml:space="preserve"> </w:t>
      </w:r>
      <w:r w:rsidR="00604DD5">
        <w:t>constitutes</w:t>
      </w:r>
      <w:r w:rsidR="006C06D9">
        <w:t xml:space="preserve"> </w:t>
      </w:r>
      <w:r w:rsidR="00604DD5">
        <w:t>the</w:t>
      </w:r>
      <w:r w:rsidR="006C06D9">
        <w:t xml:space="preserve"> starting point for</w:t>
      </w:r>
      <w:r w:rsidR="00604DD5">
        <w:t xml:space="preserve"> this second</w:t>
      </w:r>
      <w:r w:rsidR="006C06D9">
        <w:t xml:space="preserve"> phase of evidence accumulat</w:t>
      </w:r>
      <w:r w:rsidR="00F75B4C">
        <w:t>ion</w:t>
      </w:r>
      <w:r w:rsidR="009F3F44">
        <w:rPr>
          <w:rStyle w:val="Appelnotedebasdep"/>
        </w:rPr>
        <w:footnoteReference w:id="7"/>
      </w:r>
      <w:r w:rsidR="00F75B4C">
        <w:t xml:space="preserve">. The sign </w:t>
      </w:r>
      <w:r w:rsidR="00CC57E6">
        <w:t xml:space="preserve">of the accumulation rate is identical to the sign of </w:t>
      </w:r>
      <w:r w:rsidR="00604DD5">
        <w:t xml:space="preserve">the </w:t>
      </w:r>
      <w:r w:rsidR="00CC57E6">
        <w:t xml:space="preserve">sustained activity, and its magnitude is determined by </w:t>
      </w:r>
      <w:r w:rsidR="00604DD5">
        <w:t xml:space="preserve">properties of </w:t>
      </w:r>
      <w:r w:rsidR="00880953">
        <w:t>the RS</w:t>
      </w:r>
      <w:r w:rsidR="00FD1121">
        <w:t xml:space="preserve"> (see Figures 1B and 1C)</w:t>
      </w:r>
      <w:r w:rsidR="00880953">
        <w:t>. To avoid confusion, we</w:t>
      </w:r>
      <w:r w:rsidR="00CC57E6">
        <w:t xml:space="preserve"> refer to the </w:t>
      </w:r>
      <w:r w:rsidR="00C92F22">
        <w:t xml:space="preserve">accumulation </w:t>
      </w:r>
      <w:r w:rsidR="00604DD5">
        <w:t xml:space="preserve">rate </w:t>
      </w:r>
      <w:r w:rsidR="00C92F22">
        <w:t>for the f</w:t>
      </w:r>
      <w:r w:rsidR="00604DD5">
        <w:t>ir</w:t>
      </w:r>
      <w:r w:rsidR="00C92F22">
        <w:t>st phase</w:t>
      </w:r>
      <w:r w:rsidR="00604DD5">
        <w:t xml:space="preserve"> (during stimulus presentation) </w:t>
      </w:r>
      <w:r w:rsidR="0094112B">
        <w:t xml:space="preserve">as </w:t>
      </w:r>
      <w:r w:rsidR="00B8751E">
        <w:t xml:space="preserve">parameter </w:t>
      </w:r>
      <w:r w:rsidR="00B8751E" w:rsidRPr="00B8751E">
        <w:rPr>
          <w:i/>
        </w:rPr>
        <w:t>v</w:t>
      </w:r>
      <w:r w:rsidR="00B8751E">
        <w:t>, and to the</w:t>
      </w:r>
      <w:r w:rsidR="00604DD5">
        <w:t xml:space="preserve"> </w:t>
      </w:r>
      <w:r w:rsidR="00C92F22">
        <w:t>accumulation rate for</w:t>
      </w:r>
      <w:r w:rsidR="00604DD5">
        <w:t xml:space="preserve"> the second phase (after the RS) </w:t>
      </w:r>
      <w:r w:rsidR="00B8751E">
        <w:t xml:space="preserve">as parameter </w:t>
      </w:r>
      <w:r w:rsidR="004474DB">
        <w:rPr>
          <w:i/>
        </w:rPr>
        <w:t>w</w:t>
      </w:r>
      <w:r w:rsidR="00B8751E">
        <w:t xml:space="preserve">. </w:t>
      </w:r>
      <w:r w:rsidR="00A650C3">
        <w:t>If t</w:t>
      </w:r>
      <w:r w:rsidR="00A30D08">
        <w:t>he stimulus-response mapping is</w:t>
      </w:r>
      <w:r w:rsidR="009F3F44">
        <w:t xml:space="preserve"> </w:t>
      </w:r>
      <w:r w:rsidR="00A650C3">
        <w:t xml:space="preserve">delivered by the RS, </w:t>
      </w:r>
      <w:r w:rsidR="00954BD4">
        <w:t>the motor preparation</w:t>
      </w:r>
      <w:r w:rsidR="009F3F44">
        <w:t xml:space="preserve"> variable </w:t>
      </w:r>
      <w:r w:rsidR="009F3F44" w:rsidRPr="009F3F44">
        <w:rPr>
          <w:i/>
        </w:rPr>
        <w:t>y(t)</w:t>
      </w:r>
      <w:r w:rsidR="009F3F44">
        <w:t xml:space="preserve"> remain</w:t>
      </w:r>
      <w:r w:rsidR="002D5545">
        <w:t>s</w:t>
      </w:r>
      <w:r w:rsidR="009F3F44">
        <w:t xml:space="preserve"> </w:t>
      </w:r>
      <w:r w:rsidR="00C763CD">
        <w:t>silent</w:t>
      </w:r>
      <w:r w:rsidR="009F3F44">
        <w:t xml:space="preserve"> until the presentatio</w:t>
      </w:r>
      <w:r w:rsidR="0055441C">
        <w:t>n of the RS</w:t>
      </w:r>
      <w:r w:rsidR="00C763CD">
        <w:t>, consistent with neurophysiological studies</w:t>
      </w:r>
      <w:r w:rsidR="009E4B34">
        <w:t>.</w:t>
      </w:r>
      <w:r w:rsidR="00822B80">
        <w:t xml:space="preserve"> </w:t>
      </w:r>
      <w:r w:rsidR="00604DD5">
        <w:t xml:space="preserve">The </w:t>
      </w:r>
      <w:r w:rsidR="002D5545">
        <w:t>second</w:t>
      </w:r>
      <w:r w:rsidR="00604DD5">
        <w:t xml:space="preserve"> phase of evidence acc</w:t>
      </w:r>
      <w:r w:rsidR="002D5545">
        <w:t xml:space="preserve">umulation driven by the RS </w:t>
      </w:r>
      <w:r w:rsidR="00604DD5">
        <w:t xml:space="preserve">thus </w:t>
      </w:r>
      <w:r w:rsidR="00501987">
        <w:t>starts</w:t>
      </w:r>
      <w:r w:rsidR="00604DD5">
        <w:t xml:space="preserve"> at 0, and </w:t>
      </w:r>
      <w:r w:rsidR="00C763CD">
        <w:t xml:space="preserve">we assume that </w:t>
      </w:r>
      <w:r w:rsidR="00604DD5">
        <w:t xml:space="preserve">the sign of </w:t>
      </w:r>
      <w:r w:rsidR="00604DD5" w:rsidRPr="00501987">
        <w:rPr>
          <w:i/>
        </w:rPr>
        <w:t>w</w:t>
      </w:r>
      <w:r w:rsidR="00604DD5">
        <w:t xml:space="preserve"> is determined by the sign of </w:t>
      </w:r>
      <w:r w:rsidR="00501987">
        <w:t>cumulative evidence at th</w:t>
      </w:r>
      <w:r w:rsidR="00BA04EC">
        <w:t>e stimulus categorization level</w:t>
      </w:r>
      <w:r w:rsidR="00501987" w:rsidRPr="00501987">
        <w:rPr>
          <w:i/>
        </w:rPr>
        <w:t>.</w:t>
      </w:r>
      <w:r w:rsidR="00501987">
        <w:t xml:space="preserve"> </w:t>
      </w:r>
      <w:r w:rsidR="0055441C">
        <w:t>We refer to this extended GCD</w:t>
      </w:r>
      <w:r w:rsidR="007668E0">
        <w:t xml:space="preserve"> for RS tasks</w:t>
      </w:r>
      <w:r w:rsidR="0055441C">
        <w:t xml:space="preserve"> as GCD</w:t>
      </w:r>
      <w:r w:rsidR="007668E0">
        <w:rPr>
          <w:vertAlign w:val="subscript"/>
        </w:rPr>
        <w:t>RS</w:t>
      </w:r>
      <w:r w:rsidR="0055441C">
        <w:t xml:space="preserve">. </w:t>
      </w:r>
    </w:p>
    <w:p w14:paraId="084C4975" w14:textId="4FD01A68" w:rsidR="006D3D35" w:rsidRDefault="00DA08D9" w:rsidP="004A0ACD">
      <w:r>
        <w:lastRenderedPageBreak/>
        <w:tab/>
      </w:r>
      <w:r w:rsidR="008334C6" w:rsidRPr="008334C6">
        <w:t>We conducted three experiments to test general predictions from GCD</w:t>
      </w:r>
      <w:r w:rsidR="0004364F">
        <w:rPr>
          <w:vertAlign w:val="subscript"/>
        </w:rPr>
        <w:t>RS</w:t>
      </w:r>
      <w:r w:rsidR="008334C6" w:rsidRPr="008334C6">
        <w:t xml:space="preserve">. </w:t>
      </w:r>
      <w:r w:rsidR="00957F82">
        <w:t>Each of these experiments used</w:t>
      </w:r>
      <w:r w:rsidR="006D3D35">
        <w:t xml:space="preserve"> a RS variant of the random dot motion task. </w:t>
      </w:r>
      <w:r w:rsidR="00835F07">
        <w:t xml:space="preserve">In the original FR variant of this task, subjects are presented with a field of moving </w:t>
      </w:r>
      <w:proofErr w:type="gramStart"/>
      <w:r w:rsidR="00835F07">
        <w:t>dots, and</w:t>
      </w:r>
      <w:proofErr w:type="gramEnd"/>
      <w:r w:rsidR="00835F07">
        <w:t xml:space="preserve"> are instructed to press one of two buttons (or produce a saccade toward one of two targets) as a function of the net direction of the dots. </w:t>
      </w:r>
      <w:r w:rsidR="009E15D7">
        <w:t>Decision difficulty is typically manipulated by varying motion coherence, defined as the proportion of dots moving in the target dire</w:t>
      </w:r>
      <w:r w:rsidR="00A30D08">
        <w:t xml:space="preserve">ction, the other dots moving </w:t>
      </w:r>
      <w:r w:rsidR="009E15D7">
        <w:t xml:space="preserve">randomly. The lower the coherence, the higher the difficulty of the decision. </w:t>
      </w:r>
      <w:r w:rsidR="00C45E65">
        <w:t xml:space="preserve">This task </w:t>
      </w:r>
      <w:r w:rsidR="009E15D7">
        <w:t xml:space="preserve">allows researchers to </w:t>
      </w:r>
      <w:r w:rsidR="00AE0314">
        <w:t>study the formation of decision</w:t>
      </w:r>
      <w:r w:rsidR="009E15D7">
        <w:t xml:space="preserve"> and motor commands over a relatively long period, because it requires integration of perceptual evidence in time and space</w:t>
      </w:r>
      <w:r w:rsidR="00C45E65">
        <w:t>. In addition, manipulations of motion coherence typically produce larger</w:t>
      </w:r>
      <w:r w:rsidR="00C43000">
        <w:t xml:space="preserve"> modulations of mean RT compared to other perceptual manipulations. These properties make the random dot motion task particularly appropriate to test continuous flow models </w:t>
      </w:r>
      <w:r w:rsidR="00C43000">
        <w:fldChar w:fldCharType="begin"/>
      </w:r>
      <w:r w:rsidR="00C73449">
        <w:instrText xml:space="preserve"> ADDIN ZOTERO_ITEM CSL_CITATION {"citationID":"ejwTuPfd","properties":{"formattedCitation":"(Dendauw et al., 2024; Donner et al., 2009; Kelly &amp; O\\uc0\\u8217{}Connell, 2013; Roitman &amp; Shadlen, 2002; Servant et al., 2021)","plainCitation":"(Dendauw et al., 2024; Donner et al., 2009; Kelly &amp; O’Connell, 2013; Roitman &amp; Shadlen, 2002;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758,"uris":["http://zotero.org/users/5679506/items/XEYSZYPA"],"itemData":{"id":758,"type":"article-journal","abstract":"Simple perceptual decisions are ideally suited for studying the sensorimotor transformations underlying flexible behavior. During perceptual detection, a noisy sensory signal is converted into a behavioral report of the presence or absence of a perceptual experience. Here, we used magnetoencephalography (MEG) to link the dynamics of neural population activity in human motor cortex to perceptual choices in a \"yes/no\" visual motion detection task. We found that (1) motor response-selective MEG activity in the \"gamma\" (64-100 Hz) and \"beta\" (12-36 Hz) frequency ranges predicted subjects' choices several seconds before their overt manual response; (2) this choice-predictive activity built up gradually during stimulus viewing toward both \"yes\" and \"no\" choices; and (3) the choice-predictive activity in motor cortex reflected the temporal integral of gamma-band activity in motion-sensitive area MT during stimulus viewing. Because gamma-band activity in MT reflects visual motion strength, these findings suggest that, during motion detection, motor plans for both \"yes\" and \"no\" choices result from continuously accumulating sensory evidence. We conclude that frequency-specific neural population activity at the cortical output stage of sensorimotor pathways provides a window into the mechanisms underlying perceptual decisions.","container-title":"Current biology: CB","DOI":"10.1016/j.cub.2009.07.066","ISSN":"1879-0445","issue":"18","journalAbbreviation":"Curr. Biol.","language":"eng","note":"PMID: 19747828","page":"1581-1585","source":"PubMed","title":"Buildup of choice-predictive activity in human motor cortex during perceptual decision making","volume":"19","author":[{"family":"Donner","given":"Tobias H."},{"family":"Siegel","given":"Markus"},{"family":"Fries","given":"Pascal"},{"family":"Engel","given":"Andreas K."}],"issued":{"date-parts":[["2009",9,29]]}}},{"id":253,"uris":["http://zotero.org/users/5679506/items/BMCU23CK"],"itemData":{"id":253,"type":"article-journal","abstract":"We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0270-6474/13/3319434-08$15.00/0","note":"PMID: 24336710","page":"19434-19441","source":"www.jneurosci.org","title":"Internal and External Influences on the Rate of Sensory Evidence Accumulation in the Human Brain","volume":"33","author":[{"family":"Kelly","given":"Simon P."},{"family":"O'Connell","given":"Redmond G."}],"issued":{"date-parts":[["2013",12,11]]}}},{"id":749,"uris":["http://zotero.org/users/5679506/items/BHUWBL3L"],"itemData":{"id":749,"type":"article-journal","abstract":"Decisions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rsidR="00C43000">
        <w:fldChar w:fldCharType="separate"/>
      </w:r>
      <w:r w:rsidR="00C73449" w:rsidRPr="00C73449">
        <w:t>(Dendauw et al., 2024; Donner et al., 2009; Kelly &amp; O’Connell, 2013; Roitman &amp; Shadlen, 2002; Servant et al., 2021)</w:t>
      </w:r>
      <w:r w:rsidR="00C43000">
        <w:fldChar w:fldCharType="end"/>
      </w:r>
      <w:r w:rsidR="00C43000">
        <w:t xml:space="preserve">, and their extension to delayed decision reports in the context of the present work.  </w:t>
      </w:r>
      <w:r w:rsidR="00C45E65">
        <w:t xml:space="preserve">  </w:t>
      </w:r>
    </w:p>
    <w:p w14:paraId="2D040890" w14:textId="05675F0D" w:rsidR="00FB11A0" w:rsidRDefault="00867EDA" w:rsidP="003628F4">
      <w:r>
        <w:tab/>
        <w:t>Each RS variant</w:t>
      </w:r>
      <w:r w:rsidR="00CB1217">
        <w:t xml:space="preserve"> of the random dot motion task</w:t>
      </w:r>
      <w:r>
        <w:t xml:space="preserve"> </w:t>
      </w:r>
      <w:r w:rsidR="008334C6" w:rsidRPr="008334C6">
        <w:t>incorporate</w:t>
      </w:r>
      <w:r w:rsidR="00957F82">
        <w:t>d</w:t>
      </w:r>
      <w:r w:rsidR="008334C6" w:rsidRPr="008334C6">
        <w:t xml:space="preserve"> a short delay (minimum 3 s) between stimulus offset and RS onset. This delay allowed us to (1) evaluate processing characteristics associated with the short-term</w:t>
      </w:r>
      <w:r w:rsidR="006E236C">
        <w:t xml:space="preserve"> maintenance of information, (2</w:t>
      </w:r>
      <w:r w:rsidR="008334C6" w:rsidRPr="008334C6">
        <w:t>) better characterize the articulation between decision-making, mem</w:t>
      </w:r>
      <w:r w:rsidR="006E236C">
        <w:t>ory, and motor systems, and (3</w:t>
      </w:r>
      <w:r w:rsidR="008334C6" w:rsidRPr="008334C6">
        <w:t xml:space="preserve">) prevent any strategical attempt to postpone the treatment of the stimulus </w:t>
      </w:r>
      <w:r w:rsidR="00ED1112">
        <w:fldChar w:fldCharType="begin"/>
      </w:r>
      <w:r w:rsidR="005B04B7">
        <w:instrText xml:space="preserve"> ADDIN ZOTERO_ITEM CSL_CITATION {"citationID":"7LrX9XR7","properties":{"formattedCitation":"(which could occur if the stimulus is presented until the RS or the response; e.g., Coallier &amp; Kalaska, 2014; Ratcliff, 2006; Twomey et al., 2016)","plainCitation":"(which could occur if the stimulus is presented until the RS or the response; e.g., Coallier &amp; Kalaska, 2014; Ratcliff, 2006; Twomey et al., 2016)","noteIndex":0},"citationItems":[{"id":8490,"uris":["http://zotero.org/users/5679506/items/SIPTSQ32"],"itemData":{"id":8490,"type":"article-journal","abstract":"Human subjects chose between two color-coded reach targets using multicolored checkerboard-like decision cues (DCs) that presented variable amounts of conflicting sensory evidence supporting both target choices. Different DCs contained different numbers of small squares of the two target colors. The most ambiguous DCs contained nearly equal numbers of squares of both target colors. The subjects reached as soon as they selected a target after the appearance of the DC (\"choose-and-go\" task). The choice behavior of the subjects showed many similarities to prior studies using other stimulus properties (e.g., visual motion coherence, brightness), including progressively longer response times and higher target-choice error rates for more ambiguous DCs. However, certain trends in their choice behavior could not be fully captured by simple drift-diffusion models. Allowing the subjects to view the DCs for a period of time before presenting the targets (\"match-to-sample\" task) resulted in much shorter response times overall, but also revealed a reluctance of subjects to commit to a decision about the predominant color of the more ambiguous DCs during the initial extended observation period. Model processing and simulation analyses suggest that the subjects might adjust the dynamics of their decision-making process on a trial-to-trial basis in response to the variable level of ambiguous and conflicting evidence in different DCs between trials.","container-title":"Journal of Neurophysiology","DOI":"10.1152/jn.00145.2014","ISSN":"1522-1598","issue":"11","journalAbbreviation":"J Neurophysiol","language":"eng","note":"PMID: 25210160","page":"2916-2938","source":"PubMed","title":"Reach target selection in humans using ambiguous decision cues containing variable amounts of conflicting sensory evidence supporting each target choice","volume":"112","author":[{"family":"Coallier","given":"Émilie"},{"family":"Kalaska","given":"John F."}],"issued":{"date-parts":[["2014",12,1]]}},"label":"page","prefix":"which could occur if the stimulus is presented until the RS or the response; e.g., "},{"id":8733,"uris":["http://zotero.org/users/5679506/items/D7RY8PHU"],"itemData":{"id":8733,"type":"article-journal","abstract":"The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ED1112">
        <w:fldChar w:fldCharType="separate"/>
      </w:r>
      <w:r w:rsidR="005B04B7" w:rsidRPr="005B04B7">
        <w:t>(which could occur if the stimulus is presented until the RS or the response; e.g., Coallier &amp; Kalaska, 2014; Ratcliff, 2006; Twomey et al., 2016)</w:t>
      </w:r>
      <w:r w:rsidR="00ED1112">
        <w:fldChar w:fldCharType="end"/>
      </w:r>
      <w:r w:rsidR="008334C6" w:rsidRPr="008334C6">
        <w:t xml:space="preserve">. </w:t>
      </w:r>
      <w:r w:rsidR="006D3D35">
        <w:t>In E</w:t>
      </w:r>
      <w:r w:rsidR="003407CB">
        <w:t>xperiments 1 and 2, the stimulus-response mapping was known before stimulus presentation. Experiment 1 manipulated the duration</w:t>
      </w:r>
      <w:r w:rsidR="006D3D35">
        <w:t xml:space="preserve"> of the delay (3 vs. 5 vs. 7 s</w:t>
      </w:r>
      <w:proofErr w:type="gramStart"/>
      <w:r w:rsidR="0045065C">
        <w:t>), and</w:t>
      </w:r>
      <w:proofErr w:type="gramEnd"/>
      <w:r w:rsidR="0045065C">
        <w:t xml:space="preserve"> used a constant stimulus </w:t>
      </w:r>
      <w:r w:rsidR="006D3D35">
        <w:t>duration (2 s). Experiment 2 manipulated stimulus duration (</w:t>
      </w:r>
      <w:r w:rsidR="008E165C">
        <w:t>0</w:t>
      </w:r>
      <w:r w:rsidR="006D3D35">
        <w:t>.3 vs. 1 vs. 2 s</w:t>
      </w:r>
      <w:proofErr w:type="gramStart"/>
      <w:r w:rsidR="006D3D35">
        <w:t>), and</w:t>
      </w:r>
      <w:proofErr w:type="gramEnd"/>
      <w:r w:rsidR="006D3D35">
        <w:t xml:space="preserve"> used a constant delay (3 s). </w:t>
      </w:r>
      <w:r w:rsidR="00CB1217">
        <w:t xml:space="preserve">Experiment 3 was </w:t>
      </w:r>
      <w:proofErr w:type="gramStart"/>
      <w:r w:rsidR="00CB1217">
        <w:t>similar to</w:t>
      </w:r>
      <w:proofErr w:type="gramEnd"/>
      <w:r w:rsidR="00CB1217">
        <w:t xml:space="preserve"> Experiment 1, except that the stimulus-response mapping was provided by the RS. GCD</w:t>
      </w:r>
      <w:r w:rsidR="00CB1217" w:rsidRPr="0055441C">
        <w:rPr>
          <w:vertAlign w:val="subscript"/>
        </w:rPr>
        <w:t>RS</w:t>
      </w:r>
      <w:r w:rsidR="00CB1217">
        <w:rPr>
          <w:vertAlign w:val="subscript"/>
        </w:rPr>
        <w:t xml:space="preserve"> </w:t>
      </w:r>
      <w:r w:rsidR="00CB1217">
        <w:lastRenderedPageBreak/>
        <w:t>makes</w:t>
      </w:r>
      <w:r w:rsidR="00B333C4">
        <w:t xml:space="preserve"> </w:t>
      </w:r>
      <w:r w:rsidR="00CB1217">
        <w:t xml:space="preserve">predictions that will be presented in the introduction section of each experiment. </w:t>
      </w:r>
      <w:r w:rsidR="00562C55">
        <w:t>These predictions will be tested usi</w:t>
      </w:r>
      <w:r w:rsidR="004079EC">
        <w:t>ng traditional behavioral measur</w:t>
      </w:r>
      <w:r w:rsidR="00FC2852">
        <w:t>es extended with EMG measure</w:t>
      </w:r>
      <w:r w:rsidR="004079EC">
        <w:t xml:space="preserve">s of muscle activation. </w:t>
      </w:r>
    </w:p>
    <w:p w14:paraId="10C69BF8" w14:textId="77777777" w:rsidR="00C01B7A" w:rsidRDefault="00C01B7A">
      <w:pPr>
        <w:spacing w:line="259" w:lineRule="auto"/>
        <w:outlineLvl w:val="9"/>
        <w:rPr>
          <w:b/>
          <w:bCs/>
        </w:rPr>
      </w:pPr>
      <w:r>
        <w:br w:type="page"/>
      </w:r>
    </w:p>
    <w:p w14:paraId="2BDDC8C5" w14:textId="7B73490E" w:rsidR="00FB11A0" w:rsidRPr="00C80852" w:rsidRDefault="00FB11A0" w:rsidP="00C01B7A">
      <w:pPr>
        <w:pStyle w:val="Titre2"/>
      </w:pPr>
      <w:r w:rsidRPr="00C80852">
        <w:lastRenderedPageBreak/>
        <w:t>Figure 1</w:t>
      </w:r>
    </w:p>
    <w:p w14:paraId="766BF665" w14:textId="77777777" w:rsidR="00FB11A0" w:rsidRPr="00957F6B" w:rsidRDefault="00FB11A0" w:rsidP="00CF01E6">
      <w:r>
        <w:t>Illustration of expected motor preparation and muscle activation dynamics from GCD and GCD</w:t>
      </w:r>
      <w:r w:rsidRPr="00957F6B">
        <w:rPr>
          <w:vertAlign w:val="subscript"/>
        </w:rPr>
        <w:t>RS</w:t>
      </w:r>
      <w:r>
        <w:t xml:space="preserve"> models</w:t>
      </w:r>
    </w:p>
    <w:p w14:paraId="26D86FD0" w14:textId="77777777" w:rsidR="00FB11A0" w:rsidRPr="00B42129" w:rsidRDefault="00FB11A0" w:rsidP="003628F4">
      <w:pPr>
        <w:rPr>
          <w:noProof/>
          <w:bdr w:val="none" w:sz="0" w:space="0" w:color="auto" w:frame="1"/>
          <w:lang w:eastAsia="fr-FR"/>
        </w:rPr>
      </w:pPr>
      <w:r w:rsidRPr="00CB53FD">
        <w:rPr>
          <w:noProof/>
          <w:bdr w:val="none" w:sz="0" w:space="0" w:color="auto" w:frame="1"/>
          <w:lang w:val="fr-FR" w:eastAsia="fr-FR"/>
        </w:rPr>
        <w:drawing>
          <wp:inline distT="0" distB="0" distL="0" distR="0" wp14:anchorId="1A22627A" wp14:editId="3428A3BC">
            <wp:extent cx="5911727" cy="2571750"/>
            <wp:effectExtent l="0" t="0" r="0" b="0"/>
            <wp:docPr id="3" name="Image 3" descr="C:\Users\mservant\Desktop\Research\Johan_these\Projet_1\Paper\Figures\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ervant\Desktop\Research\Johan_these\Projet_1\Paper\Figures\figur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14702" cy="2573044"/>
                    </a:xfrm>
                    <a:prstGeom prst="rect">
                      <a:avLst/>
                    </a:prstGeom>
                    <a:noFill/>
                    <a:ln>
                      <a:noFill/>
                    </a:ln>
                  </pic:spPr>
                </pic:pic>
              </a:graphicData>
            </a:graphic>
          </wp:inline>
        </w:drawing>
      </w:r>
    </w:p>
    <w:p w14:paraId="6BD22AB5" w14:textId="46A5BAC3" w:rsidR="00C01B7A" w:rsidRDefault="00FB11A0" w:rsidP="00C01B7A">
      <w:pPr>
        <w:spacing w:line="276" w:lineRule="auto"/>
        <w:rPr>
          <w:rStyle w:val="Accentuationlgre"/>
        </w:rPr>
      </w:pPr>
      <w:r w:rsidRPr="00AE6F73">
        <w:rPr>
          <w:rStyle w:val="Accentuationlgre"/>
          <w:i/>
          <w:iCs w:val="0"/>
        </w:rPr>
        <w:t>Note.</w:t>
      </w:r>
      <w:r w:rsidRPr="00B93EAC">
        <w:rPr>
          <w:rStyle w:val="Accentuationlgre"/>
          <w:i/>
          <w:iCs w:val="0"/>
        </w:rPr>
        <w:t xml:space="preserve"> </w:t>
      </w:r>
      <w:r w:rsidRPr="00B93EAC">
        <w:rPr>
          <w:rStyle w:val="Accentuationlgre"/>
        </w:rPr>
        <w:t>(A)</w:t>
      </w:r>
      <w:r w:rsidRPr="00B93EAC">
        <w:rPr>
          <w:rStyle w:val="Accentuationlgre"/>
          <w:i/>
          <w:iCs w:val="0"/>
        </w:rPr>
        <w:t xml:space="preserve"> </w:t>
      </w:r>
      <w:r w:rsidRPr="00B93EAC">
        <w:rPr>
          <w:rStyle w:val="Accentuationlgre"/>
        </w:rPr>
        <w:t>Expected mean of motor preparation and muscle activation trajectories from GCD in a free response decision task involving high (dark green) and low (light green) evidence quality co</w:t>
      </w:r>
      <w:r w:rsidR="005715A1" w:rsidRPr="00B93EAC">
        <w:rPr>
          <w:rStyle w:val="Accentuationlgre"/>
        </w:rPr>
        <w:t>nditions. The evidence accumulation variable</w:t>
      </w:r>
      <w:r w:rsidRPr="00B93EAC">
        <w:rPr>
          <w:rStyle w:val="Accentuationlgre"/>
        </w:rPr>
        <w:t xml:space="preserve"> continuously flows to motor preparation brain areas. The lower accumulation rate for the low evidence quality condition produces an increase in both </w:t>
      </w:r>
      <w:r w:rsidR="00275F80" w:rsidRPr="00B93EAC">
        <w:rPr>
          <w:rStyle w:val="Accentuationlgre"/>
        </w:rPr>
        <w:t xml:space="preserve">the mean premotor time (PMT, from stimulus onset to the </w:t>
      </w:r>
      <w:r w:rsidR="00F66708" w:rsidRPr="00B93EAC">
        <w:rPr>
          <w:rStyle w:val="Accentuationlgre"/>
        </w:rPr>
        <w:t>onset of muscle activation</w:t>
      </w:r>
      <w:r w:rsidR="00275F80" w:rsidRPr="00B93EAC">
        <w:rPr>
          <w:rStyle w:val="Accentuationlgre"/>
        </w:rPr>
        <w:t>) and</w:t>
      </w:r>
      <w:r w:rsidRPr="00B93EAC">
        <w:rPr>
          <w:rStyle w:val="Accentuationlgre"/>
        </w:rPr>
        <w:t xml:space="preserve"> </w:t>
      </w:r>
      <w:r w:rsidR="00A7094D" w:rsidRPr="00B93EAC">
        <w:rPr>
          <w:rStyle w:val="Accentuationlgre"/>
        </w:rPr>
        <w:t xml:space="preserve">the </w:t>
      </w:r>
      <w:r w:rsidRPr="00B93EAC">
        <w:rPr>
          <w:rStyle w:val="Accentuationlgre"/>
        </w:rPr>
        <w:t xml:space="preserve">mean </w:t>
      </w:r>
      <w:r w:rsidR="00275F80" w:rsidRPr="00B93EAC">
        <w:rPr>
          <w:rStyle w:val="Accentuationlgre"/>
        </w:rPr>
        <w:t>motor time (</w:t>
      </w:r>
      <w:r w:rsidRPr="00B93EAC">
        <w:rPr>
          <w:rStyle w:val="Accentuationlgre"/>
        </w:rPr>
        <w:t>MT</w:t>
      </w:r>
      <w:r w:rsidR="00F66708" w:rsidRPr="00B93EAC">
        <w:rPr>
          <w:rStyle w:val="Accentuationlgre"/>
        </w:rPr>
        <w:t>, from the onset of muscle activation to the response)</w:t>
      </w:r>
      <w:r w:rsidRPr="00B93EAC">
        <w:rPr>
          <w:rStyle w:val="Accentuationlgre"/>
        </w:rPr>
        <w:t>. (B) and (C) Expected mean of motor preparation and muscle activation trajectories from GCD</w:t>
      </w:r>
      <w:r w:rsidRPr="00700FDF">
        <w:rPr>
          <w:rStyle w:val="Accentuationlgre"/>
          <w:vertAlign w:val="subscript"/>
        </w:rPr>
        <w:t>RS</w:t>
      </w:r>
      <w:r w:rsidRPr="00B93EAC">
        <w:rPr>
          <w:rStyle w:val="Accentuationlgre"/>
        </w:rPr>
        <w:t xml:space="preserve"> in a </w:t>
      </w:r>
      <w:r w:rsidR="00626F53" w:rsidRPr="00B93EAC">
        <w:rPr>
          <w:rStyle w:val="Accentuationlgre"/>
        </w:rPr>
        <w:t>response signal (</w:t>
      </w:r>
      <w:r w:rsidRPr="00B93EAC">
        <w:rPr>
          <w:rStyle w:val="Accentuationlgre"/>
        </w:rPr>
        <w:t>RS</w:t>
      </w:r>
      <w:r w:rsidR="00626F53" w:rsidRPr="00B93EAC">
        <w:rPr>
          <w:rStyle w:val="Accentuationlgre"/>
        </w:rPr>
        <w:t>)</w:t>
      </w:r>
      <w:r w:rsidRPr="00B93EAC">
        <w:rPr>
          <w:rStyle w:val="Accentuationlgre"/>
        </w:rPr>
        <w:t xml:space="preserve"> variant of the task involving a delay between stimulus offset and RS onset, and </w:t>
      </w:r>
      <w:r w:rsidR="005715A1" w:rsidRPr="00B93EAC">
        <w:rPr>
          <w:rStyle w:val="Accentuationlgre"/>
        </w:rPr>
        <w:t>fore</w:t>
      </w:r>
      <w:r w:rsidRPr="00B93EAC">
        <w:rPr>
          <w:rStyle w:val="Accentuationlgre"/>
        </w:rPr>
        <w:t>knowledge of the stimulus-response mapping.</w:t>
      </w:r>
      <w:r w:rsidR="005715A1" w:rsidRPr="00B93EAC">
        <w:rPr>
          <w:rStyle w:val="Accentuationlgre"/>
        </w:rPr>
        <w:t xml:space="preserve"> During stimulus presentation, the evidence accumulation variable </w:t>
      </w:r>
      <w:r w:rsidRPr="00B93EAC">
        <w:rPr>
          <w:rStyle w:val="Accentuationlgre"/>
        </w:rPr>
        <w:t>continuously flows to motor preparation brain areas</w:t>
      </w:r>
      <w:r w:rsidR="00E33E76" w:rsidRPr="00B93EAC">
        <w:rPr>
          <w:rStyle w:val="Accentuationlgre"/>
        </w:rPr>
        <w:t xml:space="preserve">, </w:t>
      </w:r>
      <w:proofErr w:type="gramStart"/>
      <w:r w:rsidR="005715A1" w:rsidRPr="00B93EAC">
        <w:rPr>
          <w:rStyle w:val="Accentuationlgre"/>
        </w:rPr>
        <w:t>si</w:t>
      </w:r>
      <w:r w:rsidR="00E33E76" w:rsidRPr="00B93EAC">
        <w:rPr>
          <w:rStyle w:val="Accentuationlgre"/>
        </w:rPr>
        <w:t>milar to</w:t>
      </w:r>
      <w:proofErr w:type="gramEnd"/>
      <w:r w:rsidR="00E33E76" w:rsidRPr="00B93EAC">
        <w:rPr>
          <w:rStyle w:val="Accentuationlgre"/>
        </w:rPr>
        <w:t xml:space="preserve"> the free response task</w:t>
      </w:r>
      <w:r w:rsidR="00C418DE" w:rsidRPr="00B93EAC">
        <w:rPr>
          <w:rStyle w:val="Accentuationlgre"/>
        </w:rPr>
        <w:t xml:space="preserve">, but the level of gating inhibition (parameter </w:t>
      </w:r>
      <w:r w:rsidR="00C418DE" w:rsidRPr="00700FDF">
        <w:rPr>
          <w:rStyle w:val="Accentuationlgre"/>
          <w:i/>
          <w:iCs w:val="0"/>
        </w:rPr>
        <w:t>g</w:t>
      </w:r>
      <w:r w:rsidR="00C418DE" w:rsidRPr="00B93EAC">
        <w:rPr>
          <w:rStyle w:val="Accentuationlgre"/>
        </w:rPr>
        <w:t xml:space="preserve">) </w:t>
      </w:r>
      <w:r w:rsidR="00F13FE9" w:rsidRPr="00B93EAC">
        <w:rPr>
          <w:rStyle w:val="Accentuationlgre"/>
        </w:rPr>
        <w:t>increases</w:t>
      </w:r>
      <w:r w:rsidR="00C418DE" w:rsidRPr="00B93EAC">
        <w:rPr>
          <w:rStyle w:val="Accentuationlgre"/>
        </w:rPr>
        <w:t xml:space="preserve"> to prevent muscle activation. </w:t>
      </w:r>
      <w:r w:rsidRPr="00B93EAC">
        <w:rPr>
          <w:rStyle w:val="Accentuationlgre"/>
        </w:rPr>
        <w:t xml:space="preserve">During the delay, the representation of the selected response is maintained at the motor preparation level, in the form of sustained activity that corresponds to the level of cumulative evidence. When the RS is presented, subjects sample and accumulate evidence from the RS to drive muscles to the response threshold </w:t>
      </w:r>
      <w:proofErr w:type="spellStart"/>
      <w:r w:rsidRPr="00700FDF">
        <w:rPr>
          <w:rStyle w:val="Accentuationlgre"/>
          <w:i/>
          <w:iCs w:val="0"/>
        </w:rPr>
        <w:t>θ</w:t>
      </w:r>
      <w:r w:rsidRPr="00700FDF">
        <w:rPr>
          <w:rStyle w:val="Accentuationlgre"/>
          <w:i/>
          <w:iCs w:val="0"/>
          <w:vertAlign w:val="subscript"/>
        </w:rPr>
        <w:t>resp</w:t>
      </w:r>
      <w:proofErr w:type="spellEnd"/>
      <w:r w:rsidRPr="00B93EAC">
        <w:rPr>
          <w:rStyle w:val="Accentuationlgre"/>
        </w:rPr>
        <w:t xml:space="preserve">. </w:t>
      </w:r>
      <w:r w:rsidR="00C418DE" w:rsidRPr="00B93EAC">
        <w:rPr>
          <w:rStyle w:val="Accentuationlgre"/>
        </w:rPr>
        <w:t>Gating inhibition may decrease</w:t>
      </w:r>
      <w:r w:rsidR="00EF02EE" w:rsidRPr="00B93EAC">
        <w:rPr>
          <w:rStyle w:val="Accentuationlgre"/>
        </w:rPr>
        <w:t xml:space="preserve"> to facilitate response production</w:t>
      </w:r>
      <w:r w:rsidR="00C418DE" w:rsidRPr="00B93EAC">
        <w:rPr>
          <w:rStyle w:val="Accentuationlgre"/>
        </w:rPr>
        <w:t xml:space="preserve">, but this </w:t>
      </w:r>
      <w:r w:rsidR="00EF02EE" w:rsidRPr="00B93EAC">
        <w:rPr>
          <w:rStyle w:val="Accentuationlgre"/>
        </w:rPr>
        <w:t>adjustment</w:t>
      </w:r>
      <w:r w:rsidR="00C418DE" w:rsidRPr="00B93EAC">
        <w:rPr>
          <w:rStyle w:val="Accentuationlgre"/>
        </w:rPr>
        <w:t xml:space="preserve"> does not have any impact on model predictions. </w:t>
      </w:r>
      <w:r w:rsidR="00F13FE9" w:rsidRPr="00B93EAC">
        <w:rPr>
          <w:rStyle w:val="Accentuationlgre"/>
        </w:rPr>
        <w:t xml:space="preserve">In </w:t>
      </w:r>
      <w:r w:rsidR="007E374C" w:rsidRPr="00B93EAC">
        <w:rPr>
          <w:rStyle w:val="Accentuationlgre"/>
        </w:rPr>
        <w:t>p</w:t>
      </w:r>
      <w:r w:rsidRPr="00B93EAC">
        <w:rPr>
          <w:rStyle w:val="Accentuationlgre"/>
        </w:rPr>
        <w:t>anel B</w:t>
      </w:r>
      <w:r w:rsidR="00F13FE9" w:rsidRPr="00B93EAC">
        <w:rPr>
          <w:rStyle w:val="Accentuationlgre"/>
        </w:rPr>
        <w:t>, we</w:t>
      </w:r>
      <w:r w:rsidRPr="00B93EAC">
        <w:rPr>
          <w:rStyle w:val="Accentuationlgre"/>
        </w:rPr>
        <w:t xml:space="preserve"> assume that the </w:t>
      </w:r>
      <w:r w:rsidR="00F13FE9" w:rsidRPr="00B93EAC">
        <w:rPr>
          <w:rStyle w:val="Accentuationlgre"/>
        </w:rPr>
        <w:t xml:space="preserve">average </w:t>
      </w:r>
      <w:r w:rsidRPr="00B93EAC">
        <w:rPr>
          <w:rStyle w:val="Accentuationlgre"/>
        </w:rPr>
        <w:t>level o</w:t>
      </w:r>
      <w:r w:rsidR="003E1664" w:rsidRPr="00B93EAC">
        <w:rPr>
          <w:rStyle w:val="Accentuationlgre"/>
        </w:rPr>
        <w:t>f sustained activity</w:t>
      </w:r>
      <w:r w:rsidRPr="00B93EAC">
        <w:rPr>
          <w:rStyle w:val="Accentuationlgre"/>
        </w:rPr>
        <w:t xml:space="preserve"> is not modulated by the quality of evidence</w:t>
      </w:r>
      <w:r w:rsidR="009C4ECF" w:rsidRPr="00B93EAC">
        <w:rPr>
          <w:rStyle w:val="Accentuationlgre"/>
        </w:rPr>
        <w:t>.</w:t>
      </w:r>
      <w:r w:rsidR="00626F53" w:rsidRPr="00B93EAC">
        <w:rPr>
          <w:rStyle w:val="Accentuationlgre"/>
        </w:rPr>
        <w:t xml:space="preserve"> This processing scheme predicts no </w:t>
      </w:r>
      <w:r w:rsidR="00E630CF" w:rsidRPr="00B93EAC">
        <w:rPr>
          <w:rStyle w:val="Accentuationlgre"/>
        </w:rPr>
        <w:t>effect</w:t>
      </w:r>
      <w:r w:rsidR="00626F53" w:rsidRPr="00B93EAC">
        <w:rPr>
          <w:rStyle w:val="Accentuationlgre"/>
        </w:rPr>
        <w:t xml:space="preserve"> of </w:t>
      </w:r>
      <w:r w:rsidR="003D683B" w:rsidRPr="00B93EAC">
        <w:rPr>
          <w:rStyle w:val="Accentuationlgre"/>
        </w:rPr>
        <w:t>the quality of evidence</w:t>
      </w:r>
      <w:r w:rsidR="00626F53" w:rsidRPr="00B93EAC">
        <w:rPr>
          <w:rStyle w:val="Accentuationlgre"/>
        </w:rPr>
        <w:t xml:space="preserve"> on mean PMT (from RS onset </w:t>
      </w:r>
      <w:r w:rsidR="008F5BDF" w:rsidRPr="00B93EAC">
        <w:rPr>
          <w:rStyle w:val="Accentuationlgre"/>
        </w:rPr>
        <w:t xml:space="preserve">to the onset of muscle activation) and mean MT (from the onset of muscle activation to the response). </w:t>
      </w:r>
      <w:r w:rsidR="007E374C" w:rsidRPr="00B93EAC">
        <w:rPr>
          <w:rStyle w:val="Accentuationlgre"/>
        </w:rPr>
        <w:t>In p</w:t>
      </w:r>
      <w:r w:rsidRPr="00B93EAC">
        <w:rPr>
          <w:rStyle w:val="Accentuationlgre"/>
        </w:rPr>
        <w:t>anel C</w:t>
      </w:r>
      <w:r w:rsidR="007E374C" w:rsidRPr="00B93EAC">
        <w:rPr>
          <w:rStyle w:val="Accentuationlgre"/>
        </w:rPr>
        <w:t>, we</w:t>
      </w:r>
      <w:r w:rsidRPr="00B93EAC">
        <w:rPr>
          <w:rStyle w:val="Accentuationlgre"/>
        </w:rPr>
        <w:t xml:space="preserve"> </w:t>
      </w:r>
      <w:r w:rsidR="007E374C" w:rsidRPr="00B93EAC">
        <w:rPr>
          <w:rStyle w:val="Accentuationlgre"/>
        </w:rPr>
        <w:t>assume</w:t>
      </w:r>
      <w:r w:rsidRPr="00B93EAC">
        <w:rPr>
          <w:rStyle w:val="Accentuationlgre"/>
        </w:rPr>
        <w:t xml:space="preserve"> that the</w:t>
      </w:r>
      <w:r w:rsidR="00E33E76" w:rsidRPr="00B93EAC">
        <w:rPr>
          <w:rStyle w:val="Accentuationlgre"/>
        </w:rPr>
        <w:t xml:space="preserve"> average</w:t>
      </w:r>
      <w:r w:rsidRPr="00B93EAC">
        <w:rPr>
          <w:rStyle w:val="Accentuationlgre"/>
        </w:rPr>
        <w:t xml:space="preserve"> level of sustained activity decreases as the quality of evidence decreases. </w:t>
      </w:r>
      <w:r w:rsidR="008F5BDF" w:rsidRPr="00B93EAC">
        <w:rPr>
          <w:rStyle w:val="Accentuationlgre"/>
        </w:rPr>
        <w:t>This processing scheme predicts a longer mean PMT in the low compared to th</w:t>
      </w:r>
      <w:r w:rsidR="00607073" w:rsidRPr="00B93EAC">
        <w:rPr>
          <w:rStyle w:val="Accentuationlgre"/>
        </w:rPr>
        <w:t>e</w:t>
      </w:r>
      <w:r w:rsidR="008F5BDF" w:rsidRPr="00B93EAC">
        <w:rPr>
          <w:rStyle w:val="Accentuationlgre"/>
        </w:rPr>
        <w:t xml:space="preserve"> high evidence quality condition</w:t>
      </w:r>
      <w:r w:rsidR="003E1664" w:rsidRPr="00B93EAC">
        <w:rPr>
          <w:rStyle w:val="Accentuationlgre"/>
        </w:rPr>
        <w:t>, but no effect on</w:t>
      </w:r>
      <w:r w:rsidR="00607073" w:rsidRPr="00B93EAC">
        <w:rPr>
          <w:rStyle w:val="Accentuationlgre"/>
        </w:rPr>
        <w:t xml:space="preserve"> mean MT. </w:t>
      </w:r>
      <w:r w:rsidRPr="00B93EAC">
        <w:rPr>
          <w:rStyle w:val="Accentuationlgre"/>
        </w:rPr>
        <w:t>GCD: gated cascade diffusion model; GCD</w:t>
      </w:r>
      <w:r w:rsidRPr="00700FDF">
        <w:rPr>
          <w:rStyle w:val="Accentuationlgre"/>
          <w:vertAlign w:val="subscript"/>
        </w:rPr>
        <w:t>RS</w:t>
      </w:r>
      <w:r w:rsidRPr="00B93EAC">
        <w:rPr>
          <w:rStyle w:val="Accentuationlgre"/>
        </w:rPr>
        <w:t>: extension of the gated cascade diffusion model for response signal tasks</w:t>
      </w:r>
      <w:r w:rsidR="00607073" w:rsidRPr="00B93EAC">
        <w:rPr>
          <w:rStyle w:val="Accentuationlgre"/>
        </w:rPr>
        <w:t>.</w:t>
      </w:r>
      <w:r w:rsidRPr="00B93EAC">
        <w:rPr>
          <w:rStyle w:val="Accentuationlgre"/>
        </w:rPr>
        <w:t xml:space="preserve"> </w:t>
      </w:r>
    </w:p>
    <w:p w14:paraId="5D54ED32" w14:textId="77777777" w:rsidR="00A92CF5" w:rsidRDefault="00A92CF5">
      <w:pPr>
        <w:spacing w:line="259" w:lineRule="auto"/>
        <w:outlineLvl w:val="9"/>
        <w:rPr>
          <w:b/>
          <w:bCs/>
          <w:sz w:val="28"/>
          <w:szCs w:val="28"/>
        </w:rPr>
      </w:pPr>
      <w:r>
        <w:br w:type="page"/>
      </w:r>
    </w:p>
    <w:p w14:paraId="2543C3F2" w14:textId="6AC331A8" w:rsidR="00CB1217" w:rsidRPr="0016727E" w:rsidRDefault="00CB1217" w:rsidP="00A92CF5">
      <w:pPr>
        <w:pStyle w:val="Titre1"/>
      </w:pPr>
      <w:r w:rsidRPr="0016727E">
        <w:lastRenderedPageBreak/>
        <w:t>Experiment 1</w:t>
      </w:r>
    </w:p>
    <w:p w14:paraId="33C0DF40" w14:textId="168894CB" w:rsidR="00B66753" w:rsidRDefault="00FB3A10" w:rsidP="00700FDF">
      <w:r>
        <w:tab/>
      </w:r>
      <w:r w:rsidR="00AD0AC2">
        <w:t xml:space="preserve">Experiment 1 was designed to test </w:t>
      </w:r>
      <w:r>
        <w:t xml:space="preserve">a first set of </w:t>
      </w:r>
      <w:r w:rsidR="00AD0AC2">
        <w:t>behavioral and EMG predictions from GCD</w:t>
      </w:r>
      <w:r w:rsidR="00AD0AC2" w:rsidRPr="0055441C">
        <w:rPr>
          <w:vertAlign w:val="subscript"/>
        </w:rPr>
        <w:t>RS</w:t>
      </w:r>
      <w:r w:rsidR="00662AA8">
        <w:t xml:space="preserve"> in a RS</w:t>
      </w:r>
      <w:r w:rsidR="00CD5686">
        <w:t xml:space="preserve"> variant of the random dot motion task in which the stimulus-response mapping was know</w:t>
      </w:r>
      <w:r w:rsidR="00A5733E">
        <w:t xml:space="preserve">n before stimulus presentation. </w:t>
      </w:r>
      <w:r w:rsidR="004D233F">
        <w:t>In separate blocks of trials, p</w:t>
      </w:r>
      <w:r w:rsidR="00A5733E">
        <w:t>articipant</w:t>
      </w:r>
      <w:r w:rsidR="00662AA8">
        <w:t>s</w:t>
      </w:r>
      <w:r w:rsidR="00A5733E">
        <w:t xml:space="preserve"> also completed the original FR version of t</w:t>
      </w:r>
      <w:r w:rsidR="00662AA8">
        <w:t xml:space="preserve">he task that served as a </w:t>
      </w:r>
      <w:r w:rsidR="00FE1897">
        <w:t xml:space="preserve">processing </w:t>
      </w:r>
      <w:r w:rsidR="00662AA8">
        <w:t>benchmark</w:t>
      </w:r>
      <w:r w:rsidR="00A5733E">
        <w:t>. In both tasks, participants were instructed to press the left</w:t>
      </w:r>
      <w:r w:rsidR="00976FA4">
        <w:t xml:space="preserve"> (right)</w:t>
      </w:r>
      <w:r w:rsidR="00A5733E">
        <w:t xml:space="preserve"> button with their left</w:t>
      </w:r>
      <w:r w:rsidR="00976FA4">
        <w:t xml:space="preserve"> (right)</w:t>
      </w:r>
      <w:r w:rsidR="00A5733E">
        <w:t xml:space="preserve"> thumb if the net direction of dots was leftward </w:t>
      </w:r>
      <w:r w:rsidR="00976FA4">
        <w:t xml:space="preserve">(rightward). </w:t>
      </w:r>
      <w:r w:rsidR="00662AA8">
        <w:t>The quality of evidence was manipulated by randomly varying motion coherence across three levels (</w:t>
      </w:r>
      <w:r w:rsidR="009054BB">
        <w:t>2 vs.</w:t>
      </w:r>
      <w:r w:rsidR="00662AA8">
        <w:t xml:space="preserve"> </w:t>
      </w:r>
      <w:r w:rsidR="009054BB">
        <w:t>11 vs.</w:t>
      </w:r>
      <w:r w:rsidR="00662AA8">
        <w:t xml:space="preserve"> 40</w:t>
      </w:r>
      <w:r w:rsidR="00DB7E45">
        <w:t xml:space="preserve"> </w:t>
      </w:r>
      <w:r w:rsidR="00662AA8">
        <w:t xml:space="preserve">%) within blocks of trials. </w:t>
      </w:r>
      <w:r w:rsidR="004D233F">
        <w:t xml:space="preserve">In </w:t>
      </w:r>
      <w:r w:rsidR="00A5733E">
        <w:t>FR</w:t>
      </w:r>
      <w:r w:rsidR="004D233F">
        <w:t xml:space="preserve"> blocks</w:t>
      </w:r>
      <w:r w:rsidR="0077149F">
        <w:t xml:space="preserve">, stimuli were presented within a virtual circular aperture, and participants were instructed to respond as quickly and accurately as possible. Stimuli remained on </w:t>
      </w:r>
      <w:r w:rsidR="00C11E9C">
        <w:t xml:space="preserve">the </w:t>
      </w:r>
      <w:r w:rsidR="0077149F">
        <w:t>screen un</w:t>
      </w:r>
      <w:r w:rsidR="004D233F">
        <w:t>til the response. In RS blocks</w:t>
      </w:r>
      <w:r w:rsidR="0077149F">
        <w:t xml:space="preserve">, the same stimuli were presented within a red circle during 2 s. </w:t>
      </w:r>
      <w:r w:rsidR="00662AA8">
        <w:t xml:space="preserve">The red circle remained on </w:t>
      </w:r>
      <w:r w:rsidR="003A258F">
        <w:t xml:space="preserve">the </w:t>
      </w:r>
      <w:r w:rsidR="00662AA8">
        <w:t xml:space="preserve">screen during the delay period and its disappearance served as </w:t>
      </w:r>
      <w:r w:rsidR="00184A40">
        <w:t xml:space="preserve">the </w:t>
      </w:r>
      <w:r w:rsidR="00662AA8">
        <w:t xml:space="preserve">RS. The </w:t>
      </w:r>
      <w:r w:rsidR="006E4606">
        <w:t xml:space="preserve">duration of the </w:t>
      </w:r>
      <w:r w:rsidR="00662AA8">
        <w:t xml:space="preserve">delay </w:t>
      </w:r>
      <w:r w:rsidR="00333CD7">
        <w:t>was manipulated in separate blocks of trials (</w:t>
      </w:r>
      <w:r w:rsidR="00A7710E">
        <w:t>3 vs.</w:t>
      </w:r>
      <w:r w:rsidR="00333CD7">
        <w:t xml:space="preserve"> </w:t>
      </w:r>
      <w:r w:rsidR="00A7710E">
        <w:t>5 vs.</w:t>
      </w:r>
      <w:r w:rsidR="00333CD7">
        <w:t xml:space="preserve"> 7 s</w:t>
      </w:r>
      <w:r w:rsidR="00D13F6C">
        <w:t>; Figure 2A</w:t>
      </w:r>
      <w:r w:rsidR="00333CD7">
        <w:t xml:space="preserve">). The primary measures of interest were (1) </w:t>
      </w:r>
      <w:r w:rsidR="00F21627">
        <w:t>response accuracy,</w:t>
      </w:r>
      <w:r w:rsidR="00546BEA">
        <w:t xml:space="preserve"> </w:t>
      </w:r>
      <w:r w:rsidR="003B22E8">
        <w:t>(2) the rate of partial muscle</w:t>
      </w:r>
      <w:r w:rsidR="00546BEA">
        <w:t xml:space="preserve"> activation,</w:t>
      </w:r>
      <w:r w:rsidR="00F21627">
        <w:t xml:space="preserve"> </w:t>
      </w:r>
      <w:r w:rsidR="00546BEA">
        <w:t>(3</w:t>
      </w:r>
      <w:r w:rsidR="008D4C4D">
        <w:t xml:space="preserve">) </w:t>
      </w:r>
      <w:r w:rsidR="00097F3A">
        <w:t xml:space="preserve">the premotor time (PMT), (4) </w:t>
      </w:r>
      <w:r w:rsidR="008D4C4D">
        <w:t>the slope of muscle activation</w:t>
      </w:r>
      <w:r w:rsidR="00096FB0">
        <w:t xml:space="preserve"> </w:t>
      </w:r>
      <w:r w:rsidR="00673891">
        <w:t xml:space="preserve">and </w:t>
      </w:r>
      <w:r w:rsidR="00275B99">
        <w:t xml:space="preserve">(5) </w:t>
      </w:r>
      <w:r w:rsidR="008D4C4D">
        <w:t>the</w:t>
      </w:r>
      <w:r w:rsidR="00673891">
        <w:t xml:space="preserve"> </w:t>
      </w:r>
      <w:r w:rsidR="00B66753">
        <w:t>motor time (</w:t>
      </w:r>
      <w:r w:rsidR="008D4C4D">
        <w:t xml:space="preserve">MT: </w:t>
      </w:r>
      <w:r w:rsidR="00B66753">
        <w:t xml:space="preserve">latency between the </w:t>
      </w:r>
      <w:r w:rsidR="00097F3A">
        <w:t>onset of muscle activation</w:t>
      </w:r>
      <w:r w:rsidR="00096FB0">
        <w:t xml:space="preserve"> </w:t>
      </w:r>
      <w:r w:rsidR="00097F3A">
        <w:t xml:space="preserve">and </w:t>
      </w:r>
      <w:r w:rsidR="008D4C4D">
        <w:t>the response)</w:t>
      </w:r>
      <w:r w:rsidR="00096FB0">
        <w:rPr>
          <w:rStyle w:val="Appelnotedebasdep"/>
        </w:rPr>
        <w:footnoteReference w:id="8"/>
      </w:r>
      <w:r w:rsidR="008D4C4D">
        <w:t xml:space="preserve">. In </w:t>
      </w:r>
      <w:r w:rsidR="004D233F">
        <w:t>FR blocks</w:t>
      </w:r>
      <w:r w:rsidR="008D4C4D">
        <w:t xml:space="preserve">, PMT was defined as the latency between stimulus onset and the </w:t>
      </w:r>
      <w:r w:rsidR="00097F3A">
        <w:t>onset of muscle activation.</w:t>
      </w:r>
      <w:r w:rsidR="008D4C4D">
        <w:t xml:space="preserve"> I</w:t>
      </w:r>
      <w:r w:rsidR="00F74180">
        <w:t>n RS blocks</w:t>
      </w:r>
      <w:r w:rsidR="008D4C4D">
        <w:t>, PMT was defined as the latency betwee</w:t>
      </w:r>
      <w:r w:rsidR="00CE71E0">
        <w:t>n</w:t>
      </w:r>
      <w:r w:rsidR="008D4C4D">
        <w:t xml:space="preserve"> RS onset </w:t>
      </w:r>
      <w:r w:rsidR="00097F3A">
        <w:t>and the onset of muscle activation</w:t>
      </w:r>
      <w:r w:rsidR="008D4C4D">
        <w:t>. In</w:t>
      </w:r>
      <w:r w:rsidR="00CE71E0">
        <w:t xml:space="preserve"> both tasks</w:t>
      </w:r>
      <w:r w:rsidR="008D4C4D">
        <w:t>, the response time (RT</w:t>
      </w:r>
      <w:r w:rsidR="000234D6">
        <w:t>) in each trial corresponded</w:t>
      </w:r>
      <w:r w:rsidR="008D4C4D">
        <w:t xml:space="preserve"> </w:t>
      </w:r>
      <w:r w:rsidR="00CE71E0">
        <w:t xml:space="preserve">to the sum of PMT and MT. </w:t>
      </w:r>
    </w:p>
    <w:p w14:paraId="57A556A2" w14:textId="76D1BDEF" w:rsidR="00340085" w:rsidRPr="00700FDF" w:rsidRDefault="00340085" w:rsidP="00AE6F73">
      <w:pPr>
        <w:pStyle w:val="Titre2"/>
      </w:pPr>
      <w:r w:rsidRPr="00700FDF">
        <w:t>Predictions from GCD in FR blocks</w:t>
      </w:r>
    </w:p>
    <w:p w14:paraId="26BCB625" w14:textId="634F0E93" w:rsidR="00FE5D7C" w:rsidRPr="009448D9" w:rsidRDefault="00DF4419" w:rsidP="00700FDF">
      <w:pPr>
        <w:rPr>
          <w:ins w:id="119" w:author="GAJDOS Thibault" w:date="2024-11-15T14:19:00Z" w16du:dateUtc="2024-11-15T13:19:00Z"/>
        </w:rPr>
      </w:pPr>
      <w:r>
        <w:lastRenderedPageBreak/>
        <w:tab/>
      </w:r>
      <w:r w:rsidR="0049600A">
        <w:t xml:space="preserve">Predictions from GCD in FR blocks </w:t>
      </w:r>
      <w:r>
        <w:t>have been validated in previous work, in the context of a si</w:t>
      </w:r>
      <w:r w:rsidR="00E9406B">
        <w:t>milar random dot motion task</w:t>
      </w:r>
      <w:r>
        <w:t xml:space="preserve"> featuring a larger range of motion coherences </w:t>
      </w:r>
      <w:r>
        <w:fldChar w:fldCharType="begin"/>
      </w:r>
      <w:r w:rsidR="00C829B4">
        <w:instrText xml:space="preserve"> ADDIN ZOTERO_ITEM CSL_CITATION {"citationID":"oRK1DxLK","properties":{"formattedCitation":"(Dendauw et al., 2024; Servant et al., 2021)","plainCitation":"(Dendauw et al., 2024;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label":"page"},{"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fldChar w:fldCharType="separate"/>
      </w:r>
      <w:r w:rsidR="00C829B4" w:rsidRPr="00C829B4">
        <w:t>(Dendauw et al., 2024; Servant et al., 2021)</w:t>
      </w:r>
      <w:r>
        <w:fldChar w:fldCharType="end"/>
      </w:r>
      <w:r>
        <w:t xml:space="preserve">. </w:t>
      </w:r>
      <w:ins w:id="120" w:author="GAJDOS Thibault" w:date="2024-11-15T14:19:00Z" w16du:dateUtc="2024-11-15T13:19:00Z">
        <w:r w:rsidR="00FE5D7C">
          <w:t xml:space="preserve">Decreasing motion coherence translates in a lower accumulation rate for the decision variable, and therefore also for the motor </w:t>
        </w:r>
      </w:ins>
      <w:ins w:id="121" w:author="GAJDOS Thibault" w:date="2024-11-15T14:20:00Z" w16du:dateUtc="2024-11-15T13:20:00Z">
        <w:r w:rsidR="00FE5D7C">
          <w:t>preparation. This implies a</w:t>
        </w:r>
        <w:r w:rsidR="00E44458">
          <w:t xml:space="preserve"> reduction of accuracy. Moreover, </w:t>
        </w:r>
      </w:ins>
      <w:ins w:id="122" w:author="GAJDOS Thibault" w:date="2024-11-15T14:21:00Z" w16du:dateUtc="2024-11-15T13:21:00Z">
        <w:r w:rsidR="00E44458">
          <w:t xml:space="preserve">a decrease in the accumulation rate of the motor preparation implies that it will take </w:t>
        </w:r>
      </w:ins>
      <w:ins w:id="123" w:author="GAJDOS Thibault" w:date="2024-11-15T14:22:00Z" w16du:dateUtc="2024-11-15T13:22:00Z">
        <w:r w:rsidR="00E44458">
          <w:t>more</w:t>
        </w:r>
      </w:ins>
      <w:ins w:id="124" w:author="GAJDOS Thibault" w:date="2024-11-15T14:21:00Z" w16du:dateUtc="2024-11-15T13:21:00Z">
        <w:r w:rsidR="00E44458">
          <w:t xml:space="preserve"> time to </w:t>
        </w:r>
      </w:ins>
      <w:ins w:id="125" w:author="GAJDOS Thibault" w:date="2024-11-15T14:22:00Z" w16du:dateUtc="2024-11-15T13:22:00Z">
        <w:r w:rsidR="00E44458">
          <w:t>reach</w:t>
        </w:r>
      </w:ins>
      <w:ins w:id="126" w:author="GAJDOS Thibault" w:date="2024-11-15T14:21:00Z" w16du:dateUtc="2024-11-15T13:21:00Z">
        <w:r w:rsidR="00E44458">
          <w:t xml:space="preserve"> the gat</w:t>
        </w:r>
      </w:ins>
      <w:ins w:id="127" w:author="GAJDOS Thibault" w:date="2024-11-15T14:23:00Z" w16du:dateUtc="2024-11-15T13:23:00Z">
        <w:r w:rsidR="00E44458">
          <w:t xml:space="preserve">ing level </w:t>
        </w:r>
        <w:r w:rsidR="00E44458" w:rsidRPr="00E44458">
          <w:rPr>
            <w:i/>
            <w:iCs/>
            <w:rPrChange w:id="128" w:author="GAJDOS Thibault" w:date="2024-11-15T14:23:00Z" w16du:dateUtc="2024-11-15T13:23:00Z">
              <w:rPr/>
            </w:rPrChange>
          </w:rPr>
          <w:t>g</w:t>
        </w:r>
        <w:r w:rsidR="00E44458">
          <w:t xml:space="preserve"> (inducing longer</w:t>
        </w:r>
      </w:ins>
      <w:ins w:id="129" w:author="GAJDOS Thibault" w:date="2024-11-15T14:38:00Z" w16du:dateUtc="2024-11-15T13:38:00Z">
        <w:r w:rsidR="001E2972">
          <w:t xml:space="preserve"> mean</w:t>
        </w:r>
      </w:ins>
      <w:ins w:id="130" w:author="GAJDOS Thibault" w:date="2024-11-15T14:23:00Z" w16du:dateUtc="2024-11-15T13:23:00Z">
        <w:r w:rsidR="00E44458">
          <w:t xml:space="preserve"> </w:t>
        </w:r>
      </w:ins>
      <w:ins w:id="131" w:author="GAJDOS Thibault" w:date="2024-11-15T14:24:00Z" w16du:dateUtc="2024-11-15T13:24:00Z">
        <w:r w:rsidR="00E44458">
          <w:t>PMT), and to go from there to the</w:t>
        </w:r>
      </w:ins>
      <w:ins w:id="132" w:author="GAJDOS Thibault" w:date="2024-11-15T14:20:00Z" w16du:dateUtc="2024-11-15T13:20:00Z">
        <w:r w:rsidR="00FE5D7C">
          <w:t xml:space="preserve"> </w:t>
        </w:r>
      </w:ins>
      <w:ins w:id="133" w:author="GAJDOS Thibault" w:date="2024-11-15T14:31:00Z" w16du:dateUtc="2024-11-15T13:31:00Z">
        <w:r w:rsidR="009448D9">
          <w:t xml:space="preserve">response threshold </w:t>
        </w:r>
      </w:ins>
      <w:proofErr w:type="spellStart"/>
      <w:ins w:id="134" w:author="GAJDOS Thibault" w:date="2024-11-15T14:32:00Z" w16du:dateUtc="2024-11-15T13:32:00Z">
        <w:r w:rsidR="009448D9" w:rsidRPr="00700FDF">
          <w:rPr>
            <w:rStyle w:val="Accentuationlgre"/>
            <w:i/>
            <w:iCs w:val="0"/>
          </w:rPr>
          <w:t>θ</w:t>
        </w:r>
        <w:r w:rsidR="009448D9" w:rsidRPr="00700FDF">
          <w:rPr>
            <w:rStyle w:val="Accentuationlgre"/>
            <w:i/>
            <w:iCs w:val="0"/>
            <w:vertAlign w:val="subscript"/>
          </w:rPr>
          <w:t>resp</w:t>
        </w:r>
        <w:proofErr w:type="spellEnd"/>
        <w:r w:rsidR="009448D9">
          <w:t xml:space="preserve"> (inducing longer mean MT). </w:t>
        </w:r>
        <w:proofErr w:type="spellStart"/>
        <w:r w:rsidR="009448D9">
          <w:t>Additionnally</w:t>
        </w:r>
        <w:proofErr w:type="spellEnd"/>
        <w:r w:rsidR="009448D9">
          <w:t xml:space="preserve">, a decrease in the accumulation rate implies a </w:t>
        </w:r>
      </w:ins>
      <w:ins w:id="135" w:author="GAJDOS Thibault" w:date="2024-11-15T14:33:00Z" w16du:dateUtc="2024-11-15T13:33:00Z">
        <w:r w:rsidR="009448D9">
          <w:t>lower signal-to-noise ratio of the motor preparation, w</w:t>
        </w:r>
      </w:ins>
      <w:ins w:id="136" w:author="GAJDOS Thibault" w:date="2024-11-15T14:34:00Z" w16du:dateUtc="2024-11-15T13:34:00Z">
        <w:r w:rsidR="009448D9">
          <w:t xml:space="preserve">hich results in increased within-trial fluctuations of the motor preparation, in turn inducing in average more crossing of the </w:t>
        </w:r>
      </w:ins>
      <w:ins w:id="137" w:author="GAJDOS Thibault" w:date="2024-11-15T14:35:00Z" w16du:dateUtc="2024-11-15T13:35:00Z">
        <w:r w:rsidR="009448D9">
          <w:t>gating threshold, and hence more muscular partial activity. Finally, because the muscle activity is driven by the motor preparation variable, a</w:t>
        </w:r>
      </w:ins>
      <w:ins w:id="138" w:author="GAJDOS Thibault" w:date="2024-11-15T14:36:00Z" w16du:dateUtc="2024-11-15T13:36:00Z">
        <w:r w:rsidR="009448D9">
          <w:t xml:space="preserve"> decrease in motion coherence also implies a decrease in the </w:t>
        </w:r>
      </w:ins>
      <w:ins w:id="139" w:author="GAJDOS Thibault" w:date="2024-11-15T14:38:00Z" w16du:dateUtc="2024-11-15T13:38:00Z">
        <w:r w:rsidR="009448D9">
          <w:t>slope of muscle activation</w:t>
        </w:r>
      </w:ins>
      <w:ins w:id="140" w:author="GAJDOS Thibault" w:date="2024-11-15T14:36:00Z" w16du:dateUtc="2024-11-15T13:36:00Z">
        <w:r w:rsidR="009448D9">
          <w:t xml:space="preserve">. </w:t>
        </w:r>
      </w:ins>
    </w:p>
    <w:p w14:paraId="65921010" w14:textId="35876865" w:rsidR="00DF4419" w:rsidRDefault="00C829B4" w:rsidP="00700FDF">
      <w:r>
        <w:t xml:space="preserve">Specifically, accuracy </w:t>
      </w:r>
      <w:r w:rsidR="00271D12">
        <w:t>should decrease</w:t>
      </w:r>
      <w:r w:rsidR="00DF4419">
        <w:t xml:space="preserve"> as motion coherence </w:t>
      </w:r>
      <w:r>
        <w:t>decreases</w:t>
      </w:r>
      <w:r w:rsidR="004034C6">
        <w:t xml:space="preserve">. </w:t>
      </w:r>
      <w:r w:rsidR="005878BE">
        <w:t>Moreover, m</w:t>
      </w:r>
      <w:r w:rsidR="004034C6">
        <w:t>ean PMT, mean MT, and the rate of p</w:t>
      </w:r>
      <w:r>
        <w:t xml:space="preserve">artial </w:t>
      </w:r>
      <w:r w:rsidR="002A1ECB">
        <w:t>muscle</w:t>
      </w:r>
      <w:r w:rsidR="00271D12">
        <w:t xml:space="preserve"> activation in the EMG channel associated with the response</w:t>
      </w:r>
      <w:r w:rsidR="002A1ECB">
        <w:t xml:space="preserve"> </w:t>
      </w:r>
      <w:r w:rsidR="00271D12">
        <w:t xml:space="preserve">should </w:t>
      </w:r>
      <w:r>
        <w:t>increase as motion coherence decreases</w:t>
      </w:r>
      <w:r w:rsidR="00275B99">
        <w:t xml:space="preserve">. </w:t>
      </w:r>
      <w:r w:rsidR="004034C6">
        <w:t xml:space="preserve">These predictions </w:t>
      </w:r>
      <w:r w:rsidR="00A55AE6">
        <w:t>derive</w:t>
      </w:r>
      <w:r w:rsidR="00DF1526">
        <w:t xml:space="preserve"> from</w:t>
      </w:r>
      <w:r w:rsidR="004034C6">
        <w:t xml:space="preserve"> the decrease in the accumulation rate of the motor preparation </w:t>
      </w:r>
      <w:r w:rsidR="003A3CDD">
        <w:t>process</w:t>
      </w:r>
      <w:r w:rsidR="004034C6">
        <w:t xml:space="preserve"> as motion coherence decreases</w:t>
      </w:r>
      <w:r w:rsidR="00340085">
        <w:t xml:space="preserve"> (Figure 1A)</w:t>
      </w:r>
      <w:r w:rsidR="004034C6">
        <w:t>. The data from FR blocks</w:t>
      </w:r>
      <w:r w:rsidR="00BF5526">
        <w:t xml:space="preserve"> will thus</w:t>
      </w:r>
      <w:r w:rsidR="004034C6">
        <w:t xml:space="preserve"> serve as a replication of these findings</w:t>
      </w:r>
      <w:r w:rsidR="00BF5526">
        <w:t>,</w:t>
      </w:r>
      <w:r w:rsidR="004034C6">
        <w:t xml:space="preserve"> as well as a processing benchmark for RS blocks.</w:t>
      </w:r>
    </w:p>
    <w:p w14:paraId="69EB6C82" w14:textId="6D71F710" w:rsidR="00275B99" w:rsidRPr="00A06F40" w:rsidRDefault="00340085" w:rsidP="00AE6F73">
      <w:pPr>
        <w:pStyle w:val="Titre2"/>
      </w:pPr>
      <w:r w:rsidRPr="00A06F40">
        <w:t>Predictions from GCD</w:t>
      </w:r>
      <w:r w:rsidRPr="00A06F40">
        <w:rPr>
          <w:vertAlign w:val="subscript"/>
        </w:rPr>
        <w:t>RS</w:t>
      </w:r>
      <w:r w:rsidRPr="00A06F40">
        <w:t xml:space="preserve"> in RS blocks</w:t>
      </w:r>
    </w:p>
    <w:p w14:paraId="05941714" w14:textId="108B5130" w:rsidR="00275B99" w:rsidRPr="00275B99" w:rsidRDefault="002626F3" w:rsidP="00A06F40">
      <w:r>
        <w:tab/>
      </w:r>
      <w:r w:rsidR="00275B99">
        <w:t xml:space="preserve">For the sake of clarity, </w:t>
      </w:r>
      <w:r w:rsidR="00275B99" w:rsidRPr="002626F3">
        <w:t>GCD</w:t>
      </w:r>
      <w:r w:rsidR="00275B99" w:rsidRPr="002626F3">
        <w:rPr>
          <w:vertAlign w:val="subscript"/>
        </w:rPr>
        <w:t>RS</w:t>
      </w:r>
      <w:r w:rsidR="00275B99">
        <w:t xml:space="preserve"> predictions are presented below for each dependent variable separately</w:t>
      </w:r>
      <w:r w:rsidR="00BF3D3E">
        <w:t xml:space="preserve">. </w:t>
      </w:r>
      <w:r w:rsidR="00275B99">
        <w:t xml:space="preserve"> </w:t>
      </w:r>
    </w:p>
    <w:p w14:paraId="24695F11" w14:textId="12715602" w:rsidR="00C01B7A" w:rsidRPr="00C01B7A" w:rsidRDefault="002626F3" w:rsidP="00C01B7A">
      <w:pPr>
        <w:pStyle w:val="Titre3"/>
      </w:pPr>
      <w:r w:rsidRPr="00C01B7A">
        <w:t>Response accuracy</w:t>
      </w:r>
    </w:p>
    <w:p w14:paraId="7184D2C3" w14:textId="4F98650C" w:rsidR="004034C6" w:rsidRDefault="006109C7" w:rsidP="00C01B7A">
      <w:pPr>
        <w:ind w:firstLine="708"/>
      </w:pPr>
      <w:r>
        <w:lastRenderedPageBreak/>
        <w:t>The</w:t>
      </w:r>
      <w:r w:rsidR="004034C6">
        <w:t xml:space="preserve"> motion coherence</w:t>
      </w:r>
      <w:r>
        <w:t xml:space="preserve"> manipulation</w:t>
      </w:r>
      <w:r w:rsidR="004034C6">
        <w:t xml:space="preserve"> in </w:t>
      </w:r>
      <w:r w:rsidR="00DF1526">
        <w:t xml:space="preserve">RS blocks should modulate the accumulation rate </w:t>
      </w:r>
      <w:r w:rsidR="00DF1526" w:rsidRPr="00506270">
        <w:rPr>
          <w:i/>
        </w:rPr>
        <w:t>v</w:t>
      </w:r>
      <w:r w:rsidR="00DF1526">
        <w:t xml:space="preserve"> of the motor prepa</w:t>
      </w:r>
      <w:r w:rsidR="007C47AD">
        <w:t>ration process</w:t>
      </w:r>
      <w:r w:rsidR="00DF1526">
        <w:t xml:space="preserve"> during stimulus presentation. </w:t>
      </w:r>
      <w:r w:rsidR="00340085">
        <w:t>Response accuracy should thus decreas</w:t>
      </w:r>
      <w:r w:rsidR="002626F3">
        <w:t>e as motion coherence decreases</w:t>
      </w:r>
      <w:r w:rsidR="00340085" w:rsidRPr="00340085">
        <w:rPr>
          <w:i/>
        </w:rPr>
        <w:t>.</w:t>
      </w:r>
      <w:r w:rsidR="00340085">
        <w:t xml:space="preserve"> The comparison of accuracy performance between RS and FR blocks will be informative with respect to the amount of evidence used to inform the choice. For instance, a higher accuracy for RS than FR blocks would suggest that subjects sampled and accumulated more evidence from the stimulus on average in the former.</w:t>
      </w:r>
    </w:p>
    <w:p w14:paraId="333AA333" w14:textId="1EE249F8" w:rsidR="00A92CF5" w:rsidRPr="008149DB" w:rsidRDefault="00A92CF5" w:rsidP="00C01B7A">
      <w:pPr>
        <w:pStyle w:val="Titre3"/>
        <w:rPr>
          <w:b w:val="0"/>
          <w:i w:val="0"/>
        </w:rPr>
        <w:sectPr w:rsidR="00A92CF5" w:rsidRPr="008149DB">
          <w:footerReference w:type="default" r:id="rId9"/>
          <w:pgSz w:w="11906" w:h="16838"/>
          <w:pgMar w:top="1417" w:right="1417" w:bottom="1417" w:left="1417" w:header="708" w:footer="708" w:gutter="0"/>
          <w:cols w:space="708"/>
          <w:docGrid w:linePitch="360"/>
        </w:sectPr>
      </w:pPr>
    </w:p>
    <w:p w14:paraId="334C4DA5" w14:textId="0D5DAEF9" w:rsidR="00C01B7A" w:rsidRDefault="009B067C" w:rsidP="00C01B7A">
      <w:pPr>
        <w:pStyle w:val="Titre3"/>
      </w:pPr>
      <w:r w:rsidRPr="009B067C">
        <w:lastRenderedPageBreak/>
        <w:t>Slope of muscle activation and</w:t>
      </w:r>
      <w:r>
        <w:t xml:space="preserve"> m</w:t>
      </w:r>
      <w:r w:rsidR="006109C7" w:rsidRPr="006109C7">
        <w:t>ean MT</w:t>
      </w:r>
    </w:p>
    <w:p w14:paraId="0F76E1FF" w14:textId="25E3E81C" w:rsidR="006444AE" w:rsidRDefault="001C53E9" w:rsidP="00C01B7A">
      <w:pPr>
        <w:ind w:firstLine="708"/>
      </w:pPr>
      <w:r>
        <w:t>Since</w:t>
      </w:r>
      <w:r w:rsidR="007A1CF7">
        <w:t xml:space="preserve"> </w:t>
      </w:r>
      <w:r w:rsidR="00DB39E5">
        <w:t>the activation of the muscle leading to the response</w:t>
      </w:r>
      <w:r w:rsidR="00E843EC">
        <w:t xml:space="preserve"> </w:t>
      </w:r>
      <w:r w:rsidR="00DB39E5">
        <w:t xml:space="preserve">in RS blocks </w:t>
      </w:r>
      <w:r w:rsidR="00E843EC">
        <w:t>is driven by evidence sampled from the RS, it should not vary on average as a functio</w:t>
      </w:r>
      <w:r w:rsidR="00FB7777">
        <w:t>n of motion coherence.</w:t>
      </w:r>
      <w:r w:rsidR="00E843EC">
        <w:t xml:space="preserve"> Thus, mean MT</w:t>
      </w:r>
      <w:r w:rsidR="002626F3">
        <w:t xml:space="preserve"> and the</w:t>
      </w:r>
      <w:r w:rsidR="00460A8E">
        <w:t xml:space="preserve"> slope of muscle activation</w:t>
      </w:r>
      <w:r w:rsidR="00E843EC">
        <w:t xml:space="preserve"> should not be modulated by motion coherence</w:t>
      </w:r>
      <w:r w:rsidR="00861A88">
        <w:t>, contrary to FR blocks</w:t>
      </w:r>
      <w:r w:rsidR="00E843EC">
        <w:t xml:space="preserve">. </w:t>
      </w:r>
    </w:p>
    <w:p w14:paraId="291EAF49" w14:textId="045388C5" w:rsidR="00C01B7A" w:rsidRDefault="00DB39E5" w:rsidP="00C01B7A">
      <w:pPr>
        <w:pStyle w:val="Titre3"/>
      </w:pPr>
      <w:r w:rsidRPr="00DB39E5">
        <w:t>Mean PMT</w:t>
      </w:r>
    </w:p>
    <w:p w14:paraId="2CADE12D" w14:textId="37A3FC9C" w:rsidR="008259F9" w:rsidRDefault="00E9324D" w:rsidP="00C01B7A">
      <w:pPr>
        <w:ind w:firstLine="708"/>
      </w:pPr>
      <w:r>
        <w:t xml:space="preserve">Mean PMT </w:t>
      </w:r>
      <w:r w:rsidR="00DB39E5">
        <w:t xml:space="preserve">in RS blocks </w:t>
      </w:r>
      <w:r>
        <w:t xml:space="preserve">should be much shorter compared to FR blocks, </w:t>
      </w:r>
      <w:r w:rsidR="00AC7E0D">
        <w:t xml:space="preserve">because it </w:t>
      </w:r>
      <w:r w:rsidR="00BD5B1E">
        <w:t>does not incorporate</w:t>
      </w:r>
      <w:r w:rsidR="00C93447">
        <w:t xml:space="preserve"> </w:t>
      </w:r>
      <w:r w:rsidR="006444AE">
        <w:t>stimulus categorization an</w:t>
      </w:r>
      <w:r w:rsidR="002626F3">
        <w:t>d response selection latencies</w:t>
      </w:r>
      <w:r w:rsidR="006444AE">
        <w:t xml:space="preserve">. </w:t>
      </w:r>
      <w:r w:rsidR="00EC00BD">
        <w:t xml:space="preserve">The predicted effect of motion coherence on mean PMT in RS blocks is more </w:t>
      </w:r>
      <w:proofErr w:type="gramStart"/>
      <w:r w:rsidR="00EC00BD">
        <w:t>complex, and</w:t>
      </w:r>
      <w:proofErr w:type="gramEnd"/>
      <w:r w:rsidR="00EC00BD">
        <w:t xml:space="preserve"> depends </w:t>
      </w:r>
      <w:r w:rsidR="002610C4">
        <w:t xml:space="preserve">on the mechanism that governs the transition between </w:t>
      </w:r>
      <w:r w:rsidR="005733DC">
        <w:t xml:space="preserve">the first phase of </w:t>
      </w:r>
      <w:r w:rsidR="002610C4">
        <w:t>evidence accumulation and sustained activity</w:t>
      </w:r>
      <w:r w:rsidR="004F03D9">
        <w:t xml:space="preserve"> at the motor preparation level</w:t>
      </w:r>
      <w:r w:rsidR="002610C4">
        <w:t>.</w:t>
      </w:r>
      <w:r w:rsidR="004F03D9">
        <w:t xml:space="preserve"> </w:t>
      </w:r>
      <w:r w:rsidR="008259F9">
        <w:t>Based on our literature review, t</w:t>
      </w:r>
      <w:r w:rsidR="009A567B">
        <w:t>w</w:t>
      </w:r>
      <w:r w:rsidR="008259F9">
        <w:t xml:space="preserve">o processing schemes can be dissociated. </w:t>
      </w:r>
      <w:r w:rsidR="002626F3">
        <w:t xml:space="preserve">If </w:t>
      </w:r>
      <w:r w:rsidR="004F03D9">
        <w:t xml:space="preserve">motor preparation accumulation trajectories </w:t>
      </w:r>
      <w:r w:rsidR="002626F3">
        <w:t xml:space="preserve">on every trial </w:t>
      </w:r>
      <w:r w:rsidR="00B05371">
        <w:t xml:space="preserve">reach the same level of sustained activity, then the starting point </w:t>
      </w:r>
      <w:r w:rsidR="00DA1EDF">
        <w:t>of motor preparation for the second phase of evidence accumulation should be the same across motion coherence level</w:t>
      </w:r>
      <w:r w:rsidR="00C466CF">
        <w:t>s</w:t>
      </w:r>
      <w:r w:rsidR="00DA1EDF">
        <w:t>. Consequently, mean PMT should not be modulated by motion coherence</w:t>
      </w:r>
      <w:r w:rsidR="008259F9">
        <w:t xml:space="preserve"> (Figure 1B)</w:t>
      </w:r>
      <w:r w:rsidR="00DA1EDF">
        <w:t xml:space="preserve">. </w:t>
      </w:r>
      <w:r w:rsidR="002626F3">
        <w:t>O</w:t>
      </w:r>
      <w:r w:rsidR="008259F9">
        <w:t xml:space="preserve">n the other hand, </w:t>
      </w:r>
      <w:r w:rsidR="002626F3">
        <w:t xml:space="preserve">if </w:t>
      </w:r>
      <w:r w:rsidR="008259F9">
        <w:t>motor preparation accumulation trajectories reach a lower asymptotic level on average as th</w:t>
      </w:r>
      <w:r w:rsidR="00AB79F3">
        <w:t>e quality of evidence decreases</w:t>
      </w:r>
      <w:r w:rsidR="008259F9">
        <w:t>, GCD</w:t>
      </w:r>
      <w:r w:rsidR="008259F9" w:rsidRPr="00506270">
        <w:rPr>
          <w:vertAlign w:val="subscript"/>
        </w:rPr>
        <w:t>RS</w:t>
      </w:r>
      <w:r w:rsidR="008259F9">
        <w:t xml:space="preserve"> predicts an increase of mean PMT as motion coherence decreases, because the starting point for the second phase of evidence accumulation </w:t>
      </w:r>
      <w:r w:rsidR="006075B3">
        <w:t>is located father away from the gate</w:t>
      </w:r>
      <w:r w:rsidR="00EE110F">
        <w:t xml:space="preserve"> on average</w:t>
      </w:r>
      <w:r w:rsidR="006075B3">
        <w:t xml:space="preserve"> </w:t>
      </w:r>
      <w:r w:rsidR="008259F9">
        <w:t xml:space="preserve">(Figure </w:t>
      </w:r>
      <w:r w:rsidR="004535F8">
        <w:t>2C</w:t>
      </w:r>
      <w:r w:rsidR="008259F9">
        <w:t>).</w:t>
      </w:r>
    </w:p>
    <w:p w14:paraId="246F9B74" w14:textId="53555597" w:rsidR="00C01B7A" w:rsidRDefault="00DB39E5" w:rsidP="00C01B7A">
      <w:pPr>
        <w:pStyle w:val="Titre3"/>
      </w:pPr>
      <w:r w:rsidRPr="00DB39E5">
        <w:t>Rate of partial muscle activation during the delay</w:t>
      </w:r>
    </w:p>
    <w:p w14:paraId="72803A22" w14:textId="3EB9DC77" w:rsidR="006109C7" w:rsidRDefault="000F77F0" w:rsidP="00C01B7A">
      <w:pPr>
        <w:ind w:firstLine="708"/>
      </w:pPr>
      <w:r>
        <w:t xml:space="preserve">Although </w:t>
      </w:r>
      <w:r w:rsidR="007C47AD" w:rsidRPr="006109C7">
        <w:t>GCD</w:t>
      </w:r>
      <w:r w:rsidR="007C47AD" w:rsidRPr="006109C7">
        <w:rPr>
          <w:vertAlign w:val="subscript"/>
        </w:rPr>
        <w:t>RS</w:t>
      </w:r>
      <w:r w:rsidR="00761C3B">
        <w:t xml:space="preserve"> predicts</w:t>
      </w:r>
      <w:r w:rsidR="007C47AD">
        <w:t xml:space="preserve"> a</w:t>
      </w:r>
      <w:r w:rsidR="00AB79F3">
        <w:t>n increase in</w:t>
      </w:r>
      <w:r w:rsidR="007C47AD">
        <w:t xml:space="preserve"> </w:t>
      </w:r>
      <w:r>
        <w:t xml:space="preserve">gating inhibition </w:t>
      </w:r>
      <w:r w:rsidR="007C47AD">
        <w:t>during the delay to prevent</w:t>
      </w:r>
      <w:r>
        <w:t xml:space="preserve"> muscle activation, noisy fluctuations of</w:t>
      </w:r>
      <w:r w:rsidR="007C47AD">
        <w:t xml:space="preserve"> the motor preparation variable at the single trial level</w:t>
      </w:r>
      <w:r w:rsidR="00731DBF">
        <w:t xml:space="preserve"> may sometimes</w:t>
      </w:r>
      <w:r>
        <w:t xml:space="preserve"> exceed the gate. </w:t>
      </w:r>
      <w:r w:rsidR="00DB12C0">
        <w:t xml:space="preserve">The probability of occurrence of this phenomenon should increase as the motor preparation variable gets closer to the gate (and </w:t>
      </w:r>
      <w:r w:rsidR="001A272F">
        <w:t>vice versa</w:t>
      </w:r>
      <w:r w:rsidR="00DB12C0">
        <w:t>).</w:t>
      </w:r>
      <w:r w:rsidR="00CE2808">
        <w:t xml:space="preserve"> </w:t>
      </w:r>
      <w:r>
        <w:lastRenderedPageBreak/>
        <w:t>Consequently, the rate of partial muscle activation</w:t>
      </w:r>
      <w:r w:rsidR="006109C7">
        <w:t xml:space="preserve"> during the delay</w:t>
      </w:r>
      <w:r>
        <w:t xml:space="preserve"> should be higher </w:t>
      </w:r>
      <w:r w:rsidR="00696C0D">
        <w:t>in the EMG channel associated with</w:t>
      </w:r>
      <w:r>
        <w:t xml:space="preserve"> the selected response compared </w:t>
      </w:r>
      <w:r w:rsidR="00696C0D">
        <w:t>to the EMG channel associated with</w:t>
      </w:r>
      <w:r>
        <w:t xml:space="preserve"> the non-selected response.</w:t>
      </w:r>
      <w:r w:rsidR="006109C7">
        <w:t xml:space="preserve"> </w:t>
      </w:r>
      <w:r w:rsidR="00FB7777">
        <w:t>If motion coherence does not modulate the asymptotic level of motor preparation</w:t>
      </w:r>
      <w:r w:rsidR="000C4F94">
        <w:t xml:space="preserve"> during the delay</w:t>
      </w:r>
      <w:r w:rsidR="00FB7777">
        <w:t xml:space="preserve">, the rate of partial muscle activation </w:t>
      </w:r>
      <w:r w:rsidR="000C4F94">
        <w:t>in the EMG channel associated with</w:t>
      </w:r>
      <w:r w:rsidR="00FB7777">
        <w:t xml:space="preserve"> the selected response should not be</w:t>
      </w:r>
      <w:r w:rsidR="00696C0D">
        <w:t xml:space="preserve"> modulated by motion coherence</w:t>
      </w:r>
      <w:r w:rsidR="00FB7777">
        <w:t xml:space="preserve">. </w:t>
      </w:r>
      <w:r w:rsidR="00AB193D">
        <w:t>Alternatively</w:t>
      </w:r>
      <w:r w:rsidR="00FB7777">
        <w:t xml:space="preserve">, if a decrease in motion coherence </w:t>
      </w:r>
      <w:r w:rsidR="00AB193D">
        <w:t>leads to a decrease in</w:t>
      </w:r>
      <w:r w:rsidR="00DF16CF">
        <w:t xml:space="preserve"> asymptotic </w:t>
      </w:r>
      <w:r w:rsidR="00AB193D">
        <w:t xml:space="preserve">motor preparation </w:t>
      </w:r>
      <w:r w:rsidR="00DF16CF">
        <w:t>activity, then this</w:t>
      </w:r>
      <w:r w:rsidR="00FB7777">
        <w:t xml:space="preserve"> rate should decrease</w:t>
      </w:r>
      <w:r w:rsidR="00696C0D">
        <w:t xml:space="preserve"> as motion coherence decreases</w:t>
      </w:r>
      <w:r w:rsidR="00FB7777">
        <w:t xml:space="preserve">.   </w:t>
      </w:r>
    </w:p>
    <w:p w14:paraId="481772D6" w14:textId="623E99BA" w:rsidR="00A92CF5" w:rsidRDefault="009A567B" w:rsidP="002B7477">
      <w:r>
        <w:tab/>
      </w:r>
      <w:r w:rsidR="0066298F">
        <w:t>In its raw form, GCD</w:t>
      </w:r>
      <w:r w:rsidR="0066298F" w:rsidRPr="00506270">
        <w:rPr>
          <w:vertAlign w:val="subscript"/>
        </w:rPr>
        <w:t>RS</w:t>
      </w:r>
      <w:r w:rsidR="0066298F">
        <w:t xml:space="preserve"> does not predict any effect of the delay manipulation on performance. However, additional processing assumption</w:t>
      </w:r>
      <w:r w:rsidR="00CF7A4B">
        <w:t>s may</w:t>
      </w:r>
      <w:r w:rsidR="0066298F">
        <w:t xml:space="preserve"> be necessary, depending on the </w:t>
      </w:r>
      <w:r w:rsidR="00CF7A4B">
        <w:t xml:space="preserve">expected </w:t>
      </w:r>
      <w:r w:rsidR="0066298F">
        <w:t>impact of t</w:t>
      </w:r>
      <w:r w:rsidR="0075739E">
        <w:t>his</w:t>
      </w:r>
      <w:r w:rsidR="0066298F">
        <w:t xml:space="preserve"> manipulation </w:t>
      </w:r>
      <w:r>
        <w:t xml:space="preserve">on sustained </w:t>
      </w:r>
      <w:r w:rsidR="00A31060">
        <w:t xml:space="preserve">motor preparation </w:t>
      </w:r>
      <w:r>
        <w:t>activity</w:t>
      </w:r>
      <w:r w:rsidR="00815EEB">
        <w:t xml:space="preserve"> and subsequent processing of the RS</w:t>
      </w:r>
      <w:r>
        <w:t xml:space="preserve">. </w:t>
      </w:r>
      <w:r w:rsidR="00815EEB">
        <w:t>Our literature review does no</w:t>
      </w:r>
      <w:r w:rsidR="00CF7A4B">
        <w:t>t show evidence for a</w:t>
      </w:r>
      <w:r w:rsidR="00815EEB">
        <w:t xml:space="preserve"> leakage in the accumulator's memory</w:t>
      </w:r>
      <w:r w:rsidR="008020AC">
        <w:t>, so this factor can be reasonably discarded.</w:t>
      </w:r>
      <w:r w:rsidR="008854A3">
        <w:t xml:space="preserve"> </w:t>
      </w:r>
      <w:r w:rsidR="00B77972">
        <w:t xml:space="preserve">Another </w:t>
      </w:r>
      <w:r w:rsidR="007F327E">
        <w:t xml:space="preserve">important </w:t>
      </w:r>
      <w:r w:rsidR="00B77972">
        <w:t>factor to consider is that of temporal expectations</w:t>
      </w:r>
      <w:r w:rsidR="004D1335">
        <w:t xml:space="preserve">. When the time interval </w:t>
      </w:r>
      <w:r w:rsidR="008854A3">
        <w:t>between a warning signal and a stimulus</w:t>
      </w:r>
      <w:r w:rsidR="004D1335">
        <w:t xml:space="preserve"> (termed "</w:t>
      </w:r>
      <w:proofErr w:type="spellStart"/>
      <w:r w:rsidR="004D1335">
        <w:t>foreperiod</w:t>
      </w:r>
      <w:proofErr w:type="spellEnd"/>
      <w:r w:rsidR="004D1335">
        <w:t>")</w:t>
      </w:r>
      <w:r w:rsidR="008854A3">
        <w:t xml:space="preserve"> is manipulated in s</w:t>
      </w:r>
      <w:r w:rsidR="00025567">
        <w:t>eparate blocks of trials, mean RT</w:t>
      </w:r>
      <w:r w:rsidR="008854A3">
        <w:t xml:space="preserve"> to the stimulu</w:t>
      </w:r>
      <w:r w:rsidR="004D1335">
        <w:t>s incr</w:t>
      </w:r>
      <w:r w:rsidR="004D1335" w:rsidRPr="00883C40">
        <w:t xml:space="preserve">eases as the </w:t>
      </w:r>
      <w:proofErr w:type="spellStart"/>
      <w:r w:rsidR="004D1335" w:rsidRPr="00883C40">
        <w:t>foreperiod</w:t>
      </w:r>
      <w:proofErr w:type="spellEnd"/>
      <w:r w:rsidR="008854A3" w:rsidRPr="00883C40">
        <w:t xml:space="preserve"> increases</w:t>
      </w:r>
      <w:r w:rsidR="008854A3">
        <w:t xml:space="preserve"> </w:t>
      </w:r>
      <w:r w:rsidR="008854A3">
        <w:fldChar w:fldCharType="begin"/>
      </w:r>
      <w:r w:rsidR="008854A3">
        <w:instrText xml:space="preserve"> ADDIN ZOTERO_ITEM CSL_CITATION {"citationID":"8Dln7W8o","properties":{"formattedCitation":"(Woodrow, 1914)","plainCitation":"(Woodrow, 1914)","noteIndex":0},"citationItems":[{"id":11221,"uris":["http://zotero.org/users/5679506/items/DNQNPVBN"],"itemData":{"id":11221,"type":"article-journal","abstract":"The problem of the measurement of the degree of attention has for some time been recognized by writers of the highest authority as one of the central problems of experimental psychology. How can one claim to have a method of measuring attention when psychologists are not entirely agreed as to what attention is? It will be assumed that attention is a psychophysical process, the intimate nature of which is still in doubt, but which is known by certain of its functions. What is believed to be a satisfactory solution of this problem is offered in the present monograph. (PsycINFO Database Record (c) 2016 APA, all rights reserved)","container-title":"The Psychological Monographs","DOI":"10.1037/h0093087","ISSN":"0096-9753","issue":"5","note":"publisher-place: US\npublisher: Psychological Review Company","page":"i-158","source":"APA PsycNet","title":"The measurement of attention","volume":"17","author":[{"family":"Woodrow","given":"Herbert"}],"issued":{"date-parts":[["1914"]]}}}],"schema":"https://github.com/citation-style-language/schema/raw/master/csl-citation.json"} </w:instrText>
      </w:r>
      <w:r w:rsidR="008854A3">
        <w:fldChar w:fldCharType="separate"/>
      </w:r>
      <w:r w:rsidR="008854A3" w:rsidRPr="008854A3">
        <w:t>(Woodrow, 1914)</w:t>
      </w:r>
      <w:r w:rsidR="008854A3">
        <w:fldChar w:fldCharType="end"/>
      </w:r>
      <w:r w:rsidR="008854A3">
        <w:t xml:space="preserve">. This effect is classically explained by the accuracy of temporal estimation, which decreases as the </w:t>
      </w:r>
      <w:proofErr w:type="spellStart"/>
      <w:r w:rsidR="008854A3">
        <w:t>foreperiod</w:t>
      </w:r>
      <w:proofErr w:type="spellEnd"/>
      <w:r w:rsidR="008854A3">
        <w:t xml:space="preserve"> increases</w:t>
      </w:r>
      <w:r w:rsidR="00343B16">
        <w:t xml:space="preserve"> (Weber's law)</w:t>
      </w:r>
      <w:r w:rsidR="008854A3">
        <w:t>. Thus, preparation</w:t>
      </w:r>
      <w:r w:rsidR="009138B0">
        <w:t xml:space="preserve"> for the upcoming trial</w:t>
      </w:r>
      <w:r w:rsidR="008854A3">
        <w:t xml:space="preserve"> decreases as the </w:t>
      </w:r>
      <w:proofErr w:type="spellStart"/>
      <w:r w:rsidR="008854A3">
        <w:t>foreperiod</w:t>
      </w:r>
      <w:proofErr w:type="spellEnd"/>
      <w:r w:rsidR="008854A3">
        <w:t xml:space="preserve"> increases</w:t>
      </w:r>
      <w:r w:rsidR="00814A99">
        <w:t xml:space="preserve"> </w:t>
      </w:r>
      <w:r w:rsidR="00814A99">
        <w:fldChar w:fldCharType="begin"/>
      </w:r>
      <w:r w:rsidR="00814A99">
        <w:instrText xml:space="preserve"> ADDIN ZOTERO_ITEM CSL_CITATION {"citationID":"yxznylP3","properties":{"formattedCitation":"(Requin et al., 1991)","plainCitation":"(Requin et al., 1991)","noteIndex":0},"citationItems":[{"id":11225,"uris":["http://zotero.org/users/5679506/items/VHAABC3M"],"itemData":{"id":11225,"type":"chapter","container-title":"Handbook of Cognitive Psychophysiology: Central and Autonomic Nervous System Approaches","event-place":"New York","page":"357-448","publisher":"Wiley","publisher-place":"New York","title":"Preparation for action","author":[{"family":"Requin","given":"J"},{"family":"Brener","given":"J"},{"family":"Ring","given":"C"}],"issued":{"date-parts":[["1991"]]}}}],"schema":"https://github.com/citation-style-language/schema/raw/master/csl-citation.json"} </w:instrText>
      </w:r>
      <w:r w:rsidR="00814A99">
        <w:fldChar w:fldCharType="separate"/>
      </w:r>
      <w:r w:rsidR="00814A99" w:rsidRPr="00814A99">
        <w:t>(Requin et al., 1991)</w:t>
      </w:r>
      <w:r w:rsidR="00814A99">
        <w:fldChar w:fldCharType="end"/>
      </w:r>
      <w:r w:rsidR="008854A3">
        <w:t xml:space="preserve">. </w:t>
      </w:r>
      <w:r w:rsidR="00814A99">
        <w:t>Temporal preparation effects are known to modulate multiple information processing components</w:t>
      </w:r>
      <w:r w:rsidR="009138B0">
        <w:t xml:space="preserve"> along the sensorimotor hierarchy</w:t>
      </w:r>
      <w:r w:rsidR="00814A99">
        <w:t xml:space="preserve">. During the </w:t>
      </w:r>
      <w:proofErr w:type="spellStart"/>
      <w:r w:rsidR="00814A99">
        <w:t>foreperiod</w:t>
      </w:r>
      <w:proofErr w:type="spellEnd"/>
      <w:r w:rsidR="00814A99">
        <w:t xml:space="preserve">, temporal preparation is associated with an increase in </w:t>
      </w:r>
      <w:r w:rsidR="00025567">
        <w:t xml:space="preserve">cortical </w:t>
      </w:r>
      <w:r w:rsidR="00814A99">
        <w:t>excitability as well as an increase in inhibition at the corticospinal level</w:t>
      </w:r>
      <w:r w:rsidR="00950987">
        <w:t xml:space="preserve"> to prevent premature responding</w:t>
      </w:r>
      <w:r w:rsidR="00AA2893">
        <w:t xml:space="preserve"> </w:t>
      </w:r>
      <w:r w:rsidR="00AA2893">
        <w:fldChar w:fldCharType="begin"/>
      </w:r>
      <w:r w:rsidR="00AA2893">
        <w:instrText xml:space="preserve"> ADDIN ZOTERO_ITEM CSL_CITATION {"citationID":"ZzpSiITQ","properties":{"formattedCitation":"(Burle et al., 2010)","plainCitation":"(Burle et al., 2010)","noteIndex":0},"citationItems":[{"id":11243,"uris":["http://zotero.org/users/5679506/items/ZQSR3E5V"],"itemData":{"id":11243,"type":"chapter","abstract":"This chapter examines the excitatory and inhibitory motor mechanisms involved in temporal preparation. It discusses between-block manipulations and proposes new perspectives for deciphering the neural mechanisms underlying within-block designs. It describes complementary neurophysiological approaches related to temporal preparation and suggests that temporal preparation does not only involve an increase in neural activity but also varies as a function of a subtle interplay between response activation and inhibition.","container-title":"Attention and Time","ISBN":"978-0-19-956345-6","note":"DOI: 10.1093/acprof:oso/9780199563456.003.0018","page":"243-256","publisher":"Oxford University Press","source":"Silverchair","title":"Excitatory and inhibitory motor mechanisms of temporal preparation","URL":"https://doi.org/10.1093/acprof:oso/9780199563456.003.0018","author":[{"family":"Burle","given":"Boris"},{"family":"Tandonnet","given":"Christophe"},{"family":"Hasbroucq","given":"Thierry"}],"editor":[{"family":"Nobre","given":"Anna C."},{"family":"Coull","given":"Jennifer T."}],"accessed":{"date-parts":[["2024",4,11]]},"issued":{"date-parts":[["2010",4,8]]}}}],"schema":"https://github.com/citation-style-language/schema/raw/master/csl-citation.json"} </w:instrText>
      </w:r>
      <w:r w:rsidR="00AA2893">
        <w:fldChar w:fldCharType="separate"/>
      </w:r>
      <w:r w:rsidR="00AA2893" w:rsidRPr="00AA2893">
        <w:t>(Burle et al., 2010)</w:t>
      </w:r>
      <w:r w:rsidR="00AA2893">
        <w:fldChar w:fldCharType="end"/>
      </w:r>
      <w:r w:rsidR="009138B0">
        <w:t xml:space="preserve">. </w:t>
      </w:r>
      <w:r w:rsidR="00AA2893">
        <w:t>During stimulus presentati</w:t>
      </w:r>
      <w:r w:rsidR="00A11F5F">
        <w:t>on</w:t>
      </w:r>
      <w:r w:rsidR="00814A99">
        <w:t xml:space="preserve">, </w:t>
      </w:r>
      <w:r w:rsidR="00014ADF">
        <w:t xml:space="preserve">temporal preparation </w:t>
      </w:r>
      <w:r w:rsidR="00AA2893">
        <w:t xml:space="preserve">facilitates </w:t>
      </w:r>
      <w:r w:rsidR="00014ADF">
        <w:t>early (</w:t>
      </w:r>
      <w:r w:rsidR="00C35B09">
        <w:t>e.g., perception</w:t>
      </w:r>
      <w:r w:rsidR="00014ADF">
        <w:t xml:space="preserve">) </w:t>
      </w:r>
      <w:r w:rsidR="009138B0">
        <w:t>as well as late (muscle activation</w:t>
      </w:r>
      <w:r w:rsidR="00014ADF">
        <w:t>) processing st</w:t>
      </w:r>
      <w:r w:rsidR="009138B0">
        <w:t>ages</w:t>
      </w:r>
      <w:r w:rsidR="004D1335">
        <w:t xml:space="preserve"> </w:t>
      </w:r>
      <w:r w:rsidR="009974E8">
        <w:fldChar w:fldCharType="begin"/>
      </w:r>
      <w:r w:rsidR="009974E8">
        <w:instrText xml:space="preserve"> ADDIN ZOTERO_ITEM CSL_CITATION {"citationID":"sXQPbQdE","properties":{"formattedCitation":"(for reviews, see Burle et al., 2010; Rolke &amp; Ulrich, 2010)","plainCitation":"(for reviews, see Burle et al., 2010; Rolke &amp; Ulrich, 2010)","noteIndex":0},"citationItems":[{"id":11243,"uris":["http://zotero.org/users/5679506/items/ZQSR3E5V"],"itemData":{"id":11243,"type":"chapter","abstract":"This chapter examines the excitatory and inhibitory motor mechanisms involved in temporal preparation. It discusses between-block manipulations and proposes new perspectives for deciphering the neural mechanisms underlying within-block designs. It describes complementary neurophysiological approaches related to temporal preparation and suggests that temporal preparation does not only involve an increase in neural activity but also varies as a function of a subtle interplay between response activation and inhibition.","container-title":"Attention and Time","ISBN":"978-0-19-956345-6","note":"DOI: 10.1093/acprof:oso/9780199563456.003.0018","page":"243-256","publisher":"Oxford University Press","source":"Silverchair","title":"Excitatory and inhibitory motor mechanisms of temporal preparation","URL":"https://doi.org/10.1093/acprof:oso/9780199563456.003.0018","author":[{"family":"Burle","given":"Boris"},{"family":"Tandonnet","given":"Christophe"},{"family":"Hasbroucq","given":"Thierry"}],"editor":[{"family":"Nobre","given":"Anna C."},{"family":"Coull","given":"Jennifer T."}],"accessed":{"date-parts":[["2024",4,11]]},"issued":{"date-parts":[["2010",4,8]]}},"label":"page","prefix":"for reviews, see "},{"id":11245,"uris":["http://zotero.org/users/5679506/items/BBLL3NZ2"],"itemData":{"id":11245,"type":"chapter","abstract":"This chapter examines the effect of temporal preparation on premotor processes. It explains that temporal preparation is a ubiquitous and fundamental feature of human behaviour and it is linked to the ability to anticipate future events and to adjust behaviour accordingly in order to optimize performance. It also mentions the availability of ample evidence that that temporal preparation also operates on premotoric levels by speeding up the duration of these processes. This speeding many not only shorten reaction-time but also enable a more accurate analysis of incoming sensory information.","container-title":"Attention and Time","ISBN":"978-0-19-956345-6","note":"DOI: 10.1093/acprof:oso/9780199563456.003.0017","page":"227-242","publisher":"Oxford University Press","source":"Silverchair","title":"On the locus of temporal preparation: enhancement of premotor processes?","title-short":"On the locus of temporal preparation","URL":"https://doi.org/10.1093/acprof:oso/9780199563456.003.0017","author":[{"family":"Rolke","given":"Bettina"},{"family":"Ulrich","given":"Rolf"}],"editor":[{"family":"Nobre","given":"Anna C."},{"family":"Coull","given":"Jennifer T."}],"accessed":{"date-parts":[["2024",4,11]]},"issued":{"date-parts":[["2010",4,8]]}}}],"schema":"https://github.com/citation-style-language/schema/raw/master/csl-citation.json"} </w:instrText>
      </w:r>
      <w:r w:rsidR="009974E8">
        <w:fldChar w:fldCharType="separate"/>
      </w:r>
      <w:r w:rsidR="009974E8" w:rsidRPr="009974E8">
        <w:t>(for reviews, see Burle et al., 2010; Rolke &amp; Ulrich, 2010)</w:t>
      </w:r>
      <w:r w:rsidR="009974E8">
        <w:fldChar w:fldCharType="end"/>
      </w:r>
      <w:r w:rsidR="00AA2893">
        <w:t xml:space="preserve">. </w:t>
      </w:r>
      <w:r w:rsidR="00950987">
        <w:t>For instance</w:t>
      </w:r>
      <w:r w:rsidR="009138B0" w:rsidRPr="00CA6584">
        <w:t xml:space="preserve">, EMG studies have shown that both mean PMT and mean MT increase as the </w:t>
      </w:r>
      <w:proofErr w:type="spellStart"/>
      <w:r w:rsidR="009138B0" w:rsidRPr="00CA6584">
        <w:t>foreperiod</w:t>
      </w:r>
      <w:proofErr w:type="spellEnd"/>
      <w:r w:rsidR="003253AA" w:rsidRPr="00CA6584">
        <w:t xml:space="preserve"> (manipulated in separate blocks of trials)</w:t>
      </w:r>
      <w:r w:rsidR="00025567" w:rsidRPr="00CA6584">
        <w:t xml:space="preserve"> </w:t>
      </w:r>
      <w:r w:rsidR="0075739E">
        <w:lastRenderedPageBreak/>
        <w:t>increase</w:t>
      </w:r>
      <w:r w:rsidR="00AE7DAD">
        <w:t>s</w:t>
      </w:r>
      <w:r w:rsidR="00E50FA6" w:rsidRPr="00CA6584">
        <w:t>, with the latter being caused by a decrease in the slope of muscle activation</w:t>
      </w:r>
      <w:r w:rsidR="005A7345" w:rsidRPr="00CA6584">
        <w:t xml:space="preserve"> </w:t>
      </w:r>
      <w:r w:rsidR="005A7345" w:rsidRPr="00CA6584">
        <w:fldChar w:fldCharType="begin"/>
      </w:r>
      <w:r w:rsidR="005A7345" w:rsidRPr="00CA6584">
        <w:instrText xml:space="preserve"> ADDIN ZOTERO_ITEM CSL_CITATION {"citationID":"br6b5iX9","properties":{"formattedCitation":"(Hasbroucq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rsidR="005A7345" w:rsidRPr="00CA6584">
        <w:fldChar w:fldCharType="separate"/>
      </w:r>
      <w:r w:rsidR="005A7345" w:rsidRPr="00CA6584">
        <w:t>(Hasbroucq et al., 1995; Tandonnet et al., 2003)</w:t>
      </w:r>
      <w:r w:rsidR="005A7345" w:rsidRPr="00CA6584">
        <w:fldChar w:fldCharType="end"/>
      </w:r>
      <w:r w:rsidR="00E25429" w:rsidRPr="00CA6584">
        <w:t xml:space="preserve">. </w:t>
      </w:r>
      <w:r w:rsidR="00B52CE9">
        <w:t xml:space="preserve">These </w:t>
      </w:r>
      <w:r w:rsidR="008A7B61">
        <w:t xml:space="preserve">effects </w:t>
      </w:r>
      <w:r w:rsidR="00B52CE9">
        <w:t>are presumably caused by modulation</w:t>
      </w:r>
      <w:r w:rsidR="0075739E">
        <w:t>s in the control of attention</w:t>
      </w:r>
      <w:r w:rsidR="00B52CE9">
        <w:t xml:space="preserve">, and are </w:t>
      </w:r>
      <w:r w:rsidR="0075739E">
        <w:t>mostly observed</w:t>
      </w:r>
      <w:r w:rsidR="00B52CE9">
        <w:t xml:space="preserve"> in attention-demanding tasks </w:t>
      </w:r>
      <w:r w:rsidR="005876C8">
        <w:fldChar w:fldCharType="begin"/>
      </w:r>
      <w:r w:rsidR="009D43EA">
        <w:instrText xml:space="preserve"> ADDIN ZOTERO_ITEM CSL_CITATION {"citationID":"9rfjnGCX","properties":{"formattedCitation":"(Correa et al., 2006; Rolke, 2008; Seibold et al., 2023)","plainCitation":"(Correa et al., 2006; Rolke, 2008; Seibold et al., 2023)","noteIndex":0},"citationItems":[{"id":11891,"uris":["http://zotero.org/users/5679506/items/FQFLDCCJ"],"itemData":{"id":11891,"type":"article-journal","abstract":"Two fundamental cognitive functions, selective attention and processing of time, have been simultaneously explored in recent studies of temporal orienting of attention. A temporal-orienting procedure may consist of a temporal analogue to the Posner's paradigm, such that symbolic cues indicate the most probable moment for target arrival. Behavioral measures suggest that performance is improved for events appearing at expected vs. unexpected moments. However, there is no agreement on the locus of stimulus processing at which temporal attention operates. Thus, it remains unclear whether early perceptual or just late motor processes can be modulated. This article reviews current ERP research on temporal orienting, with an emphasis on factors that might determine the modulation of temporal orienting at early stages of processing. We conclude that: First, late components (N2 and P300) are consistently modulated by temporal orienting, which suggests attentional preparation of decision and/or motor processes. Second, early components (e.g., N1) seem to be modulated only when the task is highly demanding in perceptual processing. Hence, we conducted an ERP experiment which aimed to observe a modulation of early visual processing by using a perceptually demanding task, such as letter discrimination. The results show, for the first time, that targets appearing at attended moments elicited a larger P1 component than unattended targets. Moreover, temporal attention modulated the amplitude and latency of N2 and P300 components. This suggests that temporal orienting of attention not only modulates late motor processing, but also early visual processing when perceptually demanding tasks are used.","container-title":"Brain Research","DOI":"10.1016/j.brainres.2005.11.074","ISSN":"0006-8993","issue":"1","journalAbbreviation":"Brain Res","language":"eng","note":"PMID: 16516173","page":"116-128","source":"PubMed","title":"Temporal attention enhances early visual processing: a review and new evidence from event-related potentials","title-short":"Temporal attention enhances early visual processing","volume":"1076","author":[{"family":"Correa","given":"Angel"},{"family":"Lupiáñez","given":"Juan"},{"family":"Madrid","given":"Eduardo"},{"family":"Tudela","given":"Pío"}],"issued":{"date-parts":[["2006",3,3]]}}},{"id":11895,"uris":["http://zotero.org/users/5679506/items/DSDD9M6N"],"itemData":{"id":11895,"type":"article-journal","abstract":"Recent evidence has suggested that perceptual processing of single stimulus features improves when participants are temporally prepared for the occurrence of the stimuli. This study was conducted to investigate whether the benefit of temporal preparation generalizes to perceptual identification of more complex stimuli, such as letters. In three experiments, participants discriminated masked letters under high- and low-temporal-preparation conditions. Visual discrimination performance in all experiments improved when the participants were temporally prepared. Therefore, the present results support the notion that perception benefits from temporal preparation not only at the feature level, but also at subsequent levels at which feature information is integrated.","container-title":"Perception &amp; Psychophysics","DOI":"10.3758/PP.70.7.1305","ISSN":"0031-5117","issue":"7","journalAbbreviation":"Percept Psychophys","language":"eng","note":"PMID: 18927012","page":"1305-1313","source":"PubMed","title":"Temporal preparation facilitates perceptual identification of letters","volume":"70","author":[{"family":"Rolke","given":"Bettina"}],"issued":{"date-parts":[["2008",10]]}}},{"id":11893,"uris":["http://zotero.org/users/5679506/items/DJ2FUJ8S"],"itemData":{"id":11893,"type":"article-journal","abstract":"&lt;p&gt;Attention, that is, the ability to focus processing resources on a specific part of sensory input, is often thought of as being mainly allocated in space, toward specific objects or modalities. However, attention can also be allocated within time. Temporal attention can be induced implicitly, that is, through learning of temporal regularities between at least two events, or explicitly, by the active instruction to attend to a specific time point. Moreover, temporal attention can be induced &lt;italic&gt;via&lt;/italic&gt; external rhythmic stimulation. Many studies throughout the last 120 years have shown that, irrespective of the way temporal attention is induced, it facilitates processing of upcoming events. Based on early findings measuring reaction time, researchers initially assumed that temporal attention primarily accelerates motor processing. Within the last 20 years, however, more and more evidence has emerged supporting the view that temporal attention facilitates perceptual processing. Moreover, temporal attention may even interact with other attentional domains such as spatial attention or feature-based attention. In the present article, we summarize classical as well as current findings and theoretical accounts on how temporal attention affects perceptual processing. Furthermore, we sketch current challenges and open questions in research on temporal attention.&lt;/p&gt;","container-title":"Frontiers in Cognition","DOI":"10.3389/fcogn.2023.1168320","ISSN":"2813-4532","journalAbbreviation":"Front. Cognit.","language":"English","note":"publisher: Frontiers","source":"Frontiers","title":"Temporal attention","URL":"https://www.frontiersin.org/journals/cognition/articles/10.3389/fcogn.2023.1168320/full","volume":"2","author":[{"family":"Seibold","given":"Verena C."},{"family":"Balke","given":"Janina"},{"family":"Rolke","given":"Bettina"}],"accessed":{"date-parts":[["2024",8,6]]},"issued":{"date-parts":[["2023",4,17]]}}}],"schema":"https://github.com/citation-style-language/schema/raw/master/csl-citation.json"} </w:instrText>
      </w:r>
      <w:r w:rsidR="005876C8">
        <w:fldChar w:fldCharType="separate"/>
      </w:r>
      <w:r w:rsidR="009D43EA" w:rsidRPr="009D43EA">
        <w:t>(Correa et al., 2006; Rolke, 2008; Seibold et al., 2023)</w:t>
      </w:r>
      <w:r w:rsidR="005876C8">
        <w:fldChar w:fldCharType="end"/>
      </w:r>
      <w:r w:rsidR="000D53DC">
        <w:t>.</w:t>
      </w:r>
      <w:r w:rsidR="00FD48D0">
        <w:t xml:space="preserve"> </w:t>
      </w:r>
      <w:r w:rsidR="0075739E">
        <w:t xml:space="preserve">Modulations in attentional control as a function of the </w:t>
      </w:r>
      <w:r w:rsidR="00F8716A">
        <w:t>different delays</w:t>
      </w:r>
      <w:r w:rsidR="0075739E">
        <w:t xml:space="preserve"> may occur in the present experiment, but we do not expect them to have a significant impact on performance for two reasons. First, an increase in the level of preparation for the selected response during the delay would</w:t>
      </w:r>
      <w:r w:rsidR="0075739E" w:rsidRPr="0075739E">
        <w:t xml:space="preserve"> </w:t>
      </w:r>
      <w:r w:rsidR="0075739E" w:rsidRPr="00CA6584">
        <w:t>increase t</w:t>
      </w:r>
      <w:r w:rsidR="0075739E">
        <w:t xml:space="preserve">he risk of premature </w:t>
      </w:r>
      <w:proofErr w:type="gramStart"/>
      <w:r w:rsidR="0075739E">
        <w:t xml:space="preserve">responding, </w:t>
      </w:r>
      <w:r w:rsidR="0075739E" w:rsidRPr="00CA6584">
        <w:t>and</w:t>
      </w:r>
      <w:proofErr w:type="gramEnd"/>
      <w:r w:rsidR="0075739E" w:rsidRPr="00CA6584">
        <w:t xml:space="preserve"> would require an additiona</w:t>
      </w:r>
      <w:r w:rsidR="0075739E">
        <w:t xml:space="preserve">l increase in gating inhibition. Whether this phenomenon occurs or not, the distance between the motor preparation variable and the gate </w:t>
      </w:r>
      <w:r w:rsidR="00036088">
        <w:t>within GCD</w:t>
      </w:r>
      <w:r w:rsidR="00036088" w:rsidRPr="00506270">
        <w:rPr>
          <w:vertAlign w:val="subscript"/>
        </w:rPr>
        <w:t>RS</w:t>
      </w:r>
      <w:r w:rsidR="00036088">
        <w:t xml:space="preserve"> </w:t>
      </w:r>
      <w:r w:rsidR="0075739E">
        <w:t xml:space="preserve">would remain constant on average. Consequently, the rate of partial muscle activation during the delay should not </w:t>
      </w:r>
      <w:r w:rsidR="00ED2A65">
        <w:t xml:space="preserve">vary with its duration. </w:t>
      </w:r>
      <w:r w:rsidR="0075739E">
        <w:t xml:space="preserve">Second, RS processing is not </w:t>
      </w:r>
      <w:r w:rsidR="00ED2A65">
        <w:t>demanding</w:t>
      </w:r>
      <w:r w:rsidR="0075739E">
        <w:t xml:space="preserve">, so we do not expect </w:t>
      </w:r>
      <w:r w:rsidR="00036088">
        <w:t>modulations in the control of attention to affect the rate of evidence accumulation in phase 2. Consequently, mean PMT, mean MT, and the slope of muscle activation should not be modulated by the duration of the dela</w:t>
      </w:r>
      <w:r w:rsidR="002B7477">
        <w:t>y</w:t>
      </w:r>
      <w:r w:rsidR="009279CD">
        <w:t>.</w:t>
      </w:r>
    </w:p>
    <w:p w14:paraId="20F093C8" w14:textId="32A9E530" w:rsidR="003621AD" w:rsidRPr="00A06F40" w:rsidRDefault="003621AD" w:rsidP="00C01B7A">
      <w:pPr>
        <w:pStyle w:val="Titre2"/>
      </w:pPr>
      <w:r w:rsidRPr="00A06F40">
        <w:t>Method</w:t>
      </w:r>
    </w:p>
    <w:p w14:paraId="3854DC65" w14:textId="152FD71A" w:rsidR="00CE71E0" w:rsidRPr="00A06F40" w:rsidRDefault="0032649C" w:rsidP="00C01B7A">
      <w:pPr>
        <w:pStyle w:val="Titre3"/>
      </w:pPr>
      <w:r w:rsidRPr="00A06F40">
        <w:t>Transparency and Openness</w:t>
      </w:r>
      <w:r w:rsidRPr="00A06F40">
        <w:tab/>
      </w:r>
    </w:p>
    <w:p w14:paraId="5541F9F6" w14:textId="7B3103AC" w:rsidR="0032649C" w:rsidRPr="00D7403B" w:rsidRDefault="0032649C" w:rsidP="00A06F40">
      <w:r>
        <w:rPr>
          <w:b/>
          <w:i/>
        </w:rPr>
        <w:tab/>
      </w:r>
      <w:r w:rsidRPr="0032649C">
        <w:t>I</w:t>
      </w:r>
      <w:r>
        <w:t>n the sections below, w</w:t>
      </w:r>
      <w:r w:rsidRPr="0032649C">
        <w:t>e report how we determined our sample si</w:t>
      </w:r>
      <w:r>
        <w:t xml:space="preserve">ze, all data exclusions, </w:t>
      </w:r>
      <w:r w:rsidRPr="0032649C">
        <w:t xml:space="preserve">all </w:t>
      </w:r>
      <w:r>
        <w:t xml:space="preserve">experimental </w:t>
      </w:r>
      <w:r w:rsidRPr="0032649C">
        <w:t>manipulations, and all measures in the s</w:t>
      </w:r>
      <w:r>
        <w:t>tudy. All data, analysis code</w:t>
      </w:r>
      <w:r w:rsidR="00AF43BA">
        <w:t xml:space="preserve"> (written in Python)</w:t>
      </w:r>
      <w:r>
        <w:t xml:space="preserve">, and research materials are freely available at </w:t>
      </w:r>
      <w:hyperlink r:id="rId10" w:history="1">
        <w:r>
          <w:rPr>
            <w:rStyle w:val="Lienhypertexte"/>
            <w:color w:val="1155CC"/>
          </w:rPr>
          <w:t>https://osf.io/vsm53/</w:t>
        </w:r>
      </w:hyperlink>
      <w:r>
        <w:t xml:space="preserve">. This study was not preregistered. </w:t>
      </w:r>
    </w:p>
    <w:p w14:paraId="2A97CF35" w14:textId="77295D24" w:rsidR="00B66753" w:rsidRPr="00A06F40" w:rsidRDefault="00C80852" w:rsidP="00C01B7A">
      <w:pPr>
        <w:pStyle w:val="Titre3"/>
      </w:pPr>
      <w:r w:rsidRPr="00A06F40">
        <w:t>Participants</w:t>
      </w:r>
    </w:p>
    <w:p w14:paraId="49181F03" w14:textId="05706538" w:rsidR="00C56AC8" w:rsidRDefault="0038796D" w:rsidP="00A06F40">
      <w:r>
        <w:tab/>
        <w:t>Servant et al. (2021) used a sample size of 18 subjects. Motion coherence explained 60% of variations of mean MT (</w:t>
      </w:r>
      <w:r w:rsidR="00097FBD" w:rsidRPr="006D744C">
        <w:rPr>
          <w:i/>
        </w:rPr>
        <w:t>η</w:t>
      </w:r>
      <w:r w:rsidR="00097FBD" w:rsidRPr="006D744C">
        <w:rPr>
          <w:i/>
          <w:vertAlign w:val="subscript"/>
        </w:rPr>
        <w:t>p</w:t>
      </w:r>
      <w:r w:rsidR="00097FBD" w:rsidRPr="006D744C">
        <w:rPr>
          <w:i/>
          <w:vertAlign w:val="superscript"/>
        </w:rPr>
        <w:t>2</w:t>
      </w:r>
      <w:r w:rsidR="00097FBD">
        <w:rPr>
          <w:i/>
          <w:vertAlign w:val="superscript"/>
        </w:rPr>
        <w:t xml:space="preserve"> </w:t>
      </w:r>
      <w:r w:rsidR="00D1453C">
        <w:t>= .6) and 40% of variations of muscle activation slope (</w:t>
      </w:r>
      <w:r w:rsidR="00097FBD" w:rsidRPr="006D744C">
        <w:rPr>
          <w:i/>
        </w:rPr>
        <w:t>η</w:t>
      </w:r>
      <w:r w:rsidR="00097FBD" w:rsidRPr="006D744C">
        <w:rPr>
          <w:i/>
          <w:vertAlign w:val="subscript"/>
        </w:rPr>
        <w:t>p</w:t>
      </w:r>
      <w:r w:rsidR="00097FBD" w:rsidRPr="006D744C">
        <w:rPr>
          <w:i/>
          <w:vertAlign w:val="superscript"/>
        </w:rPr>
        <w:t>2</w:t>
      </w:r>
      <w:r w:rsidR="00097FBD">
        <w:rPr>
          <w:i/>
          <w:vertAlign w:val="superscript"/>
        </w:rPr>
        <w:t xml:space="preserve"> </w:t>
      </w:r>
      <w:r w:rsidR="00D1453C">
        <w:t>= .4).</w:t>
      </w:r>
      <w:r w:rsidR="00446B32">
        <w:t xml:space="preserve"> An important prediction of the present work concerns the interaction between task </w:t>
      </w:r>
      <w:r w:rsidR="00446B32">
        <w:lastRenderedPageBreak/>
        <w:t xml:space="preserve">variant (FR vs. RS) and motion coherence on </w:t>
      </w:r>
      <w:r w:rsidR="00853B8A">
        <w:t>the slope of muscle activation and mean MT</w:t>
      </w:r>
      <w:r w:rsidR="00446B32">
        <w:t>. Specifically, a</w:t>
      </w:r>
      <w:r w:rsidR="009908EC">
        <w:t xml:space="preserve"> decrease in motion</w:t>
      </w:r>
      <w:r w:rsidR="00446B32">
        <w:t xml:space="preserve"> coherence should decrease </w:t>
      </w:r>
      <w:r w:rsidR="00D3308F">
        <w:t>the</w:t>
      </w:r>
      <w:r w:rsidR="00446B32">
        <w:t xml:space="preserve"> slope and increase mean MT in the FR variant only. Consequently, we ran a power analysis</w:t>
      </w:r>
      <w:r w:rsidR="00C56AC8">
        <w:t xml:space="preserve"> using </w:t>
      </w:r>
      <w:r w:rsidR="00A159AA">
        <w:t xml:space="preserve">the </w:t>
      </w:r>
      <w:proofErr w:type="spellStart"/>
      <w:r w:rsidR="00C56AC8">
        <w:rPr>
          <w:color w:val="000000"/>
        </w:rPr>
        <w:t>MorePower</w:t>
      </w:r>
      <w:proofErr w:type="spellEnd"/>
      <w:r w:rsidR="00C56AC8">
        <w:rPr>
          <w:color w:val="000000"/>
        </w:rPr>
        <w:t xml:space="preserve"> 6.0 software </w:t>
      </w:r>
      <w:r w:rsidR="00C56AC8">
        <w:rPr>
          <w:color w:val="000000"/>
        </w:rPr>
        <w:fldChar w:fldCharType="begin"/>
      </w:r>
      <w:r w:rsidR="00C56AC8">
        <w:rPr>
          <w:color w:val="000000"/>
        </w:rPr>
        <w:instrText xml:space="preserve"> ADDIN ZOTERO_ITEM CSL_CITATION {"citationID":"khwkyIfN","properties":{"formattedCitation":"(Campbell &amp; Thompson, 2012)","plainCitation":"(Campbell &amp; Thompson, 2012)","noteIndex":0},"citationItems":[{"id":8967,"uris":["http://zotero.org/groups/5164497/items/7NI5KWCW"],"itemData":{"id":8967,"type":"article-journal","abstract":"MorePower 6.0 is a flexible freeware statistical calculator that computes sample size, effect size, and power statistics for factorial ANOVA designs. It also calculates relational confidence intervals for ANOVA effects based on formulas from Jarmasz and Hollands (Canadian Journal of Experimental Psychology 63:124–138, 2009), as well as Bayesian posterior probabilities for the null and alternative hypotheses based on formulas in Masson (Behavior Research Methods 43:679–690, 2011). The program is unique in affording direct comparison of these three approaches to the interpretation of ANOVA tests. Its high numerical precision and ability to work with complex ANOVA designs could facilitate researchers’ attention to issues of statistical power, Bayesian analysis, and the use of confidence intervals for data interpretation. MorePower 6.0 is available at https://wiki.usask.ca/pages/viewpageattachments.action?pageId=420413544.","container-title":"Behavior Research Methods","DOI":"10.3758/s13428-012-0186-0","ISSN":"1554-3528","issue":"4","journalAbbreviation":"Behav Res","language":"en","page":"1255-1265","source":"Springer Link","title":"MorePower 6.0 for ANOVA with relational confidence intervals and Bayesian analysis","volume":"44","author":[{"family":"Campbell","given":"Jamie I. D."},{"family":"Thompson","given":"Valerie A."}],"issued":{"date-parts":[["2012",12,1]]}}}],"schema":"https://github.com/citation-style-language/schema/raw/master/csl-citation.json"} </w:instrText>
      </w:r>
      <w:r w:rsidR="00C56AC8">
        <w:rPr>
          <w:color w:val="000000"/>
        </w:rPr>
        <w:fldChar w:fldCharType="separate"/>
      </w:r>
      <w:r w:rsidR="00C56AC8" w:rsidRPr="00C56AC8">
        <w:t>(Campbell &amp; Thompson, 2012)</w:t>
      </w:r>
      <w:r w:rsidR="00C56AC8">
        <w:rPr>
          <w:color w:val="000000"/>
        </w:rPr>
        <w:fldChar w:fldCharType="end"/>
      </w:r>
      <w:r w:rsidR="00446B32">
        <w:t xml:space="preserve"> to detect a significant interaction between task variant and coherence with 80% power at the </w:t>
      </w:r>
      <w:r w:rsidR="00446B32" w:rsidRPr="00446B32">
        <w:rPr>
          <w:i/>
        </w:rPr>
        <w:t>α</w:t>
      </w:r>
      <w:r w:rsidR="00446B32">
        <w:t xml:space="preserve"> = .05 level, given an</w:t>
      </w:r>
      <w:r w:rsidR="00C56AC8">
        <w:t xml:space="preserve"> effect size</w:t>
      </w:r>
      <w:r w:rsidR="00446B32">
        <w:t xml:space="preserve"> conservatively set at </w:t>
      </w:r>
      <w:r w:rsidR="00446B32" w:rsidRPr="00D1453C">
        <w:rPr>
          <w:i/>
        </w:rPr>
        <w:t>η</w:t>
      </w:r>
      <w:r w:rsidR="00446B32" w:rsidRPr="00446B32">
        <w:rPr>
          <w:i/>
          <w:vertAlign w:val="subscript"/>
        </w:rPr>
        <w:t>p</w:t>
      </w:r>
      <w:r w:rsidR="00446B32" w:rsidRPr="00D1453C">
        <w:rPr>
          <w:i/>
          <w:vertAlign w:val="superscript"/>
        </w:rPr>
        <w:t>2</w:t>
      </w:r>
      <w:r w:rsidR="00446B32">
        <w:rPr>
          <w:vertAlign w:val="superscript"/>
        </w:rPr>
        <w:t xml:space="preserve"> </w:t>
      </w:r>
      <w:r w:rsidR="00446B32">
        <w:t xml:space="preserve">= .1. </w:t>
      </w:r>
      <w:r w:rsidR="00C56AC8">
        <w:t xml:space="preserve">This analysis showed that 22 participants were necessary to achieve this goal. </w:t>
      </w:r>
    </w:p>
    <w:p w14:paraId="16B42551" w14:textId="2F852DAE" w:rsidR="00C56AC8" w:rsidRPr="00C56AC8" w:rsidRDefault="00C56AC8" w:rsidP="00A06F40">
      <w:r>
        <w:tab/>
        <w:t xml:space="preserve">Twenty-two </w:t>
      </w:r>
      <w:r w:rsidR="004C49C5">
        <w:t>subjects</w:t>
      </w:r>
      <w:r>
        <w:t xml:space="preserve"> (3 men; mean age = 21.4</w:t>
      </w:r>
      <w:r w:rsidR="004C49C5">
        <w:t xml:space="preserve">; range </w:t>
      </w:r>
      <w:r w:rsidR="00236C15">
        <w:t>20</w:t>
      </w:r>
      <w:r w:rsidR="004C49C5">
        <w:t>-</w:t>
      </w:r>
      <w:r w:rsidR="00236C15">
        <w:t>24</w:t>
      </w:r>
      <w:r>
        <w:t>) participated in Experiment 1</w:t>
      </w:r>
      <w:r w:rsidR="001F7EDD">
        <w:t xml:space="preserve"> in exchange for a 20 euros gift card</w:t>
      </w:r>
      <w:r>
        <w:t>. Participants were students from the University of Franche-Comté</w:t>
      </w:r>
      <w:r w:rsidR="001F7EDD">
        <w:t xml:space="preserve"> recruited through online advertisement. </w:t>
      </w:r>
      <w:r w:rsidR="001654F6">
        <w:t>All participants were right-handed, had a normal or corrected-to-normal vision, and no history of motor/psychiatric/neurological disorders.</w:t>
      </w:r>
      <w:r w:rsidR="001654F6" w:rsidRPr="001654F6">
        <w:rPr>
          <w:color w:val="000000"/>
        </w:rPr>
        <w:t xml:space="preserve"> </w:t>
      </w:r>
      <w:r w:rsidR="001654F6">
        <w:rPr>
          <w:color w:val="000000"/>
        </w:rPr>
        <w:t>They were unaware of the purpose of the experiment and gave their written consent to participate.</w:t>
      </w:r>
      <w:r w:rsidR="00566B63">
        <w:t xml:space="preserve"> This study was approved by the ethical committee for research of the university (Agreement No. CERUBFC-2022-01-18-002). </w:t>
      </w:r>
    </w:p>
    <w:p w14:paraId="7A46B89C" w14:textId="01062302" w:rsidR="00954BD4" w:rsidRPr="00A06F40" w:rsidRDefault="00BB12DD" w:rsidP="00C01B7A">
      <w:pPr>
        <w:pStyle w:val="Titre3"/>
      </w:pPr>
      <w:r w:rsidRPr="00A06F40">
        <w:t>Apparatus</w:t>
      </w:r>
    </w:p>
    <w:p w14:paraId="209F19AF" w14:textId="4325AE6C" w:rsidR="00BB12DD" w:rsidRPr="00BB12DD" w:rsidRDefault="00BB12DD" w:rsidP="00A06F40">
      <w:r>
        <w:tab/>
        <w:t xml:space="preserve">The experiment was conducted in a dimly lit room and was run on a PC computer running Windows 10, using the programming language Python </w:t>
      </w:r>
      <w:r w:rsidR="00F32D4F">
        <w:t xml:space="preserve">and </w:t>
      </w:r>
      <w:r>
        <w:t xml:space="preserve">components of the </w:t>
      </w:r>
      <w:proofErr w:type="spellStart"/>
      <w:r>
        <w:t>PsychoPy</w:t>
      </w:r>
      <w:proofErr w:type="spellEnd"/>
      <w:r>
        <w:t xml:space="preserve"> toolbox </w:t>
      </w:r>
      <w:r w:rsidR="004E2DD4">
        <w:fldChar w:fldCharType="begin"/>
      </w:r>
      <w:r w:rsidR="004E2DD4">
        <w:instrText xml:space="preserve"> ADDIN ZOTERO_ITEM CSL_CITATION {"citationID":"M8rwwfv5","properties":{"formattedCitation":"(Peirce et al., 2019)","plainCitation":"(Peirce et al., 2019)","noteIndex":0},"citationItems":[{"id":6846,"uris":["http://zotero.org/users/5679506/items/8LVALQ6D"],"itemData":{"id":6846,"type":"article-journal","abstract":"PsychoPy is an application for the creation of experiments in behavioral science (psychology, neuroscience, linguistics, etc.) with precise spatial control and timing of stimuli. It now provides a choice of interface; users can write scripts in Python if they choose, while those who prefer to construct experiments graphically can use the new Builder interface. Here we describe the features that have been added over the last 10 years of its development. The most notable addition has been that Builder interface, allowing users to create studies with minimal or no programming, while also allowing the insertion of Python code for maximal flexibility. We also present some of the other new features, including further stimulus options, asynchronous time-stamped hardware polling, and better support for open science and reproducibility. Tens of thousands of users now launch PsychoPy every month, and more than 90 people have contributed to the code. We discuss the current state of the project, as well as plans for the future.","container-title":"Behavior Research Methods","DOI":"10.3758/s13428-018-01193-y","ISSN":"1554-3528","issue":"1","journalAbbreviation":"Behav Res Methods","language":"eng","note":"PMID: 30734206\nPMCID: PMC6420413","page":"195-203","source":"PubMed","title":"PsychoPy2: Experiments in behavior made easy","title-short":"PsychoPy2","volume":"51","author":[{"family":"Peirce","given":"Jonathan"},{"family":"Gray","given":"Jeremy R."},{"family":"Simpson","given":"Sol"},{"family":"MacAskill","given":"Michael"},{"family":"Höchenberger","given":"Richard"},{"family":"Sogo","given":"Hiroyuki"},{"family":"Kastman","given":"Erik"},{"family":"Lindeløv","given":"Jonas Kristoffer"}],"issued":{"date-parts":[["2019",2]]}}}],"schema":"https://github.com/citation-style-language/schema/raw/master/csl-citation.json"} </w:instrText>
      </w:r>
      <w:r w:rsidR="004E2DD4">
        <w:fldChar w:fldCharType="separate"/>
      </w:r>
      <w:r w:rsidR="004E2DD4" w:rsidRPr="004E2DD4">
        <w:t>(Peirce et al., 2019)</w:t>
      </w:r>
      <w:r w:rsidR="004E2DD4">
        <w:fldChar w:fldCharType="end"/>
      </w:r>
      <w:r w:rsidR="004E2DD4">
        <w:t>. S</w:t>
      </w:r>
      <w:r w:rsidR="00EB4ECD">
        <w:t>timuli were</w:t>
      </w:r>
      <w:r w:rsidR="004E2DD4">
        <w:t xml:space="preserve"> displayed on a </w:t>
      </w:r>
      <w:r w:rsidR="00B22925">
        <w:t>34.42 × 19.36</w:t>
      </w:r>
      <w:r w:rsidR="004E2DD4" w:rsidRPr="004E2DD4">
        <w:t xml:space="preserve"> cm LCD monitor</w:t>
      </w:r>
      <w:r w:rsidR="004E2DD4">
        <w:t xml:space="preserve"> (resolution: 1920 × 1080; frame</w:t>
      </w:r>
      <w:r w:rsidR="004E2DD4" w:rsidRPr="004E2DD4">
        <w:t>rate: 60 Hz, distance from monitor: 75 cm)</w:t>
      </w:r>
      <w:r w:rsidR="004E2DD4">
        <w:t xml:space="preserve">. Responses </w:t>
      </w:r>
      <w:r w:rsidR="004E2DD4" w:rsidRPr="004E2DD4">
        <w:t>were transmitted to the computer usin</w:t>
      </w:r>
      <w:r w:rsidR="004E2DD4">
        <w:t xml:space="preserve">g two thermoplastic rubber hand-held </w:t>
      </w:r>
      <w:r w:rsidR="004E2DD4" w:rsidRPr="004E2DD4">
        <w:t>buttons connected to a Black Box Toolkit module designed to ensure millisecond accuracy.</w:t>
      </w:r>
      <w:r w:rsidR="004E2DD4">
        <w:t xml:space="preserve"> The force required to press each button was approximate</w:t>
      </w:r>
      <w:r w:rsidR="0070091E">
        <w:t>ly 8.83 N.</w:t>
      </w:r>
      <w:r w:rsidR="004E2DD4">
        <w:t xml:space="preserve"> This response system</w:t>
      </w:r>
      <w:r w:rsidR="000C1A04">
        <w:t xml:space="preserve"> was </w:t>
      </w:r>
      <w:proofErr w:type="gramStart"/>
      <w:r w:rsidR="000C1A04">
        <w:t>similar</w:t>
      </w:r>
      <w:r w:rsidR="004E2DD4">
        <w:t xml:space="preserve"> to</w:t>
      </w:r>
      <w:proofErr w:type="gramEnd"/>
      <w:r w:rsidR="004E2DD4">
        <w:t xml:space="preserve"> that </w:t>
      </w:r>
      <w:r w:rsidR="000C1A04">
        <w:t xml:space="preserve">used </w:t>
      </w:r>
      <w:r w:rsidR="004E2DD4">
        <w:t xml:space="preserve">by Servant et al. (2021). </w:t>
      </w:r>
      <w:r w:rsidR="00655D13" w:rsidRPr="00655D13">
        <w:t xml:space="preserve">To minimize </w:t>
      </w:r>
      <w:r w:rsidR="00655D13">
        <w:t>artifactual m</w:t>
      </w:r>
      <w:r w:rsidR="00655D13" w:rsidRPr="00655D13">
        <w:t>otor activity and maximize comfort, subjects' hands were palm-down and rested on a supportive cushion placed on their laps.</w:t>
      </w:r>
    </w:p>
    <w:p w14:paraId="062521BA" w14:textId="227859D2" w:rsidR="000120D3" w:rsidRDefault="00206103" w:rsidP="00A92CF5">
      <w:pPr>
        <w:pStyle w:val="Titre3"/>
      </w:pPr>
      <w:r>
        <w:lastRenderedPageBreak/>
        <w:t>Stimuli</w:t>
      </w:r>
    </w:p>
    <w:p w14:paraId="7E1A9BA9" w14:textId="23A5BF9D" w:rsidR="00206103" w:rsidRPr="00206103" w:rsidRDefault="00EB4ECD" w:rsidP="00A06F40">
      <w:r>
        <w:tab/>
        <w:t xml:space="preserve">Random dot stimuli in the FR task variant were </w:t>
      </w:r>
      <w:proofErr w:type="gramStart"/>
      <w:r>
        <w:t>similar to</w:t>
      </w:r>
      <w:proofErr w:type="gramEnd"/>
      <w:r>
        <w:t xml:space="preserve"> those used by Servant et al. (2021). White dot</w:t>
      </w:r>
      <w:r w:rsidR="0070091E">
        <w:t>s</w:t>
      </w:r>
      <w:r w:rsidR="005E55DA">
        <w:t xml:space="preserve"> (</w:t>
      </w:r>
      <w:r w:rsidR="005E55DA">
        <w:rPr>
          <w:color w:val="000000"/>
        </w:rPr>
        <w:t>0.05° square</w:t>
      </w:r>
      <w:r w:rsidR="005E55DA">
        <w:t>)</w:t>
      </w:r>
      <w:r w:rsidR="0070091E">
        <w:t xml:space="preserve"> were displayed in a virtual 11.78</w:t>
      </w:r>
      <w:r>
        <w:t>° circular aperture centered on a</w:t>
      </w:r>
      <w:r w:rsidR="0070091E">
        <w:t xml:space="preserve"> 26.29° × 14.79° black</w:t>
      </w:r>
      <w:r w:rsidR="0070091E" w:rsidRPr="0070091E">
        <w:t xml:space="preserve"> field</w:t>
      </w:r>
      <w:r w:rsidR="0070091E">
        <w:t>. A white noise algorithm was used to control motion: from each</w:t>
      </w:r>
      <w:r w:rsidR="00706D93">
        <w:t xml:space="preserve"> frame to the next, a percentage</w:t>
      </w:r>
      <w:r w:rsidR="0070091E">
        <w:t xml:space="preserve"> </w:t>
      </w:r>
      <w:r w:rsidR="00A42860" w:rsidRPr="00A42860">
        <w:rPr>
          <w:i/>
        </w:rPr>
        <w:t>p</w:t>
      </w:r>
      <w:r w:rsidR="00A42860">
        <w:t xml:space="preserve"> </w:t>
      </w:r>
      <w:r w:rsidR="0070091E">
        <w:t>of dots was randomly selected to move in the signal direction (leftward vs. rig</w:t>
      </w:r>
      <w:r w:rsidR="00354C4F">
        <w:t>htward) and the remaining dots were randomly relocated</w:t>
      </w:r>
      <w:r w:rsidR="005E55DA">
        <w:t xml:space="preserve">. </w:t>
      </w:r>
      <w:r w:rsidR="00A42860">
        <w:t xml:space="preserve">Parameter </w:t>
      </w:r>
      <w:r w:rsidR="00A42860" w:rsidRPr="00A42860">
        <w:rPr>
          <w:i/>
        </w:rPr>
        <w:t>p</w:t>
      </w:r>
      <w:r w:rsidR="00706D93">
        <w:t xml:space="preserve">, referred to as motion coherence, </w:t>
      </w:r>
      <w:r w:rsidR="005325D3">
        <w:t>was manipulated across</w:t>
      </w:r>
      <w:r w:rsidR="00C41541">
        <w:t xml:space="preserve"> three levels (2 vs. 11 vs.</w:t>
      </w:r>
      <w:r w:rsidR="00A42860">
        <w:t xml:space="preserve"> 40</w:t>
      </w:r>
      <w:r w:rsidR="00706D93">
        <w:t xml:space="preserve"> %</w:t>
      </w:r>
      <w:r w:rsidR="00A42860">
        <w:t>).</w:t>
      </w:r>
      <w:r w:rsidR="009516CE">
        <w:t xml:space="preserve"> </w:t>
      </w:r>
      <w:r w:rsidR="005E55DA">
        <w:t xml:space="preserve">Signal dots moved at a speed of </w:t>
      </w:r>
      <w:r w:rsidR="0070091E">
        <w:rPr>
          <w:color w:val="000000"/>
        </w:rPr>
        <w:t>8°/s</w:t>
      </w:r>
      <w:r w:rsidR="009516CE">
        <w:rPr>
          <w:color w:val="000000"/>
        </w:rPr>
        <w:t>, and dot density was fixed at</w:t>
      </w:r>
      <w:r w:rsidR="0070091E">
        <w:rPr>
          <w:color w:val="000000"/>
        </w:rPr>
        <w:t xml:space="preserve"> 16.7 points/deg</w:t>
      </w:r>
      <w:r w:rsidR="0070091E" w:rsidRPr="0070091E">
        <w:rPr>
          <w:color w:val="000000"/>
          <w:vertAlign w:val="superscript"/>
        </w:rPr>
        <w:t>2</w:t>
      </w:r>
      <w:r w:rsidR="0070091E">
        <w:rPr>
          <w:color w:val="000000"/>
        </w:rPr>
        <w:t>/s</w:t>
      </w:r>
      <w:r w:rsidR="0070091E">
        <w:t xml:space="preserve">. </w:t>
      </w:r>
      <w:r w:rsidR="00A42860">
        <w:t xml:space="preserve">The RS variant of the task used the same stimuli, except that </w:t>
      </w:r>
      <w:r w:rsidR="009516CE">
        <w:t xml:space="preserve">the </w:t>
      </w:r>
      <w:r w:rsidR="00A42860">
        <w:t>dots wer</w:t>
      </w:r>
      <w:r w:rsidR="009516CE">
        <w:t>e presented within a red circle</w:t>
      </w:r>
      <w:r w:rsidR="0032175D">
        <w:t xml:space="preserve"> (linewidth: </w:t>
      </w:r>
      <w:r w:rsidR="00CB53FD">
        <w:t>0.15°</w:t>
      </w:r>
      <w:r w:rsidR="00A019FC">
        <w:t>)</w:t>
      </w:r>
      <w:r w:rsidR="009516CE">
        <w:t>.</w:t>
      </w:r>
      <w:r w:rsidR="00A019FC">
        <w:t xml:space="preserve"> </w:t>
      </w:r>
      <w:r w:rsidR="009516CE">
        <w:t xml:space="preserve"> </w:t>
      </w:r>
    </w:p>
    <w:p w14:paraId="4DA76380" w14:textId="3B1577EC" w:rsidR="00A019FC" w:rsidRPr="00A06F40" w:rsidRDefault="00A019FC" w:rsidP="00C01B7A">
      <w:pPr>
        <w:pStyle w:val="Titre3"/>
      </w:pPr>
      <w:r w:rsidRPr="00A06F40">
        <w:t>Procedure</w:t>
      </w:r>
    </w:p>
    <w:p w14:paraId="6D9ADED4" w14:textId="29338A9B" w:rsidR="000024F2" w:rsidRDefault="00730FE8" w:rsidP="00A06F40">
      <w:r>
        <w:tab/>
        <w:t>Participants completed 12 blocks of 96 trials. Ther</w:t>
      </w:r>
      <w:r w:rsidR="001E6CB4">
        <w:t>e were 3 FR blocks and 9 RS bloc</w:t>
      </w:r>
      <w:r w:rsidR="001222A5">
        <w:t>k</w:t>
      </w:r>
      <w:r>
        <w:t>s. Three RS blocks featured a 3 s delay between stimulus offset and RS onset (referred to as RS3 blocks), 3 RS blocks featured a 5 s delay (RS5), and 3 blocks featured a 7 s delay (</w:t>
      </w:r>
      <w:r w:rsidR="00987AAF">
        <w:t>RS</w:t>
      </w:r>
      <w:r>
        <w:t xml:space="preserve">7).  </w:t>
      </w:r>
      <w:r w:rsidR="000925C7">
        <w:t xml:space="preserve">Blocks were presented in a pseudorandom order, </w:t>
      </w:r>
      <w:ins w:id="141" w:author="GAJDOS Thibault" w:date="2024-11-12T15:14:00Z" w16du:dateUtc="2024-11-12T14:14:00Z">
        <w:r w:rsidR="00C96043">
          <w:t xml:space="preserve">with </w:t>
        </w:r>
        <w:r w:rsidR="00C96043" w:rsidRPr="003656F3">
          <w:t>three repetitions of a random ordering of the 4 block types</w:t>
        </w:r>
      </w:ins>
      <w:del w:id="142" w:author="GAJDOS Thibault" w:date="2024-11-12T15:14:00Z" w16du:dateUtc="2024-11-12T14:14:00Z">
        <w:r w:rsidR="000925C7" w:rsidDel="00C96043">
          <w:delText>with the constraint of presenting each of the 4 bloc</w:delText>
        </w:r>
        <w:r w:rsidR="00987AAF" w:rsidDel="00C96043">
          <w:delText>k</w:delText>
        </w:r>
        <w:r w:rsidR="003D7F5A" w:rsidDel="00C96043">
          <w:delText xml:space="preserve"> types consecutively</w:delText>
        </w:r>
      </w:del>
      <w:r w:rsidR="003D7F5A">
        <w:t>.</w:t>
      </w:r>
      <w:r w:rsidR="000925C7">
        <w:t xml:space="preserve"> </w:t>
      </w:r>
      <w:r w:rsidR="00987AAF">
        <w:t>Blocks were separated by self-paced breaks. We also in</w:t>
      </w:r>
      <w:r w:rsidR="00751A2A">
        <w:t>troduc</w:t>
      </w:r>
      <w:r w:rsidR="00987AAF">
        <w:t xml:space="preserve">ed self-paced breaks </w:t>
      </w:r>
      <w:r w:rsidR="00E2177E" w:rsidRPr="005215BD">
        <w:t xml:space="preserve">in the middle of each RS5 and RS7 block to alleviate fatigue, given increased block duration and attentional demands. </w:t>
      </w:r>
      <w:r w:rsidR="000024F2">
        <w:t xml:space="preserve">Participants were instructed to identify motion direction (leftward vs. rightward) and communicate their response by pressing the corresponding left or right button with their left or right thumb. In FR blocks, they were instructed to respond as quickly and as accurately as possible upon stimulus presentation. In RS blocks, they were instructed to respond as quickly and as accurately as possible upon RS presentation. </w:t>
      </w:r>
    </w:p>
    <w:p w14:paraId="58338446" w14:textId="6EBE7C20" w:rsidR="002224C4" w:rsidRPr="00844F93" w:rsidRDefault="000024F2" w:rsidP="00A06F40">
      <w:r>
        <w:lastRenderedPageBreak/>
        <w:tab/>
        <w:t>In each block, trials were defined by a factorial combination of motion direction (leftward</w:t>
      </w:r>
      <w:r w:rsidR="00F6762F">
        <w:t xml:space="preserve"> vs.</w:t>
      </w:r>
      <w:r>
        <w:t xml:space="preserve"> rig</w:t>
      </w:r>
      <w:r w:rsidR="0034034E">
        <w:t>htward) and motion coherence (2 vs.</w:t>
      </w:r>
      <w:r>
        <w:t xml:space="preserve"> 11</w:t>
      </w:r>
      <w:r w:rsidR="0034034E">
        <w:t xml:space="preserve"> vs.</w:t>
      </w:r>
      <w:r>
        <w:t xml:space="preserve"> 40</w:t>
      </w:r>
      <w:r w:rsidR="00F6762F">
        <w:t xml:space="preserve"> </w:t>
      </w:r>
      <w:r>
        <w:t>%)</w:t>
      </w:r>
      <w:r w:rsidR="00FA7552">
        <w:t xml:space="preserve">. Each trial type appeared the same number of times in a random order. Each trial in FR blocks started </w:t>
      </w:r>
      <w:r w:rsidR="005215BD">
        <w:t xml:space="preserve">with the presentation of the stimulus. The stimulus remained on </w:t>
      </w:r>
      <w:r w:rsidR="00FA7552">
        <w:t xml:space="preserve">the </w:t>
      </w:r>
      <w:r w:rsidR="005215BD">
        <w:t xml:space="preserve">screen until the response, </w:t>
      </w:r>
      <w:r w:rsidR="005215BD" w:rsidRPr="00FA7552">
        <w:t>or until a 4 s RT deadline.</w:t>
      </w:r>
      <w:r w:rsidR="005215BD">
        <w:t xml:space="preserve"> </w:t>
      </w:r>
      <w:r w:rsidR="00057E33">
        <w:t>Failure to respond by then resulted in a "Too slow! Please respond faster" message displayed for 2 s. The intertrial interval was 1 s. In RS blocks, each trial started with</w:t>
      </w:r>
      <w:r w:rsidR="00057E33" w:rsidRPr="00057E33">
        <w:t xml:space="preserve"> </w:t>
      </w:r>
      <w:r w:rsidR="00057E33">
        <w:t xml:space="preserve">the presentation of the stimulus within the red circle. </w:t>
      </w:r>
      <w:r w:rsidR="00544C09" w:rsidRPr="00057E33">
        <w:t xml:space="preserve">Stimulus duration was </w:t>
      </w:r>
      <w:r w:rsidR="00730FE8" w:rsidRPr="00057E33">
        <w:t xml:space="preserve">fixed at 2 s, and the </w:t>
      </w:r>
      <w:r w:rsidR="00057E33">
        <w:t xml:space="preserve">red circle remained on </w:t>
      </w:r>
      <w:r w:rsidR="00FA7552">
        <w:t xml:space="preserve">the </w:t>
      </w:r>
      <w:r w:rsidR="00057E33">
        <w:t>screen during the delay. The disappearance of the red circle served as</w:t>
      </w:r>
      <w:r w:rsidR="00F642E8">
        <w:t xml:space="preserve"> the</w:t>
      </w:r>
      <w:r w:rsidR="00057E33">
        <w:t xml:space="preserve"> RS. </w:t>
      </w:r>
      <w:r w:rsidR="00FA7552">
        <w:t xml:space="preserve">Each response </w:t>
      </w:r>
      <w:r w:rsidR="00443393">
        <w:t xml:space="preserve">(correct or incorrect) </w:t>
      </w:r>
      <w:r w:rsidR="00FA7552">
        <w:t xml:space="preserve">made after the RS and within the 4 s RT deadline </w:t>
      </w:r>
      <w:r w:rsidR="00FA7552">
        <w:rPr>
          <w:color w:val="000000"/>
        </w:rPr>
        <w:t xml:space="preserve">was followed by the message "ok" displayed </w:t>
      </w:r>
      <w:r w:rsidR="003619F2">
        <w:rPr>
          <w:color w:val="000000"/>
        </w:rPr>
        <w:t xml:space="preserve">in white </w:t>
      </w:r>
      <w:r w:rsidR="00FA7552">
        <w:rPr>
          <w:color w:val="000000"/>
        </w:rPr>
        <w:t>for 0.5 s</w:t>
      </w:r>
      <w:r w:rsidR="00101532">
        <w:rPr>
          <w:color w:val="000000"/>
        </w:rPr>
        <w:t>. Note that this message</w:t>
      </w:r>
      <w:r w:rsidR="0035110D">
        <w:rPr>
          <w:color w:val="000000"/>
        </w:rPr>
        <w:t xml:space="preserve"> was not </w:t>
      </w:r>
      <w:proofErr w:type="gramStart"/>
      <w:r w:rsidR="0035110D">
        <w:rPr>
          <w:color w:val="000000"/>
        </w:rPr>
        <w:t>a feedback</w:t>
      </w:r>
      <w:proofErr w:type="gramEnd"/>
      <w:r w:rsidR="0035110D">
        <w:rPr>
          <w:color w:val="000000"/>
        </w:rPr>
        <w:t xml:space="preserve"> on accuracy</w:t>
      </w:r>
      <w:r w:rsidR="00101532">
        <w:rPr>
          <w:color w:val="000000"/>
        </w:rPr>
        <w:t>; it simply notified the participant that the response had been recorded</w:t>
      </w:r>
      <w:r w:rsidR="007E7963">
        <w:rPr>
          <w:color w:val="000000"/>
        </w:rPr>
        <w:t xml:space="preserve"> (participants were informed of this)</w:t>
      </w:r>
      <w:r w:rsidR="00101532">
        <w:rPr>
          <w:color w:val="000000"/>
        </w:rPr>
        <w:t xml:space="preserve">. </w:t>
      </w:r>
      <w:r w:rsidR="00443393">
        <w:rPr>
          <w:color w:val="000000"/>
        </w:rPr>
        <w:t xml:space="preserve">The next trial started after a 0.5 s blank screen. </w:t>
      </w:r>
      <w:r w:rsidR="00057E33">
        <w:t>Premature responses (before the RS) prompted a "</w:t>
      </w:r>
      <w:r w:rsidR="00057E33">
        <w:rPr>
          <w:color w:val="000000"/>
        </w:rPr>
        <w:t>Too fast! Please respond after the disappearance of the red circle"</w:t>
      </w:r>
      <w:r>
        <w:rPr>
          <w:color w:val="000000"/>
        </w:rPr>
        <w:t xml:space="preserve"> message</w:t>
      </w:r>
      <w:r w:rsidR="003B5A29">
        <w:rPr>
          <w:color w:val="000000"/>
        </w:rPr>
        <w:t>, which was</w:t>
      </w:r>
      <w:r w:rsidR="00FA7552">
        <w:rPr>
          <w:color w:val="000000"/>
        </w:rPr>
        <w:t xml:space="preserve"> displayed</w:t>
      </w:r>
      <w:r>
        <w:rPr>
          <w:color w:val="000000"/>
        </w:rPr>
        <w:t xml:space="preserve"> for 2 s</w:t>
      </w:r>
      <w:r w:rsidR="00057E33">
        <w:rPr>
          <w:color w:val="000000"/>
        </w:rPr>
        <w:t>.</w:t>
      </w:r>
      <w:r>
        <w:rPr>
          <w:color w:val="000000"/>
        </w:rPr>
        <w:t xml:space="preserve"> If participants failed to respond within the</w:t>
      </w:r>
      <w:r w:rsidR="007E7963">
        <w:rPr>
          <w:color w:val="000000"/>
        </w:rPr>
        <w:t xml:space="preserve"> 4 s</w:t>
      </w:r>
      <w:r>
        <w:rPr>
          <w:color w:val="000000"/>
        </w:rPr>
        <w:t xml:space="preserve"> RT deadline,</w:t>
      </w:r>
      <w:r w:rsidR="007E7963">
        <w:rPr>
          <w:color w:val="000000"/>
        </w:rPr>
        <w:t xml:space="preserve"> the message</w:t>
      </w:r>
      <w:r>
        <w:rPr>
          <w:color w:val="000000"/>
        </w:rPr>
        <w:t xml:space="preserve"> "</w:t>
      </w:r>
      <w:r>
        <w:t>Too slow! Please respond faster" was displayed for 2 s</w:t>
      </w:r>
      <w:r w:rsidR="007E7963">
        <w:t xml:space="preserve">. Both messages were </w:t>
      </w:r>
      <w:r w:rsidR="008B28E5">
        <w:t>followed by a 1 s blank screen.</w:t>
      </w:r>
      <w:r>
        <w:t xml:space="preserve"> </w:t>
      </w:r>
      <w:r w:rsidR="003D7F5A">
        <w:t xml:space="preserve">The time course of each trial in FR and RS blocks is illustrated in Figure 2A. </w:t>
      </w:r>
      <w:r w:rsidR="0019337C">
        <w:t xml:space="preserve">Participants </w:t>
      </w:r>
      <w:r w:rsidR="000A4EA3">
        <w:t>first completed two blocks of 18</w:t>
      </w:r>
      <w:r w:rsidR="0019337C">
        <w:t xml:space="preserve"> practice trials (each of the 6 possible stimuli </w:t>
      </w:r>
      <w:r w:rsidR="00F13DC2">
        <w:t xml:space="preserve">was </w:t>
      </w:r>
      <w:r w:rsidR="000A4EA3">
        <w:t>presented three times</w:t>
      </w:r>
      <w:r w:rsidR="0019337C">
        <w:t xml:space="preserve"> in a random </w:t>
      </w:r>
      <w:r w:rsidR="008B28E5">
        <w:t>order</w:t>
      </w:r>
      <w:r w:rsidR="0019337C">
        <w:t xml:space="preserve">) before the experiment to ensure they understood the task. The first </w:t>
      </w:r>
      <w:r w:rsidR="0035421A">
        <w:t xml:space="preserve">practice </w:t>
      </w:r>
      <w:r w:rsidR="0019337C">
        <w:t>block was FR, and the second</w:t>
      </w:r>
      <w:r w:rsidR="0035421A">
        <w:t xml:space="preserve"> practice</w:t>
      </w:r>
      <w:r>
        <w:rPr>
          <w:color w:val="000000"/>
        </w:rPr>
        <w:t xml:space="preserve"> </w:t>
      </w:r>
      <w:r w:rsidR="0019337C">
        <w:rPr>
          <w:color w:val="000000"/>
        </w:rPr>
        <w:t xml:space="preserve">block was RS3. </w:t>
      </w:r>
      <w:proofErr w:type="gramStart"/>
      <w:r w:rsidR="0019337C">
        <w:rPr>
          <w:color w:val="000000"/>
        </w:rPr>
        <w:t>A fe</w:t>
      </w:r>
      <w:r w:rsidR="00B830C1">
        <w:rPr>
          <w:color w:val="000000"/>
        </w:rPr>
        <w:t>edback</w:t>
      </w:r>
      <w:proofErr w:type="gramEnd"/>
      <w:r w:rsidR="00B830C1">
        <w:rPr>
          <w:color w:val="000000"/>
        </w:rPr>
        <w:t xml:space="preserve"> on accuracy ("Correct" vs.</w:t>
      </w:r>
      <w:r w:rsidR="0019337C">
        <w:rPr>
          <w:color w:val="000000"/>
        </w:rPr>
        <w:t xml:space="preserve"> "Incorrect") was provided after each response for </w:t>
      </w:r>
      <w:r w:rsidR="008B28E5">
        <w:rPr>
          <w:color w:val="000000"/>
        </w:rPr>
        <w:t>1 s</w:t>
      </w:r>
      <w:r w:rsidR="0019337C">
        <w:rPr>
          <w:color w:val="000000"/>
        </w:rPr>
        <w:t xml:space="preserve">. Practice trials were discarded from analyses. </w:t>
      </w:r>
    </w:p>
    <w:p w14:paraId="01238ACC" w14:textId="2EB2840E" w:rsidR="000D6454" w:rsidRPr="00C3729F" w:rsidRDefault="00C3729F" w:rsidP="00C01B7A">
      <w:pPr>
        <w:pStyle w:val="Titre3"/>
      </w:pPr>
      <w:r>
        <w:t>EMG recording</w:t>
      </w:r>
      <w:r w:rsidRPr="00C3729F">
        <w:t xml:space="preserve"> and </w:t>
      </w:r>
      <w:r>
        <w:t>signal p</w:t>
      </w:r>
      <w:r w:rsidRPr="00C3729F">
        <w:t>rocessing</w:t>
      </w:r>
    </w:p>
    <w:p w14:paraId="5D222A66" w14:textId="58A75708" w:rsidR="00691B19" w:rsidRPr="002E23A4" w:rsidRDefault="00C3729F" w:rsidP="00A06F40">
      <w:r>
        <w:tab/>
      </w:r>
      <w:r w:rsidR="001D6138">
        <w:t>The EMG activity of a group of muscles</w:t>
      </w:r>
      <w:r w:rsidR="000B5B51">
        <w:t xml:space="preserve"> (</w:t>
      </w:r>
      <w:r w:rsidR="00BD5CEF">
        <w:t xml:space="preserve">the </w:t>
      </w:r>
      <w:r w:rsidR="000B5B51" w:rsidRPr="000B5B51">
        <w:rPr>
          <w:i/>
        </w:rPr>
        <w:t xml:space="preserve">flexor pollicis </w:t>
      </w:r>
      <w:proofErr w:type="gramStart"/>
      <w:r w:rsidR="000B5B51" w:rsidRPr="000B5B51">
        <w:rPr>
          <w:i/>
        </w:rPr>
        <w:t>brevis</w:t>
      </w:r>
      <w:r w:rsidR="000B5B51">
        <w:t xml:space="preserve"> in particular, involved</w:t>
      </w:r>
      <w:proofErr w:type="gramEnd"/>
      <w:r w:rsidR="000B5B51">
        <w:t xml:space="preserve"> in the flexion</w:t>
      </w:r>
      <w:r w:rsidR="00BD5CEF">
        <w:t xml:space="preserve"> of the thumb</w:t>
      </w:r>
      <w:r w:rsidR="00A91268">
        <w:t xml:space="preserve"> at both carpometacarpal and metacarpophalangeal joints</w:t>
      </w:r>
      <w:r w:rsidR="000B5B51">
        <w:t xml:space="preserve">) </w:t>
      </w:r>
      <w:r w:rsidR="000B5B51">
        <w:lastRenderedPageBreak/>
        <w:t xml:space="preserve">was recorded using </w:t>
      </w:r>
      <w:r w:rsidR="001D6138" w:rsidRPr="001D6138">
        <w:t xml:space="preserve">two active Ag/Cl electrodes </w:t>
      </w:r>
      <w:r w:rsidR="000B5B51">
        <w:t xml:space="preserve">fixed 1 cm apart on the skin of the thenar eminence of each hand. Electrodes were connected </w:t>
      </w:r>
      <w:r w:rsidR="001D6138" w:rsidRPr="001D6138">
        <w:t xml:space="preserve">to a </w:t>
      </w:r>
      <w:proofErr w:type="spellStart"/>
      <w:r w:rsidR="001D6138" w:rsidRPr="001D6138">
        <w:t>Biosemi</w:t>
      </w:r>
      <w:proofErr w:type="spellEnd"/>
      <w:r w:rsidR="001D6138" w:rsidRPr="001D6138">
        <w:t xml:space="preserve"> </w:t>
      </w:r>
      <w:proofErr w:type="spellStart"/>
      <w:r w:rsidR="001D6138" w:rsidRPr="001D6138">
        <w:t>ActiveTwo</w:t>
      </w:r>
      <w:proofErr w:type="spellEnd"/>
      <w:r w:rsidR="001D6138" w:rsidRPr="001D6138">
        <w:t xml:space="preserve"> Mk2 biopotential measurement system (sampling frequency = 1024 Hz). </w:t>
      </w:r>
      <w:r w:rsidR="002C303C" w:rsidRPr="002C303C">
        <w:t xml:space="preserve">After data acquisition, </w:t>
      </w:r>
      <w:r w:rsidR="002C303C">
        <w:t>the difference in voltage between each pair of e</w:t>
      </w:r>
      <w:r w:rsidR="00372987">
        <w:t>lectrodes was computed. Left and right bipolar EMG signals were</w:t>
      </w:r>
      <w:r w:rsidR="002C303C">
        <w:t xml:space="preserve"> </w:t>
      </w:r>
      <w:r w:rsidR="005947DC">
        <w:t>then</w:t>
      </w:r>
      <w:r w:rsidR="00372987">
        <w:t xml:space="preserve"> </w:t>
      </w:r>
      <w:r w:rsidR="002C303C">
        <w:t>submitted to a 10 Hz high-pass</w:t>
      </w:r>
      <w:r w:rsidR="00372987">
        <w:t xml:space="preserve"> Butterworth filter (3</w:t>
      </w:r>
      <w:r w:rsidR="00372987" w:rsidRPr="00372987">
        <w:rPr>
          <w:vertAlign w:val="superscript"/>
        </w:rPr>
        <w:t>rd</w:t>
      </w:r>
      <w:r w:rsidR="00372987">
        <w:t xml:space="preserve"> order)</w:t>
      </w:r>
      <w:r w:rsidR="00BD5CEF">
        <w:t xml:space="preserve"> to remove slow drifts not related to EMG activity</w:t>
      </w:r>
      <w:r w:rsidR="005947DC">
        <w:t xml:space="preserve">, rectified (i.e., we computed the absolute value of each voltage datapoint), and segmented </w:t>
      </w:r>
      <w:r w:rsidR="00372987">
        <w:t xml:space="preserve">from -0.3 s to </w:t>
      </w:r>
      <w:r w:rsidR="001B7A17">
        <w:t>13</w:t>
      </w:r>
      <w:r w:rsidR="00372987">
        <w:t xml:space="preserve"> s relative to stimulus onset.</w:t>
      </w:r>
      <w:r w:rsidR="005947DC">
        <w:t xml:space="preserve"> </w:t>
      </w:r>
      <w:r w:rsidR="002347C2">
        <w:t>W</w:t>
      </w:r>
      <w:r w:rsidR="00174349">
        <w:t>e used the three-step procedure described in Servant et al. (2021) to detect EMG</w:t>
      </w:r>
      <w:r w:rsidR="006A4F5C">
        <w:t xml:space="preserve"> onsets</w:t>
      </w:r>
      <w:r w:rsidR="002347C2">
        <w:t xml:space="preserve">, using more conservative parameters </w:t>
      </w:r>
      <w:r w:rsidR="002347C2" w:rsidRPr="00371E41">
        <w:t>to increase the reliability of EMG onset detection in the presence</w:t>
      </w:r>
      <w:r w:rsidR="00D45507" w:rsidRPr="00371E41">
        <w:t xml:space="preserve"> of background noise (Appendix B</w:t>
      </w:r>
      <w:r w:rsidR="002347C2" w:rsidRPr="00371E41">
        <w:t>). In a small proportion of trials, the amount of background no</w:t>
      </w:r>
      <w:r w:rsidR="00371E41" w:rsidRPr="00371E41">
        <w:t xml:space="preserve">ise was too large to detect </w:t>
      </w:r>
      <w:r w:rsidR="002347C2" w:rsidRPr="00371E41">
        <w:t>EMG onset</w:t>
      </w:r>
      <w:r w:rsidR="00371E41" w:rsidRPr="00371E41">
        <w:t>s</w:t>
      </w:r>
      <w:r w:rsidR="002347C2" w:rsidRPr="00371E41">
        <w:t>, and these trials were discarded from analyses (</w:t>
      </w:r>
      <w:r w:rsidR="002347C2" w:rsidRPr="00371E41">
        <w:rPr>
          <w:i/>
        </w:rPr>
        <w:t>M</w:t>
      </w:r>
      <w:r w:rsidR="002347C2" w:rsidRPr="00371E41">
        <w:t xml:space="preserve"> = 0.33% of FR trials, range 0-1.74%; </w:t>
      </w:r>
      <w:r w:rsidR="002347C2" w:rsidRPr="00371E41">
        <w:rPr>
          <w:i/>
        </w:rPr>
        <w:t>M</w:t>
      </w:r>
      <w:r w:rsidR="002347C2" w:rsidRPr="00371E41">
        <w:t xml:space="preserve"> = 0.32% of RS trials, range 0-2.43%). </w:t>
      </w:r>
    </w:p>
    <w:p w14:paraId="1E4613A2" w14:textId="77777777" w:rsidR="00FE13EB" w:rsidRPr="00A06F40" w:rsidRDefault="00FE13EB" w:rsidP="00C01B7A">
      <w:pPr>
        <w:pStyle w:val="Titre3"/>
      </w:pPr>
      <w:r w:rsidRPr="00A06F40">
        <w:t>Data analyses</w:t>
      </w:r>
    </w:p>
    <w:p w14:paraId="4A464AE8" w14:textId="52C9AD1E" w:rsidR="009279CD" w:rsidRPr="005E2EC7" w:rsidRDefault="00FE13EB" w:rsidP="00A06F40">
      <w:r>
        <w:tab/>
        <w:t xml:space="preserve">Trials with anticipations (RTs &lt; 200 </w:t>
      </w:r>
      <w:proofErr w:type="spellStart"/>
      <w:r>
        <w:t>ms</w:t>
      </w:r>
      <w:proofErr w:type="spellEnd"/>
      <w:r>
        <w:t xml:space="preserve">; 0.02% of FR trials, 0.24% of RS trials), premature responses (1.46% of RS trials), or in which participants failed to respond within the 4 s RT deadline (0.55% of FR trials, 0.18% of RS trials) were excluded from analyses. Statistical analyses were conducted using the </w:t>
      </w:r>
      <w:r w:rsidRPr="00827323">
        <w:t>JASP software (v.0.16.4; JASP Team, 2023</w:t>
      </w:r>
      <w:r w:rsidR="00A106C9">
        <w:t>). The data were analyzed</w:t>
      </w:r>
      <w:r>
        <w:t xml:space="preserve"> using both frequentist and Bayesian repeated-measures ANOVAs</w:t>
      </w:r>
      <w:r w:rsidR="00385117">
        <w:t xml:space="preserve"> with block type (FR vs. RS3 vs. RS5 vs. RS7) and motion coherence</w:t>
      </w:r>
      <w:r w:rsidR="009579C8">
        <w:t xml:space="preserve"> (2 vs. 11 vs. 40 %)</w:t>
      </w:r>
      <w:r w:rsidR="00385117">
        <w:t xml:space="preserve"> as factors</w:t>
      </w:r>
      <w:r w:rsidR="00232073">
        <w:t>. C</w:t>
      </w:r>
      <w:r w:rsidR="00561255">
        <w:t>hrono</w:t>
      </w:r>
      <w:r w:rsidR="00232073">
        <w:t>metric analyses were conducted on all trials (correct and incorrect)</w:t>
      </w:r>
      <w:r w:rsidR="0054704B">
        <w:t>, though similar findings were obtained when considering correct trials only</w:t>
      </w:r>
      <w:r w:rsidR="00561255">
        <w:t xml:space="preserve">. </w:t>
      </w:r>
      <w:r>
        <w:t>For the frequentist analyses, the significance level was set to .05. Th</w:t>
      </w:r>
      <w:r w:rsidRPr="008B3B4A">
        <w:t>e assumption of sphericity was assessed usin</w:t>
      </w:r>
      <w:r>
        <w:t>g Mauchly’s test</w:t>
      </w:r>
      <w:r w:rsidRPr="008B3B4A">
        <w:t xml:space="preserve">, and </w:t>
      </w:r>
      <w:r>
        <w:t xml:space="preserve">the </w:t>
      </w:r>
      <w:r w:rsidRPr="008B3B4A">
        <w:t>Greenhouse-</w:t>
      </w:r>
      <w:proofErr w:type="spellStart"/>
      <w:r w:rsidRPr="008B3B4A">
        <w:t>Geisser</w:t>
      </w:r>
      <w:proofErr w:type="spellEnd"/>
      <w:r w:rsidRPr="008B3B4A">
        <w:t xml:space="preserve"> correction was applied when sphericity </w:t>
      </w:r>
      <w:r w:rsidRPr="008B3B4A">
        <w:lastRenderedPageBreak/>
        <w:t>was violat</w:t>
      </w:r>
      <w:r>
        <w:t>ed</w:t>
      </w:r>
      <w:r>
        <w:rPr>
          <w:rStyle w:val="Appelnotedebasdep"/>
          <w:color w:val="000000"/>
        </w:rPr>
        <w:footnoteReference w:id="9"/>
      </w:r>
      <w:r>
        <w:t xml:space="preserve">. We report a partial eta-square statistic </w:t>
      </w:r>
      <w:r w:rsidRPr="00F32B25">
        <w:rPr>
          <w:i/>
          <w:color w:val="000000"/>
        </w:rPr>
        <w:t>η</w:t>
      </w:r>
      <w:r w:rsidRPr="00F32B25">
        <w:rPr>
          <w:i/>
          <w:color w:val="000000"/>
          <w:vertAlign w:val="subscript"/>
        </w:rPr>
        <w:t>p</w:t>
      </w:r>
      <w:r w:rsidRPr="00F32B25">
        <w:rPr>
          <w:i/>
          <w:color w:val="000000"/>
          <w:vertAlign w:val="superscript"/>
        </w:rPr>
        <w:t>2</w:t>
      </w:r>
      <w:r>
        <w:t xml:space="preserve"> as a measure of effect size. For the Bayesian analyses, we report inclusion Bayes Factors</w:t>
      </w:r>
      <w:r w:rsidRPr="00AE1C61">
        <w:t xml:space="preserve"> </w:t>
      </w:r>
      <w:r>
        <w:t>(</w:t>
      </w:r>
      <w:proofErr w:type="spellStart"/>
      <w:r w:rsidRPr="006D744C">
        <w:rPr>
          <w:i/>
        </w:rPr>
        <w:t>BF</w:t>
      </w:r>
      <w:r w:rsidRPr="006D744C">
        <w:rPr>
          <w:i/>
          <w:vertAlign w:val="subscript"/>
        </w:rPr>
        <w:t>incl</w:t>
      </w:r>
      <w:proofErr w:type="spellEnd"/>
      <w:r>
        <w:t xml:space="preserve">) </w:t>
      </w:r>
      <w:r w:rsidR="00C7761B">
        <w:t>across matched models, which reflect the evidence for models including</w:t>
      </w:r>
      <w:r>
        <w:t xml:space="preserve"> a particular effect (</w:t>
      </w:r>
      <w:r w:rsidRPr="005E2EC7">
        <w:t>H</w:t>
      </w:r>
      <w:r w:rsidRPr="005E2EC7">
        <w:rPr>
          <w:vertAlign w:val="subscript"/>
        </w:rPr>
        <w:t>1</w:t>
      </w:r>
      <w:r w:rsidR="000610EC">
        <w:t>) compared to equivalent</w:t>
      </w:r>
      <w:r>
        <w:t xml:space="preserve"> models without that effect (</w:t>
      </w:r>
      <w:r w:rsidRPr="005E2EC7">
        <w:t>H</w:t>
      </w:r>
      <w:r w:rsidRPr="005E2EC7">
        <w:rPr>
          <w:vertAlign w:val="subscript"/>
        </w:rPr>
        <w:t>0</w:t>
      </w:r>
      <w:r>
        <w:t xml:space="preserve">). Interpretations of </w:t>
      </w:r>
      <w:proofErr w:type="spellStart"/>
      <w:r w:rsidRPr="003E2FF7">
        <w:rPr>
          <w:i/>
        </w:rPr>
        <w:t>BF</w:t>
      </w:r>
      <w:r w:rsidRPr="003E2FF7">
        <w:rPr>
          <w:i/>
          <w:vertAlign w:val="subscript"/>
        </w:rPr>
        <w:t>incl</w:t>
      </w:r>
      <w:proofErr w:type="spellEnd"/>
      <w:r w:rsidRPr="003E2FF7">
        <w:rPr>
          <w:i/>
        </w:rPr>
        <w:t xml:space="preserve"> </w:t>
      </w:r>
      <w:r>
        <w:t>followed standard guidelines in the field (&gt;100: decisive evidence for H</w:t>
      </w:r>
      <w:r w:rsidRPr="005E2EC7">
        <w:rPr>
          <w:vertAlign w:val="subscript"/>
        </w:rPr>
        <w:t>1</w:t>
      </w:r>
      <w:r>
        <w:t>; 30-100: very strong evidence for H</w:t>
      </w:r>
      <w:r w:rsidRPr="005E2EC7">
        <w:rPr>
          <w:vertAlign w:val="subscript"/>
        </w:rPr>
        <w:t>1</w:t>
      </w:r>
      <w:r>
        <w:t>; 10-30: strong evidence for H</w:t>
      </w:r>
      <w:r w:rsidRPr="005E2EC7">
        <w:rPr>
          <w:vertAlign w:val="subscript"/>
        </w:rPr>
        <w:t>1</w:t>
      </w:r>
      <w:r>
        <w:t>; 3-10: substantial evidence for H</w:t>
      </w:r>
      <w:r w:rsidRPr="005E2EC7">
        <w:rPr>
          <w:vertAlign w:val="subscript"/>
        </w:rPr>
        <w:t>1</w:t>
      </w:r>
      <w:r>
        <w:t>; 1-3: anecdotal evidence for H</w:t>
      </w:r>
      <w:r w:rsidRPr="005E2EC7">
        <w:rPr>
          <w:vertAlign w:val="subscript"/>
        </w:rPr>
        <w:t>1</w:t>
      </w:r>
      <w:r>
        <w:t>; 1: no evidence; and vice-versa for H</w:t>
      </w:r>
      <w:r>
        <w:rPr>
          <w:vertAlign w:val="subscript"/>
        </w:rPr>
        <w:t>0</w:t>
      </w:r>
      <w:r>
        <w:t xml:space="preserve">). </w:t>
      </w:r>
    </w:p>
    <w:p w14:paraId="08EAED5C" w14:textId="457BB6BB" w:rsidR="009D238D" w:rsidRPr="00A06F40" w:rsidRDefault="00FE13EB" w:rsidP="00C01B7A">
      <w:pPr>
        <w:pStyle w:val="Titre2"/>
      </w:pPr>
      <w:r w:rsidRPr="00A06F40">
        <w:t xml:space="preserve">Results </w:t>
      </w:r>
    </w:p>
    <w:p w14:paraId="20597A09" w14:textId="77777777" w:rsidR="002E1892" w:rsidRPr="00A06F40" w:rsidRDefault="002E1892" w:rsidP="00C01B7A">
      <w:pPr>
        <w:pStyle w:val="Titre3"/>
      </w:pPr>
      <w:r w:rsidRPr="00A06F40">
        <w:t>Response accuracy</w:t>
      </w:r>
      <w:r w:rsidR="00BD27AF" w:rsidRPr="00A06F40">
        <w:t xml:space="preserve"> </w:t>
      </w:r>
    </w:p>
    <w:p w14:paraId="0468EFDD" w14:textId="194A9B15" w:rsidR="00E31CEE" w:rsidRDefault="002E1892" w:rsidP="00A06F40">
      <w:r>
        <w:rPr>
          <w:i/>
        </w:rPr>
        <w:tab/>
      </w:r>
      <w:r w:rsidR="006B4061" w:rsidRPr="006B4061">
        <w:t>The proportion of correct responses in each condition</w:t>
      </w:r>
      <w:r w:rsidR="006B4061">
        <w:t xml:space="preserve"> </w:t>
      </w:r>
      <w:r w:rsidR="008C5DD7">
        <w:t xml:space="preserve">averaged across subjects </w:t>
      </w:r>
      <w:r w:rsidR="006B4061">
        <w:t>is</w:t>
      </w:r>
      <w:r w:rsidR="006B4061" w:rsidRPr="006B4061">
        <w:t xml:space="preserve"> presented in Figure 2B.</w:t>
      </w:r>
      <w:r w:rsidR="006B4061">
        <w:t xml:space="preserve"> </w:t>
      </w:r>
      <w:r w:rsidR="00E11067">
        <w:t>An</w:t>
      </w:r>
      <w:r w:rsidR="004C70E5">
        <w:t xml:space="preserve"> ANOVA</w:t>
      </w:r>
      <w:r w:rsidR="00E11067">
        <w:t xml:space="preserve"> with block type</w:t>
      </w:r>
      <w:r w:rsidR="004C70E5">
        <w:t xml:space="preserve"> </w:t>
      </w:r>
      <w:r w:rsidR="009579C8">
        <w:t>(</w:t>
      </w:r>
      <w:r w:rsidR="00E11067">
        <w:t xml:space="preserve">FR vs. RS3 vs. RS5 vs. RS7) and motion coherence </w:t>
      </w:r>
      <w:r w:rsidR="00327223">
        <w:t xml:space="preserve">(2 vs. 11 vs. 40 %) showed an interaction between the two factors, </w:t>
      </w:r>
      <w:proofErr w:type="gramStart"/>
      <w:r w:rsidR="00327223" w:rsidRPr="006D744C">
        <w:rPr>
          <w:i/>
        </w:rPr>
        <w:t>F</w:t>
      </w:r>
      <w:r w:rsidR="00327223">
        <w:t>(</w:t>
      </w:r>
      <w:proofErr w:type="gramEnd"/>
      <w:r w:rsidR="00327223">
        <w:t>3.82, 80.28) = 8.02</w:t>
      </w:r>
      <w:r w:rsidR="00327223" w:rsidRPr="006D744C">
        <w:t xml:space="preserve">, </w:t>
      </w:r>
      <w:r w:rsidR="00327223" w:rsidRPr="006D744C">
        <w:rPr>
          <w:i/>
        </w:rPr>
        <w:t>p</w:t>
      </w:r>
      <w:r w:rsidR="00327223" w:rsidRPr="006D744C">
        <w:t xml:space="preserve"> &lt; .001, </w:t>
      </w:r>
      <w:r w:rsidR="00327223" w:rsidRPr="006D744C">
        <w:rPr>
          <w:i/>
        </w:rPr>
        <w:t>η</w:t>
      </w:r>
      <w:r w:rsidR="00327223" w:rsidRPr="006D744C">
        <w:rPr>
          <w:i/>
          <w:vertAlign w:val="subscript"/>
        </w:rPr>
        <w:t>p</w:t>
      </w:r>
      <w:r w:rsidR="00327223" w:rsidRPr="006D744C">
        <w:rPr>
          <w:i/>
          <w:vertAlign w:val="superscript"/>
        </w:rPr>
        <w:t>2</w:t>
      </w:r>
      <w:r w:rsidR="00327223">
        <w:t xml:space="preserve"> = .28</w:t>
      </w:r>
      <w:r w:rsidR="00327223" w:rsidRPr="006D744C">
        <w:t xml:space="preserve">, </w:t>
      </w:r>
      <w:proofErr w:type="spellStart"/>
      <w:r w:rsidR="00327223" w:rsidRPr="006D744C">
        <w:rPr>
          <w:i/>
        </w:rPr>
        <w:t>BF</w:t>
      </w:r>
      <w:r w:rsidR="00327223" w:rsidRPr="006D744C">
        <w:rPr>
          <w:i/>
          <w:vertAlign w:val="subscript"/>
        </w:rPr>
        <w:t>incl</w:t>
      </w:r>
      <w:proofErr w:type="spellEnd"/>
      <w:r w:rsidR="00327223" w:rsidRPr="006D744C">
        <w:rPr>
          <w:vertAlign w:val="subscript"/>
        </w:rPr>
        <w:t xml:space="preserve"> </w:t>
      </w:r>
      <w:r w:rsidR="00E31CEE">
        <w:t>= 1</w:t>
      </w:r>
      <w:r w:rsidR="00327223">
        <w:t>.</w:t>
      </w:r>
      <w:r w:rsidR="00E31CEE">
        <w:t>84</w:t>
      </w:r>
      <w:r w:rsidR="00327223">
        <w:t xml:space="preserve"> × 10</w:t>
      </w:r>
      <w:r w:rsidR="00E31CEE">
        <w:rPr>
          <w:vertAlign w:val="superscript"/>
        </w:rPr>
        <w:t>5</w:t>
      </w:r>
      <w:r w:rsidR="00327223">
        <w:t xml:space="preserve"> (decisive evidence for H</w:t>
      </w:r>
      <w:r w:rsidR="00327223" w:rsidRPr="0060696B">
        <w:rPr>
          <w:vertAlign w:val="subscript"/>
        </w:rPr>
        <w:t>1</w:t>
      </w:r>
      <w:r w:rsidR="00327223">
        <w:t>).</w:t>
      </w:r>
      <w:r w:rsidR="00E31CEE">
        <w:t xml:space="preserve"> Response accuracy decreased as motion coherence decreased in both FR and RS blocks, consistent with predictions from </w:t>
      </w:r>
      <w:r w:rsidR="00E31CEE" w:rsidRPr="002626F3">
        <w:t>GCD</w:t>
      </w:r>
      <w:r w:rsidR="00E31CEE">
        <w:rPr>
          <w:vertAlign w:val="subscript"/>
        </w:rPr>
        <w:t xml:space="preserve"> </w:t>
      </w:r>
      <w:r w:rsidR="00E31CEE">
        <w:t xml:space="preserve">and </w:t>
      </w:r>
      <w:r w:rsidR="00E31CEE" w:rsidRPr="002626F3">
        <w:t>GCD</w:t>
      </w:r>
      <w:r w:rsidR="00E31CEE" w:rsidRPr="002626F3">
        <w:rPr>
          <w:vertAlign w:val="subscript"/>
        </w:rPr>
        <w:t>RS</w:t>
      </w:r>
      <w:r w:rsidR="00E31CEE">
        <w:t xml:space="preserve">. </w:t>
      </w:r>
      <w:r w:rsidR="00532B5C">
        <w:t>R</w:t>
      </w:r>
      <w:r w:rsidR="00E31CEE">
        <w:t xml:space="preserve">esponse accuracy was </w:t>
      </w:r>
      <w:r w:rsidR="00532B5C">
        <w:t xml:space="preserve">also </w:t>
      </w:r>
      <w:r w:rsidR="00E31CEE">
        <w:t>higher in RS than FR blocks, particularly in the 11 % coherence condition. S</w:t>
      </w:r>
      <w:r w:rsidR="00E31CEE" w:rsidRPr="00F04C40">
        <w:t xml:space="preserve">ubjects </w:t>
      </w:r>
      <w:r w:rsidR="00E31CEE">
        <w:t xml:space="preserve">thus </w:t>
      </w:r>
      <w:r w:rsidR="00E31CEE" w:rsidRPr="00F04C40">
        <w:t xml:space="preserve">sampled and accumulated more evidence from the stimulus on average </w:t>
      </w:r>
      <w:r w:rsidR="00E31CEE">
        <w:t>in RS than FR blocks. This effect was more pronou</w:t>
      </w:r>
      <w:r w:rsidR="00532B5C">
        <w:t>nced in</w:t>
      </w:r>
      <w:r w:rsidR="00E31CEE">
        <w:t xml:space="preserve"> the intermediate coherence condition, likely due to floor and ceiling effects in the 2 % and 40 % coherence conditions respectively. </w:t>
      </w:r>
    </w:p>
    <w:p w14:paraId="519EC295" w14:textId="2D35BE7E" w:rsidR="00E31CEE" w:rsidRDefault="00E31CEE" w:rsidP="00A06F40">
      <w:r>
        <w:lastRenderedPageBreak/>
        <w:tab/>
        <w:t>To specifically evaluate the effect of the delay manipulation in RS</w:t>
      </w:r>
      <w:r w:rsidR="00532B5C">
        <w:t xml:space="preserve"> blocks, we computed an</w:t>
      </w:r>
      <w:r>
        <w:t xml:space="preserve"> ANOVA on t</w:t>
      </w:r>
      <w:r w:rsidRPr="006B4061">
        <w:t>he proportion of correct responses</w:t>
      </w:r>
      <w:r w:rsidR="00532B5C">
        <w:t xml:space="preserve"> i</w:t>
      </w:r>
      <w:r>
        <w:t>n RS</w:t>
      </w:r>
      <w:r w:rsidR="00532B5C">
        <w:t xml:space="preserve"> blocks</w:t>
      </w:r>
      <w:r w:rsidR="00D70B44">
        <w:t xml:space="preserve"> using delay (3 vs. 5 vs. </w:t>
      </w:r>
      <w:r>
        <w:t>7</w:t>
      </w:r>
      <w:r w:rsidR="00D70B44">
        <w:t xml:space="preserve"> s</w:t>
      </w:r>
      <w:r>
        <w:t xml:space="preserve">) and motion coherence (2 vs. 11 vs. 40 %) as factors. The delay manipulation did not modulate response accuracy, </w:t>
      </w:r>
      <w:proofErr w:type="gramStart"/>
      <w:r w:rsidRPr="006D744C">
        <w:rPr>
          <w:i/>
        </w:rPr>
        <w:t>F</w:t>
      </w:r>
      <w:r>
        <w:t>(</w:t>
      </w:r>
      <w:proofErr w:type="gramEnd"/>
      <w:r>
        <w:t>2, 42) = 1.17</w:t>
      </w:r>
      <w:r w:rsidRPr="006D744C">
        <w:t xml:space="preserve">, </w:t>
      </w:r>
      <w:r w:rsidRPr="006D744C">
        <w:rPr>
          <w:i/>
        </w:rPr>
        <w:t>p</w:t>
      </w:r>
      <w:r>
        <w:t xml:space="preserve"> = .32,</w:t>
      </w:r>
      <w:r w:rsidRPr="006D744C">
        <w:t xml:space="preserve"> </w:t>
      </w:r>
      <w:proofErr w:type="spellStart"/>
      <w:r w:rsidRPr="006D744C">
        <w:rPr>
          <w:i/>
        </w:rPr>
        <w:t>BF</w:t>
      </w:r>
      <w:r w:rsidRPr="006D744C">
        <w:rPr>
          <w:i/>
          <w:vertAlign w:val="subscript"/>
        </w:rPr>
        <w:t>incl</w:t>
      </w:r>
      <w:proofErr w:type="spellEnd"/>
      <w:r w:rsidRPr="006D744C">
        <w:rPr>
          <w:vertAlign w:val="subscript"/>
        </w:rPr>
        <w:t xml:space="preserve"> </w:t>
      </w:r>
      <w:r>
        <w:t>= 0.19 (substantial evidence for H</w:t>
      </w:r>
      <w:r>
        <w:rPr>
          <w:vertAlign w:val="subscript"/>
        </w:rPr>
        <w:t>0</w:t>
      </w:r>
      <w:r>
        <w:t xml:space="preserve">), and </w:t>
      </w:r>
      <w:ins w:id="143" w:author="GAJDOS Thibault" w:date="2024-11-12T15:15:00Z" w16du:dateUtc="2024-11-12T14:15:00Z">
        <w:r w:rsidR="00C96043">
          <w:t>there was no interaction between delay manipulation and</w:t>
        </w:r>
      </w:ins>
      <w:del w:id="144" w:author="GAJDOS Thibault" w:date="2024-11-12T15:15:00Z" w16du:dateUtc="2024-11-12T14:15:00Z">
        <w:r w:rsidDel="00C96043">
          <w:delText>did not interact with</w:delText>
        </w:r>
      </w:del>
      <w:r>
        <w:t xml:space="preserve"> coherence, </w:t>
      </w:r>
      <w:r w:rsidRPr="006D744C">
        <w:rPr>
          <w:i/>
        </w:rPr>
        <w:t>F</w:t>
      </w:r>
      <w:r>
        <w:t>(2.79, 58.48) &lt; 1</w:t>
      </w:r>
      <w:r w:rsidRPr="006D744C">
        <w:t xml:space="preserve">, </w:t>
      </w:r>
      <w:proofErr w:type="spellStart"/>
      <w:r w:rsidRPr="006D744C">
        <w:rPr>
          <w:i/>
        </w:rPr>
        <w:t>BF</w:t>
      </w:r>
      <w:r w:rsidRPr="006D744C">
        <w:rPr>
          <w:i/>
          <w:vertAlign w:val="subscript"/>
        </w:rPr>
        <w:t>incl</w:t>
      </w:r>
      <w:proofErr w:type="spellEnd"/>
      <w:r w:rsidRPr="006D744C">
        <w:rPr>
          <w:vertAlign w:val="subscript"/>
        </w:rPr>
        <w:t xml:space="preserve"> </w:t>
      </w:r>
      <w:r>
        <w:t>= 0.096 (strong evidence for H</w:t>
      </w:r>
      <w:r>
        <w:rPr>
          <w:vertAlign w:val="subscript"/>
        </w:rPr>
        <w:t>0</w:t>
      </w:r>
      <w:r>
        <w:t xml:space="preserve">).  </w:t>
      </w:r>
    </w:p>
    <w:p w14:paraId="790A2D6C" w14:textId="77692F04" w:rsidR="002E1892" w:rsidRPr="00A06F40" w:rsidRDefault="00FD341F" w:rsidP="00C01B7A">
      <w:pPr>
        <w:pStyle w:val="Titre3"/>
      </w:pPr>
      <w:r w:rsidRPr="00A06F40">
        <w:t>Slope o</w:t>
      </w:r>
      <w:r w:rsidR="002E1892" w:rsidRPr="00A06F40">
        <w:t>f muscle activation and mean MT</w:t>
      </w:r>
    </w:p>
    <w:p w14:paraId="4E708A17" w14:textId="007AE4FD" w:rsidR="002059B7" w:rsidRDefault="002E1892" w:rsidP="00A06F40">
      <w:r>
        <w:rPr>
          <w:i/>
        </w:rPr>
        <w:tab/>
      </w:r>
      <w:r w:rsidR="008C5DD7" w:rsidRPr="008C5DD7">
        <w:t>The slope of muscle activation</w:t>
      </w:r>
      <w:r w:rsidR="008C5DD7">
        <w:t xml:space="preserve"> (estimated </w:t>
      </w:r>
      <w:r w:rsidR="006C7113">
        <w:t xml:space="preserve">using linear regression in the 100 </w:t>
      </w:r>
      <w:proofErr w:type="spellStart"/>
      <w:r w:rsidR="006C7113">
        <w:t>ms</w:t>
      </w:r>
      <w:proofErr w:type="spellEnd"/>
      <w:r w:rsidR="006C7113">
        <w:t xml:space="preserve"> window from</w:t>
      </w:r>
      <w:r w:rsidR="008C5DD7">
        <w:t xml:space="preserve"> the onset </w:t>
      </w:r>
      <w:r w:rsidR="00E91D7B">
        <w:t xml:space="preserve">of </w:t>
      </w:r>
      <w:r w:rsidR="008C5DD7">
        <w:t>muscle activation</w:t>
      </w:r>
      <w:r w:rsidR="006C7113">
        <w:t xml:space="preserve"> to the peak amplitude</w:t>
      </w:r>
      <w:r w:rsidR="008C5DD7">
        <w:t xml:space="preserve">) and mean MT </w:t>
      </w:r>
      <w:r w:rsidR="009772D9">
        <w:t>in</w:t>
      </w:r>
      <w:r w:rsidR="008C5DD7">
        <w:t xml:space="preserve"> each condition averaged across subjects are presented in Figure 2B and 2C</w:t>
      </w:r>
      <w:r w:rsidR="00242D03">
        <w:t xml:space="preserve"> respectively</w:t>
      </w:r>
      <w:r w:rsidR="008C5DD7">
        <w:t xml:space="preserve">. </w:t>
      </w:r>
      <w:r w:rsidR="002059B7">
        <w:t xml:space="preserve">We first computed an ANOVA on mean MT with block type (FR vs. RS3 vs. RS5 vs. RS7) and motion coherence (2 vs. 11 vs. 40 %) as factors. This analysis, which was the main target of our power analysis, revealed the predicted interaction between the two factors, </w:t>
      </w:r>
      <w:proofErr w:type="gramStart"/>
      <w:r w:rsidR="002059B7" w:rsidRPr="00540F41">
        <w:rPr>
          <w:i/>
        </w:rPr>
        <w:t>F</w:t>
      </w:r>
      <w:r w:rsidR="002059B7">
        <w:t>(</w:t>
      </w:r>
      <w:proofErr w:type="gramEnd"/>
      <w:r w:rsidR="002059B7">
        <w:t>2.57, 54.06) = 18.80</w:t>
      </w:r>
      <w:r w:rsidR="002059B7" w:rsidRPr="003E3387">
        <w:t xml:space="preserve">, </w:t>
      </w:r>
      <w:r w:rsidR="002059B7" w:rsidRPr="00540F41">
        <w:rPr>
          <w:i/>
        </w:rPr>
        <w:t>p</w:t>
      </w:r>
      <w:r w:rsidR="002059B7" w:rsidRPr="003E3387">
        <w:t xml:space="preserve"> &lt; .001, </w:t>
      </w:r>
      <w:r w:rsidR="002059B7" w:rsidRPr="006D744C">
        <w:rPr>
          <w:i/>
        </w:rPr>
        <w:t>η</w:t>
      </w:r>
      <w:r w:rsidR="002059B7" w:rsidRPr="006D744C">
        <w:rPr>
          <w:i/>
          <w:vertAlign w:val="subscript"/>
        </w:rPr>
        <w:t>p</w:t>
      </w:r>
      <w:r w:rsidR="002059B7" w:rsidRPr="006D744C">
        <w:rPr>
          <w:i/>
          <w:vertAlign w:val="superscript"/>
        </w:rPr>
        <w:t>2</w:t>
      </w:r>
      <w:r w:rsidR="002059B7">
        <w:t xml:space="preserve"> = .47</w:t>
      </w:r>
      <w:r w:rsidR="002059B7" w:rsidRPr="003E3387">
        <w:t xml:space="preserve">, </w:t>
      </w:r>
      <w:proofErr w:type="spellStart"/>
      <w:r w:rsidR="002059B7" w:rsidRPr="006D744C">
        <w:rPr>
          <w:i/>
        </w:rPr>
        <w:t>BF</w:t>
      </w:r>
      <w:r w:rsidR="002059B7" w:rsidRPr="006D744C">
        <w:rPr>
          <w:i/>
          <w:vertAlign w:val="subscript"/>
        </w:rPr>
        <w:t>incl</w:t>
      </w:r>
      <w:proofErr w:type="spellEnd"/>
      <w:r w:rsidR="002059B7" w:rsidRPr="003E3387">
        <w:t xml:space="preserve"> = </w:t>
      </w:r>
      <w:r w:rsidR="002059B7">
        <w:t>2.29</w:t>
      </w:r>
      <w:r w:rsidR="002059B7" w:rsidRPr="00875A82">
        <w:t xml:space="preserve"> </w:t>
      </w:r>
      <w:r w:rsidR="002059B7">
        <w:t xml:space="preserve">× </w:t>
      </w:r>
      <w:r w:rsidR="002059B7" w:rsidRPr="00875A82">
        <w:t>10</w:t>
      </w:r>
      <w:r w:rsidR="002059B7">
        <w:rPr>
          <w:vertAlign w:val="superscript"/>
        </w:rPr>
        <w:t xml:space="preserve">14 </w:t>
      </w:r>
      <w:r w:rsidR="002059B7">
        <w:t>(decisive</w:t>
      </w:r>
      <w:r w:rsidR="002059B7" w:rsidRPr="00A94ABA">
        <w:t xml:space="preserve"> </w:t>
      </w:r>
      <w:r w:rsidR="002059B7">
        <w:t xml:space="preserve">evidence for </w:t>
      </w:r>
      <w:r w:rsidR="002059B7" w:rsidRPr="005E2EC7">
        <w:t>H</w:t>
      </w:r>
      <w:r w:rsidR="002059B7" w:rsidRPr="005E2EC7">
        <w:rPr>
          <w:vertAlign w:val="subscript"/>
        </w:rPr>
        <w:t>1</w:t>
      </w:r>
      <w:r w:rsidR="00181316">
        <w:t>). M</w:t>
      </w:r>
      <w:r w:rsidR="002059B7">
        <w:t xml:space="preserve">ean MT increased as motion coherence decreased in FR blocks only. This conclusion was backed up by an additional ANOVA on mean MT in RS blocks with coherence (2 vs. 11 vs. 40 </w:t>
      </w:r>
      <w:r w:rsidR="002059B7" w:rsidRPr="008D7525">
        <w:t xml:space="preserve">%) and delay (3 vs. 5 vs. </w:t>
      </w:r>
      <w:r w:rsidR="00353FF4">
        <w:t>7</w:t>
      </w:r>
      <w:r w:rsidR="005A0210">
        <w:t xml:space="preserve"> s</w:t>
      </w:r>
      <w:r w:rsidR="002059B7" w:rsidRPr="008D7525">
        <w:t>) as factors. T</w:t>
      </w:r>
      <w:r w:rsidR="002059B7">
        <w:t>he</w:t>
      </w:r>
      <w:r w:rsidR="002059B7" w:rsidRPr="008D7525">
        <w:t xml:space="preserve"> analysis showed no effect of coherence, </w:t>
      </w:r>
      <w:proofErr w:type="gramStart"/>
      <w:r w:rsidR="002059B7" w:rsidRPr="008D7525">
        <w:rPr>
          <w:i/>
        </w:rPr>
        <w:t>F</w:t>
      </w:r>
      <w:r w:rsidR="002059B7" w:rsidRPr="008D7525">
        <w:t>(</w:t>
      </w:r>
      <w:proofErr w:type="gramEnd"/>
      <w:r w:rsidR="002059B7" w:rsidRPr="008D7525">
        <w:t xml:space="preserve">2, 42) &lt; 1, </w:t>
      </w:r>
      <w:proofErr w:type="spellStart"/>
      <w:r w:rsidR="002059B7" w:rsidRPr="008D7525">
        <w:rPr>
          <w:i/>
        </w:rPr>
        <w:t>BF</w:t>
      </w:r>
      <w:r w:rsidR="002059B7" w:rsidRPr="008D7525">
        <w:rPr>
          <w:i/>
          <w:vertAlign w:val="subscript"/>
        </w:rPr>
        <w:t>incl</w:t>
      </w:r>
      <w:proofErr w:type="spellEnd"/>
      <w:r w:rsidR="002059B7" w:rsidRPr="008D7525">
        <w:t xml:space="preserve"> = 0.14 (substantial evidence for H</w:t>
      </w:r>
      <w:r w:rsidR="002059B7" w:rsidRPr="008D7525">
        <w:rPr>
          <w:vertAlign w:val="subscript"/>
        </w:rPr>
        <w:t>0</w:t>
      </w:r>
      <w:r w:rsidR="002059B7" w:rsidRPr="008D7525">
        <w:t xml:space="preserve">), and no interaction between the two factors, </w:t>
      </w:r>
      <w:r w:rsidR="002059B7" w:rsidRPr="008D7525">
        <w:rPr>
          <w:i/>
        </w:rPr>
        <w:t>F</w:t>
      </w:r>
      <w:r w:rsidR="002059B7" w:rsidRPr="008D7525">
        <w:t xml:space="preserve">(2.87, 60.17) = 1.86, </w:t>
      </w:r>
      <w:r w:rsidR="002059B7" w:rsidRPr="008D7525">
        <w:rPr>
          <w:i/>
        </w:rPr>
        <w:t xml:space="preserve"> p</w:t>
      </w:r>
      <w:r w:rsidR="002059B7" w:rsidRPr="008D7525">
        <w:t xml:space="preserve"> = .15,  </w:t>
      </w:r>
      <w:proofErr w:type="spellStart"/>
      <w:r w:rsidR="002059B7" w:rsidRPr="008D7525">
        <w:rPr>
          <w:i/>
        </w:rPr>
        <w:t>BF</w:t>
      </w:r>
      <w:r w:rsidR="002059B7" w:rsidRPr="008D7525">
        <w:rPr>
          <w:i/>
          <w:vertAlign w:val="subscript"/>
        </w:rPr>
        <w:t>incl</w:t>
      </w:r>
      <w:proofErr w:type="spellEnd"/>
      <w:r w:rsidR="002059B7" w:rsidRPr="008D7525">
        <w:t xml:space="preserve"> = 0.54 (anecdotal evidence for H</w:t>
      </w:r>
      <w:r w:rsidR="002059B7" w:rsidRPr="008D7525">
        <w:rPr>
          <w:vertAlign w:val="subscript"/>
        </w:rPr>
        <w:t>0</w:t>
      </w:r>
      <w:r w:rsidR="002059B7" w:rsidRPr="008D7525">
        <w:t>).</w:t>
      </w:r>
      <w:r w:rsidR="002059B7">
        <w:t xml:space="preserve"> </w:t>
      </w:r>
    </w:p>
    <w:p w14:paraId="406F54FF" w14:textId="77777777" w:rsidR="00A92CF5" w:rsidRDefault="002059B7" w:rsidP="009279CD">
      <w:r>
        <w:tab/>
        <w:t xml:space="preserve">We next performed the same analyses on the more sensitive slope of muscle activation. </w:t>
      </w:r>
      <w:r w:rsidRPr="004A23D8">
        <w:t>The first ANOVA</w:t>
      </w:r>
      <w:r>
        <w:t xml:space="preserve"> with block type (FR vs. RS3 vs. RS5 vs. RS7) and motion coherence (2 vs. 11 vs. 40 %) showed an interaction between the two factors, </w:t>
      </w:r>
      <w:proofErr w:type="gramStart"/>
      <w:r w:rsidRPr="000A5D79">
        <w:rPr>
          <w:i/>
        </w:rPr>
        <w:t>F</w:t>
      </w:r>
      <w:r w:rsidR="006C7113">
        <w:t>(</w:t>
      </w:r>
      <w:proofErr w:type="gramEnd"/>
      <w:r w:rsidR="006C7113">
        <w:t>3.31, 69.57</w:t>
      </w:r>
      <w:r w:rsidRPr="000A5D79">
        <w:t xml:space="preserve">) = </w:t>
      </w:r>
      <w:r w:rsidR="006C7113">
        <w:t>4.63</w:t>
      </w:r>
      <w:r w:rsidRPr="000A5D79">
        <w:t xml:space="preserve">, </w:t>
      </w:r>
      <w:r w:rsidRPr="000A5D79">
        <w:rPr>
          <w:i/>
        </w:rPr>
        <w:t xml:space="preserve">p </w:t>
      </w:r>
      <w:r w:rsidR="006C7113">
        <w:t>= .004</w:t>
      </w:r>
      <w:r>
        <w:t xml:space="preserve">, </w:t>
      </w:r>
      <w:r w:rsidRPr="006D744C">
        <w:rPr>
          <w:i/>
        </w:rPr>
        <w:t>η</w:t>
      </w:r>
      <w:r w:rsidRPr="006D744C">
        <w:rPr>
          <w:i/>
          <w:vertAlign w:val="subscript"/>
        </w:rPr>
        <w:t>p</w:t>
      </w:r>
      <w:r w:rsidRPr="006D744C">
        <w:rPr>
          <w:i/>
          <w:vertAlign w:val="superscript"/>
        </w:rPr>
        <w:t>2</w:t>
      </w:r>
      <w:r w:rsidR="006C7113">
        <w:t xml:space="preserve"> = .18</w:t>
      </w:r>
      <w:r>
        <w:t xml:space="preserve">, </w:t>
      </w:r>
      <w:proofErr w:type="spellStart"/>
      <w:r w:rsidRPr="006D744C">
        <w:rPr>
          <w:i/>
        </w:rPr>
        <w:t>BF</w:t>
      </w:r>
      <w:r w:rsidRPr="006D744C">
        <w:rPr>
          <w:i/>
          <w:vertAlign w:val="subscript"/>
        </w:rPr>
        <w:t>incl</w:t>
      </w:r>
      <w:proofErr w:type="spellEnd"/>
      <w:r w:rsidR="00FD4C2B">
        <w:t xml:space="preserve"> = 273</w:t>
      </w:r>
      <w:r w:rsidRPr="000A5D79">
        <w:t xml:space="preserve"> (decisive evidence for H</w:t>
      </w:r>
      <w:r w:rsidRPr="00667F87">
        <w:rPr>
          <w:vertAlign w:val="subscript"/>
        </w:rPr>
        <w:t>1</w:t>
      </w:r>
      <w:r w:rsidRPr="000A5D79">
        <w:t>)</w:t>
      </w:r>
      <w:r>
        <w:t xml:space="preserve">. </w:t>
      </w:r>
      <w:r w:rsidR="00A32192">
        <w:t>Coherence primarily modulated the slope of muscle activation in FR blocks</w:t>
      </w:r>
      <w:r w:rsidR="00353FF4">
        <w:t>,</w:t>
      </w:r>
      <w:r w:rsidR="00A32192">
        <w:t xml:space="preserve"> </w:t>
      </w:r>
      <w:r w:rsidR="00353FF4">
        <w:t>c</w:t>
      </w:r>
      <w:r>
        <w:t>onsistent with the</w:t>
      </w:r>
      <w:r w:rsidR="00353FF4">
        <w:t xml:space="preserve"> analysis performed on mean MT. However, this effect did</w:t>
      </w:r>
      <w:r>
        <w:t xml:space="preserve"> not com</w:t>
      </w:r>
      <w:r w:rsidR="00353FF4">
        <w:t xml:space="preserve">pletely disappear in RS blocks. Consistent with </w:t>
      </w:r>
      <w:r w:rsidR="00353FF4">
        <w:lastRenderedPageBreak/>
        <w:t>this observation, the second ANOVA with coherence (2 vs. 11 vs. 40 %) and delay (3 v</w:t>
      </w:r>
      <w:r w:rsidR="00C645E2">
        <w:t xml:space="preserve">s. 5 vs. 7 s) as factors showed </w:t>
      </w:r>
      <w:r w:rsidR="00353FF4">
        <w:t xml:space="preserve">an effect of motion coherence, </w:t>
      </w:r>
      <w:r w:rsidR="00353FF4" w:rsidRPr="000A5D79">
        <w:rPr>
          <w:i/>
        </w:rPr>
        <w:t>F</w:t>
      </w:r>
      <w:r w:rsidR="00353FF4">
        <w:t>(2, 42</w:t>
      </w:r>
      <w:r w:rsidR="00353FF4" w:rsidRPr="000A5D79">
        <w:t xml:space="preserve">) = </w:t>
      </w:r>
      <w:r w:rsidR="00353FF4">
        <w:t>8.55</w:t>
      </w:r>
      <w:r w:rsidR="00353FF4" w:rsidRPr="000A5D79">
        <w:t xml:space="preserve">, </w:t>
      </w:r>
      <w:r w:rsidR="00353FF4" w:rsidRPr="000A5D79">
        <w:rPr>
          <w:i/>
        </w:rPr>
        <w:t xml:space="preserve">p </w:t>
      </w:r>
      <w:r w:rsidR="00353FF4">
        <w:t xml:space="preserve">&lt; .001, </w:t>
      </w:r>
      <w:r w:rsidR="00353FF4" w:rsidRPr="006D744C">
        <w:rPr>
          <w:i/>
        </w:rPr>
        <w:t>η</w:t>
      </w:r>
      <w:r w:rsidR="00353FF4" w:rsidRPr="006D744C">
        <w:rPr>
          <w:i/>
          <w:vertAlign w:val="subscript"/>
        </w:rPr>
        <w:t>p</w:t>
      </w:r>
      <w:r w:rsidR="00353FF4" w:rsidRPr="006D744C">
        <w:rPr>
          <w:i/>
          <w:vertAlign w:val="superscript"/>
        </w:rPr>
        <w:t>2</w:t>
      </w:r>
      <w:r w:rsidR="00353FF4">
        <w:t xml:space="preserve"> = .29, </w:t>
      </w:r>
      <w:proofErr w:type="spellStart"/>
      <w:r w:rsidR="00353FF4" w:rsidRPr="006D744C">
        <w:rPr>
          <w:i/>
        </w:rPr>
        <w:t>BF</w:t>
      </w:r>
      <w:r w:rsidR="00353FF4" w:rsidRPr="006D744C">
        <w:rPr>
          <w:i/>
          <w:vertAlign w:val="subscript"/>
        </w:rPr>
        <w:t>incl</w:t>
      </w:r>
      <w:proofErr w:type="spellEnd"/>
      <w:r w:rsidR="00353FF4">
        <w:t xml:space="preserve"> = 11.10 (strong</w:t>
      </w:r>
      <w:r w:rsidR="00353FF4" w:rsidRPr="000A5D79">
        <w:t xml:space="preserve"> </w:t>
      </w:r>
      <w:r w:rsidR="00353FF4" w:rsidRPr="008D7525">
        <w:t>evidence for H</w:t>
      </w:r>
      <w:r w:rsidR="00353FF4" w:rsidRPr="008D7525">
        <w:rPr>
          <w:vertAlign w:val="subscript"/>
        </w:rPr>
        <w:t>1</w:t>
      </w:r>
      <w:r w:rsidR="00353FF4" w:rsidRPr="008D7525">
        <w:t>), no effect of delay,</w:t>
      </w:r>
      <w:r w:rsidR="00353FF4" w:rsidRPr="008D7525">
        <w:rPr>
          <w:i/>
        </w:rPr>
        <w:t xml:space="preserve"> F</w:t>
      </w:r>
      <w:r w:rsidR="00353FF4" w:rsidRPr="008D7525">
        <w:t xml:space="preserve">(2, 42) &lt; 1, </w:t>
      </w:r>
      <w:proofErr w:type="spellStart"/>
      <w:r w:rsidR="00353FF4" w:rsidRPr="008D7525">
        <w:rPr>
          <w:i/>
        </w:rPr>
        <w:t>BF</w:t>
      </w:r>
      <w:r w:rsidR="00353FF4" w:rsidRPr="008D7525">
        <w:rPr>
          <w:i/>
          <w:vertAlign w:val="subscript"/>
        </w:rPr>
        <w:t>incl</w:t>
      </w:r>
      <w:proofErr w:type="spellEnd"/>
      <w:r w:rsidR="00353FF4">
        <w:t xml:space="preserve"> = 0.28</w:t>
      </w:r>
      <w:r w:rsidR="00353FF4" w:rsidRPr="008D7525">
        <w:t xml:space="preserve"> (substantial evidence for H</w:t>
      </w:r>
      <w:r w:rsidR="00353FF4" w:rsidRPr="008D7525">
        <w:rPr>
          <w:vertAlign w:val="subscript"/>
        </w:rPr>
        <w:t>0</w:t>
      </w:r>
      <w:r w:rsidR="00353FF4" w:rsidRPr="008D7525">
        <w:t xml:space="preserve">), and no interaction between the two factors, </w:t>
      </w:r>
      <w:r w:rsidR="00353FF4" w:rsidRPr="008D7525">
        <w:rPr>
          <w:i/>
        </w:rPr>
        <w:t>F</w:t>
      </w:r>
      <w:r w:rsidR="00353FF4" w:rsidRPr="008D7525">
        <w:t xml:space="preserve">(4, 84) &lt; 1, </w:t>
      </w:r>
      <w:proofErr w:type="spellStart"/>
      <w:r w:rsidR="00353FF4" w:rsidRPr="008D7525">
        <w:rPr>
          <w:i/>
        </w:rPr>
        <w:t>BF</w:t>
      </w:r>
      <w:r w:rsidR="00353FF4" w:rsidRPr="008D7525">
        <w:rPr>
          <w:i/>
          <w:vertAlign w:val="subscript"/>
        </w:rPr>
        <w:t>incl</w:t>
      </w:r>
      <w:proofErr w:type="spellEnd"/>
      <w:r w:rsidR="00353FF4">
        <w:t xml:space="preserve"> = 0.09</w:t>
      </w:r>
      <w:r w:rsidR="00353FF4" w:rsidRPr="008D7525">
        <w:t xml:space="preserve"> (strong evidence for H</w:t>
      </w:r>
      <w:r w:rsidR="00353FF4" w:rsidRPr="008D7525">
        <w:rPr>
          <w:vertAlign w:val="subscript"/>
        </w:rPr>
        <w:t>0</w:t>
      </w:r>
      <w:r w:rsidR="00353FF4" w:rsidRPr="008D7525">
        <w:t>).</w:t>
      </w:r>
      <w:r w:rsidR="004827CF">
        <w:t xml:space="preserve"> Thus, </w:t>
      </w:r>
      <w:r w:rsidR="004827CF" w:rsidRPr="004827CF">
        <w:t xml:space="preserve">the slope of muscle activation </w:t>
      </w:r>
      <w:r w:rsidR="004827CF">
        <w:t xml:space="preserve">in RS blocks </w:t>
      </w:r>
      <w:r w:rsidR="004827CF" w:rsidRPr="004827CF">
        <w:t xml:space="preserve">decreased as motion </w:t>
      </w:r>
      <w:r w:rsidR="004827CF">
        <w:t>coherence decreased</w:t>
      </w:r>
      <w:r w:rsidR="004827CF" w:rsidRPr="004827CF">
        <w:t xml:space="preserve">, </w:t>
      </w:r>
      <w:r w:rsidR="004827CF">
        <w:t xml:space="preserve">contrary to the prediction of </w:t>
      </w:r>
      <w:r w:rsidR="004827CF" w:rsidRPr="002626F3">
        <w:t>GCD</w:t>
      </w:r>
      <w:r w:rsidR="004827CF" w:rsidRPr="002626F3">
        <w:rPr>
          <w:vertAlign w:val="subscript"/>
        </w:rPr>
        <w:t>RS</w:t>
      </w:r>
      <w:r w:rsidR="00A6730C">
        <w:t xml:space="preserve">, though the magnitude of this effect was very small, and obviously not sufficient to modulate mean MT. </w:t>
      </w:r>
    </w:p>
    <w:p w14:paraId="7997FC36" w14:textId="0F553CF0" w:rsidR="004C70E5" w:rsidRPr="00A06F40" w:rsidRDefault="00405A65" w:rsidP="00C01B7A">
      <w:pPr>
        <w:pStyle w:val="Titre3"/>
      </w:pPr>
      <w:r w:rsidRPr="00A06F40">
        <w:t>Mean PMT</w:t>
      </w:r>
    </w:p>
    <w:p w14:paraId="0BF5020C" w14:textId="2075C1A5" w:rsidR="00845597" w:rsidRDefault="009772D9" w:rsidP="00A06F40">
      <w:r>
        <w:tab/>
        <w:t xml:space="preserve">The mean PMT in each condition averaged across subjects is presented in Figure 2B. </w:t>
      </w:r>
      <w:r w:rsidR="000225F8">
        <w:t xml:space="preserve">The ANOVA on mean PMT with block type (FR vs. RS3 vs. RS5 vs. RS7) and motion coherence (2 vs. 11 vs. 40 %) </w:t>
      </w:r>
      <w:r w:rsidR="000B318B">
        <w:t xml:space="preserve">as factors </w:t>
      </w:r>
      <w:r w:rsidR="000225F8">
        <w:t xml:space="preserve">showed </w:t>
      </w:r>
      <w:r w:rsidR="00A6730C">
        <w:t xml:space="preserve">an interaction, </w:t>
      </w:r>
      <w:proofErr w:type="gramStart"/>
      <w:r w:rsidR="00A6730C" w:rsidRPr="006D744C">
        <w:rPr>
          <w:i/>
        </w:rPr>
        <w:t>F</w:t>
      </w:r>
      <w:r w:rsidR="00A6730C">
        <w:t>(</w:t>
      </w:r>
      <w:proofErr w:type="gramEnd"/>
      <w:r w:rsidR="00A6730C">
        <w:t>1.48, 31.06) = 53.74</w:t>
      </w:r>
      <w:r w:rsidR="00A6730C" w:rsidRPr="006D744C">
        <w:t xml:space="preserve">, </w:t>
      </w:r>
      <w:r w:rsidR="00A6730C" w:rsidRPr="006D744C">
        <w:rPr>
          <w:i/>
        </w:rPr>
        <w:t>p</w:t>
      </w:r>
      <w:r w:rsidR="00A6730C" w:rsidRPr="006D744C">
        <w:t xml:space="preserve"> &lt; .001, </w:t>
      </w:r>
      <w:r w:rsidR="00A6730C" w:rsidRPr="006D744C">
        <w:rPr>
          <w:i/>
        </w:rPr>
        <w:t>η</w:t>
      </w:r>
      <w:r w:rsidR="00A6730C" w:rsidRPr="006D744C">
        <w:rPr>
          <w:i/>
          <w:vertAlign w:val="subscript"/>
        </w:rPr>
        <w:t>p</w:t>
      </w:r>
      <w:r w:rsidR="00A6730C" w:rsidRPr="006D744C">
        <w:rPr>
          <w:i/>
          <w:vertAlign w:val="superscript"/>
        </w:rPr>
        <w:t>2</w:t>
      </w:r>
      <w:r w:rsidR="00A6730C">
        <w:t xml:space="preserve"> = .72</w:t>
      </w:r>
      <w:r w:rsidR="00A6730C" w:rsidRPr="006D744C">
        <w:t xml:space="preserve">, </w:t>
      </w:r>
      <w:proofErr w:type="spellStart"/>
      <w:r w:rsidR="00A6730C" w:rsidRPr="006D744C">
        <w:rPr>
          <w:i/>
        </w:rPr>
        <w:t>BF</w:t>
      </w:r>
      <w:r w:rsidR="00A6730C" w:rsidRPr="006D744C">
        <w:rPr>
          <w:i/>
          <w:vertAlign w:val="subscript"/>
        </w:rPr>
        <w:t>incl</w:t>
      </w:r>
      <w:proofErr w:type="spellEnd"/>
      <w:r w:rsidR="00A6730C" w:rsidRPr="006D744C">
        <w:rPr>
          <w:vertAlign w:val="subscript"/>
        </w:rPr>
        <w:t xml:space="preserve"> </w:t>
      </w:r>
      <w:r w:rsidR="00A6730C">
        <w:t>= 2.54 × 10</w:t>
      </w:r>
      <w:r w:rsidR="00A6730C">
        <w:rPr>
          <w:vertAlign w:val="superscript"/>
        </w:rPr>
        <w:t>34</w:t>
      </w:r>
      <w:r w:rsidR="00A6730C">
        <w:t xml:space="preserve"> (decisive evidence for H</w:t>
      </w:r>
      <w:r w:rsidR="00A6730C" w:rsidRPr="0060696B">
        <w:rPr>
          <w:vertAlign w:val="subscript"/>
        </w:rPr>
        <w:t>1</w:t>
      </w:r>
      <w:r w:rsidR="00A6730C">
        <w:t>). Mean PMT</w:t>
      </w:r>
      <w:r w:rsidR="00113E9A">
        <w:t xml:space="preserve"> was 586 </w:t>
      </w:r>
      <w:proofErr w:type="spellStart"/>
      <w:r w:rsidR="00113E9A">
        <w:t>ms</w:t>
      </w:r>
      <w:proofErr w:type="spellEnd"/>
      <w:r w:rsidR="00113E9A">
        <w:t xml:space="preserve"> faster in RS than FR blocks, and the effect of motion coherence was strongly reduced in the latter. We next computed an ANOVA on mean </w:t>
      </w:r>
      <w:r w:rsidR="002D6EAC">
        <w:t xml:space="preserve">PMT in RS blocks using delay (3 vs. 5 vs. </w:t>
      </w:r>
      <w:r w:rsidR="00113E9A">
        <w:t>7</w:t>
      </w:r>
      <w:r w:rsidR="002D6EAC">
        <w:t xml:space="preserve"> s</w:t>
      </w:r>
      <w:r w:rsidR="00113E9A">
        <w:t xml:space="preserve">) and motion coherence (2 vs. 11 vs. 40 %) as factors. Mean PMT </w:t>
      </w:r>
      <w:del w:id="145" w:author="GAJDOS Thibault" w:date="2024-11-12T15:16:00Z" w16du:dateUtc="2024-11-12T14:16:00Z">
        <w:r w:rsidR="00113E9A" w:rsidDel="00C96043">
          <w:delText xml:space="preserve">decreased </w:delText>
        </w:r>
      </w:del>
      <w:ins w:id="146" w:author="GAJDOS Thibault" w:date="2024-11-12T15:16:00Z" w16du:dateUtc="2024-11-12T14:16:00Z">
        <w:r w:rsidR="00C96043">
          <w:t xml:space="preserve">increased </w:t>
        </w:r>
      </w:ins>
      <w:r w:rsidR="00113E9A">
        <w:t xml:space="preserve">as motion coherence decreased, </w:t>
      </w:r>
      <w:proofErr w:type="gramStart"/>
      <w:r w:rsidR="00113E9A" w:rsidRPr="000A5D79">
        <w:rPr>
          <w:i/>
        </w:rPr>
        <w:t>F</w:t>
      </w:r>
      <w:r w:rsidR="00113E9A">
        <w:t>(</w:t>
      </w:r>
      <w:proofErr w:type="gramEnd"/>
      <w:r w:rsidR="00113E9A">
        <w:t>2, 42) = 6.06</w:t>
      </w:r>
      <w:r w:rsidR="00113E9A" w:rsidRPr="000A5D79">
        <w:t xml:space="preserve">, </w:t>
      </w:r>
      <w:r w:rsidR="00113E9A" w:rsidRPr="000A5D79">
        <w:rPr>
          <w:i/>
        </w:rPr>
        <w:t xml:space="preserve">p </w:t>
      </w:r>
      <w:r w:rsidR="00113E9A">
        <w:t xml:space="preserve">= .005, </w:t>
      </w:r>
      <w:r w:rsidR="00113E9A" w:rsidRPr="006D744C">
        <w:rPr>
          <w:i/>
        </w:rPr>
        <w:t>η</w:t>
      </w:r>
      <w:r w:rsidR="00113E9A" w:rsidRPr="006D744C">
        <w:rPr>
          <w:i/>
          <w:vertAlign w:val="subscript"/>
        </w:rPr>
        <w:t>p</w:t>
      </w:r>
      <w:r w:rsidR="00113E9A" w:rsidRPr="006D744C">
        <w:rPr>
          <w:i/>
          <w:vertAlign w:val="superscript"/>
        </w:rPr>
        <w:t>2</w:t>
      </w:r>
      <w:r w:rsidR="00113E9A">
        <w:t xml:space="preserve"> = .22, </w:t>
      </w:r>
      <w:proofErr w:type="spellStart"/>
      <w:r w:rsidR="00113E9A" w:rsidRPr="006D744C">
        <w:rPr>
          <w:i/>
        </w:rPr>
        <w:t>BF</w:t>
      </w:r>
      <w:r w:rsidR="00113E9A" w:rsidRPr="006D744C">
        <w:rPr>
          <w:i/>
          <w:vertAlign w:val="subscript"/>
        </w:rPr>
        <w:t>incl</w:t>
      </w:r>
      <w:proofErr w:type="spellEnd"/>
      <w:r w:rsidR="00113E9A">
        <w:t xml:space="preserve"> = 5.71 (substantial</w:t>
      </w:r>
      <w:r w:rsidR="00113E9A" w:rsidRPr="000A5D79">
        <w:t xml:space="preserve"> evidence for H</w:t>
      </w:r>
      <w:r w:rsidR="00113E9A" w:rsidRPr="00667F87">
        <w:rPr>
          <w:vertAlign w:val="subscript"/>
        </w:rPr>
        <w:t>1</w:t>
      </w:r>
      <w:r w:rsidR="00113E9A" w:rsidRPr="000A5D79">
        <w:t>)</w:t>
      </w:r>
      <w:r w:rsidR="00113E9A">
        <w:t xml:space="preserve">, though the amplitude of this effect was small (22 </w:t>
      </w:r>
      <w:proofErr w:type="spellStart"/>
      <w:r w:rsidR="00113E9A">
        <w:t>ms</w:t>
      </w:r>
      <w:proofErr w:type="spellEnd"/>
      <w:r w:rsidR="00113E9A">
        <w:t>).</w:t>
      </w:r>
      <w:r w:rsidR="00DA6E52">
        <w:t xml:space="preserve"> </w:t>
      </w:r>
      <w:r w:rsidR="00845597">
        <w:t>The delay manipulation did not modulate mean PMT,</w:t>
      </w:r>
      <w:r w:rsidR="00845597" w:rsidRPr="00845597">
        <w:rPr>
          <w:i/>
        </w:rPr>
        <w:t xml:space="preserve"> </w:t>
      </w:r>
      <w:r w:rsidR="00845597" w:rsidRPr="009D238D">
        <w:rPr>
          <w:i/>
        </w:rPr>
        <w:t>F</w:t>
      </w:r>
      <w:r w:rsidR="00845597" w:rsidRPr="009D238D">
        <w:t xml:space="preserve">(1.55, 32.46) = 1.40, </w:t>
      </w:r>
      <w:r w:rsidR="00845597" w:rsidRPr="009D238D">
        <w:rPr>
          <w:i/>
        </w:rPr>
        <w:t xml:space="preserve">p </w:t>
      </w:r>
      <w:r w:rsidR="00845597" w:rsidRPr="009D238D">
        <w:t xml:space="preserve">= .26, </w:t>
      </w:r>
      <w:proofErr w:type="spellStart"/>
      <w:r w:rsidR="00845597" w:rsidRPr="009D238D">
        <w:rPr>
          <w:i/>
        </w:rPr>
        <w:t>BF</w:t>
      </w:r>
      <w:r w:rsidR="00845597" w:rsidRPr="009D238D">
        <w:rPr>
          <w:i/>
          <w:vertAlign w:val="subscript"/>
        </w:rPr>
        <w:t>incl</w:t>
      </w:r>
      <w:proofErr w:type="spellEnd"/>
      <w:r w:rsidR="00845597" w:rsidRPr="009D238D">
        <w:t xml:space="preserve"> = 0.35 (anecdotal evidence for H</w:t>
      </w:r>
      <w:r w:rsidR="00845597" w:rsidRPr="009D238D">
        <w:rPr>
          <w:vertAlign w:val="subscript"/>
        </w:rPr>
        <w:t>0</w:t>
      </w:r>
      <w:r w:rsidR="00845597" w:rsidRPr="009D238D">
        <w:t xml:space="preserve">), and </w:t>
      </w:r>
      <w:ins w:id="147" w:author="GAJDOS Thibault" w:date="2024-11-12T15:17:00Z" w16du:dateUtc="2024-11-12T14:17:00Z">
        <w:r w:rsidR="00C96043" w:rsidRPr="009D238D">
          <w:t>the</w:t>
        </w:r>
        <w:r w:rsidR="00C96043">
          <w:t>re was no interaction between the</w:t>
        </w:r>
      </w:ins>
      <w:del w:id="148" w:author="GAJDOS Thibault" w:date="2024-11-12T15:17:00Z" w16du:dateUtc="2024-11-12T14:17:00Z">
        <w:r w:rsidR="00845597" w:rsidRPr="009D238D" w:rsidDel="00C96043">
          <w:delText>the two factors did not interact</w:delText>
        </w:r>
      </w:del>
      <w:r w:rsidR="00845597" w:rsidRPr="009D238D">
        <w:t xml:space="preserve">, </w:t>
      </w:r>
      <w:r w:rsidR="00845597" w:rsidRPr="009D238D">
        <w:rPr>
          <w:i/>
        </w:rPr>
        <w:t>F</w:t>
      </w:r>
      <w:r w:rsidR="00845597" w:rsidRPr="009D238D">
        <w:t xml:space="preserve">(4, 84) = 1.66, </w:t>
      </w:r>
      <w:r w:rsidR="00845597" w:rsidRPr="009D238D">
        <w:rPr>
          <w:i/>
        </w:rPr>
        <w:t xml:space="preserve">p </w:t>
      </w:r>
      <w:r w:rsidR="00845597" w:rsidRPr="009D238D">
        <w:t xml:space="preserve">= .17, </w:t>
      </w:r>
      <w:proofErr w:type="spellStart"/>
      <w:r w:rsidR="00845597" w:rsidRPr="009D238D">
        <w:rPr>
          <w:i/>
        </w:rPr>
        <w:t>BF</w:t>
      </w:r>
      <w:r w:rsidR="00845597" w:rsidRPr="009D238D">
        <w:rPr>
          <w:i/>
          <w:vertAlign w:val="subscript"/>
        </w:rPr>
        <w:t>incl</w:t>
      </w:r>
      <w:proofErr w:type="spellEnd"/>
      <w:r w:rsidR="00845597" w:rsidRPr="009D238D">
        <w:t xml:space="preserve"> = 0.36 (anecdotal evidence for H</w:t>
      </w:r>
      <w:r w:rsidR="00845597" w:rsidRPr="009D238D">
        <w:rPr>
          <w:vertAlign w:val="subscript"/>
        </w:rPr>
        <w:t>0</w:t>
      </w:r>
      <w:r w:rsidR="00845597" w:rsidRPr="009D238D">
        <w:t>).</w:t>
      </w:r>
    </w:p>
    <w:p w14:paraId="744D63E4" w14:textId="3E986E32" w:rsidR="004C70E5" w:rsidRPr="00A06F40" w:rsidRDefault="006574AB" w:rsidP="00C01B7A">
      <w:pPr>
        <w:pStyle w:val="Titre3"/>
        <w:rPr>
          <w:rFonts w:asciiTheme="minorHAnsi" w:hAnsiTheme="minorHAnsi" w:cstheme="minorBidi"/>
          <w:sz w:val="22"/>
          <w:szCs w:val="22"/>
        </w:rPr>
      </w:pPr>
      <w:r w:rsidRPr="00A06F40">
        <w:t xml:space="preserve">Rate of partial muscle activation </w:t>
      </w:r>
      <w:r w:rsidRPr="00A06F40">
        <w:rPr>
          <w:rFonts w:asciiTheme="minorHAnsi" w:hAnsiTheme="minorHAnsi" w:cstheme="minorBidi"/>
          <w:sz w:val="22"/>
          <w:szCs w:val="22"/>
        </w:rPr>
        <w:tab/>
      </w:r>
    </w:p>
    <w:p w14:paraId="1F8C1C20" w14:textId="366E5B6C" w:rsidR="008023BF" w:rsidRDefault="006574AB" w:rsidP="00A06F40">
      <w:r>
        <w:tab/>
      </w:r>
      <w:r w:rsidR="00060ED1">
        <w:t xml:space="preserve">The rate of partial muscle activation for each condition and EMG channel averaged across subjects is shown in Figure 3A. </w:t>
      </w:r>
      <w:r>
        <w:t xml:space="preserve">We first focused on the rate of partial muscle activation in the EMG channel associated with the response in FR blocks. An ANOVA with </w:t>
      </w:r>
      <w:r>
        <w:lastRenderedPageBreak/>
        <w:t xml:space="preserve">motion coherence as a factor showed that the rate increased as motion coherence decreased, </w:t>
      </w:r>
      <w:proofErr w:type="gramStart"/>
      <w:r w:rsidR="00060ED1" w:rsidRPr="006D744C">
        <w:rPr>
          <w:i/>
        </w:rPr>
        <w:t>F</w:t>
      </w:r>
      <w:r w:rsidR="00060ED1">
        <w:t>(</w:t>
      </w:r>
      <w:proofErr w:type="gramEnd"/>
      <w:r w:rsidR="00060ED1">
        <w:t>1.58, 33.21) = 36.50</w:t>
      </w:r>
      <w:r w:rsidR="00060ED1" w:rsidRPr="006D744C">
        <w:t xml:space="preserve">, </w:t>
      </w:r>
      <w:r w:rsidR="00060ED1" w:rsidRPr="006D744C">
        <w:rPr>
          <w:i/>
        </w:rPr>
        <w:t>p</w:t>
      </w:r>
      <w:r w:rsidR="00060ED1" w:rsidRPr="006D744C">
        <w:t xml:space="preserve"> &lt; .001, </w:t>
      </w:r>
      <w:r w:rsidR="00060ED1" w:rsidRPr="006D744C">
        <w:rPr>
          <w:i/>
        </w:rPr>
        <w:t>η</w:t>
      </w:r>
      <w:r w:rsidR="00060ED1" w:rsidRPr="006D744C">
        <w:rPr>
          <w:i/>
          <w:vertAlign w:val="subscript"/>
        </w:rPr>
        <w:t>p</w:t>
      </w:r>
      <w:r w:rsidR="00060ED1" w:rsidRPr="006D744C">
        <w:rPr>
          <w:i/>
          <w:vertAlign w:val="superscript"/>
        </w:rPr>
        <w:t>2</w:t>
      </w:r>
      <w:r w:rsidR="00060ED1">
        <w:t xml:space="preserve"> = .63</w:t>
      </w:r>
      <w:r w:rsidR="00060ED1" w:rsidRPr="006D744C">
        <w:t xml:space="preserve">, </w:t>
      </w:r>
      <w:proofErr w:type="spellStart"/>
      <w:r w:rsidR="00060ED1" w:rsidRPr="006D744C">
        <w:rPr>
          <w:i/>
        </w:rPr>
        <w:t>BF</w:t>
      </w:r>
      <w:r w:rsidR="00060ED1" w:rsidRPr="006D744C">
        <w:rPr>
          <w:i/>
          <w:vertAlign w:val="subscript"/>
        </w:rPr>
        <w:t>incl</w:t>
      </w:r>
      <w:proofErr w:type="spellEnd"/>
      <w:r w:rsidR="00060ED1" w:rsidRPr="006D744C">
        <w:rPr>
          <w:vertAlign w:val="subscript"/>
        </w:rPr>
        <w:t xml:space="preserve"> </w:t>
      </w:r>
      <w:r w:rsidR="00060ED1">
        <w:t>= 1.45 × 10</w:t>
      </w:r>
      <w:r w:rsidR="00060ED1">
        <w:rPr>
          <w:vertAlign w:val="superscript"/>
        </w:rPr>
        <w:t>7</w:t>
      </w:r>
      <w:r w:rsidR="00060ED1">
        <w:t xml:space="preserve"> (decisive evidence for H</w:t>
      </w:r>
      <w:r w:rsidR="00060ED1" w:rsidRPr="0060696B">
        <w:rPr>
          <w:vertAlign w:val="subscript"/>
        </w:rPr>
        <w:t>1</w:t>
      </w:r>
      <w:r w:rsidR="00060ED1">
        <w:t>)</w:t>
      </w:r>
      <w:r w:rsidR="00D77DEB">
        <w:t>, consistent with GCD</w:t>
      </w:r>
      <w:r w:rsidR="00060ED1">
        <w:t xml:space="preserve">. We next analyzed the rate of partial muscle activation during the delay in RS blocks. An ANOVA with EMG channel </w:t>
      </w:r>
      <w:r w:rsidR="000242E0">
        <w:t xml:space="preserve">(same as response vs. opposite) as a factor showed a higher rate of partial muscle activation in the channel associated with the response compared to the opposite channel, </w:t>
      </w:r>
      <w:proofErr w:type="gramStart"/>
      <w:r w:rsidR="000242E0" w:rsidRPr="000A5D79">
        <w:rPr>
          <w:i/>
        </w:rPr>
        <w:t>F</w:t>
      </w:r>
      <w:r w:rsidR="000242E0">
        <w:t>(</w:t>
      </w:r>
      <w:proofErr w:type="gramEnd"/>
      <w:r w:rsidR="000242E0">
        <w:t>1, 21) = 13</w:t>
      </w:r>
      <w:r w:rsidR="000242E0" w:rsidRPr="000A5D79">
        <w:t xml:space="preserve">, </w:t>
      </w:r>
      <w:r w:rsidR="000242E0" w:rsidRPr="000A5D79">
        <w:rPr>
          <w:i/>
        </w:rPr>
        <w:t xml:space="preserve">p </w:t>
      </w:r>
      <w:r w:rsidR="000242E0">
        <w:t xml:space="preserve">= .002, </w:t>
      </w:r>
      <w:r w:rsidR="000242E0" w:rsidRPr="006D744C">
        <w:rPr>
          <w:i/>
        </w:rPr>
        <w:t>η</w:t>
      </w:r>
      <w:r w:rsidR="000242E0" w:rsidRPr="006D744C">
        <w:rPr>
          <w:i/>
          <w:vertAlign w:val="subscript"/>
        </w:rPr>
        <w:t>p</w:t>
      </w:r>
      <w:r w:rsidR="000242E0" w:rsidRPr="006D744C">
        <w:rPr>
          <w:i/>
          <w:vertAlign w:val="superscript"/>
        </w:rPr>
        <w:t>2</w:t>
      </w:r>
      <w:r w:rsidR="000242E0">
        <w:t xml:space="preserve"> = .38, </w:t>
      </w:r>
      <w:proofErr w:type="spellStart"/>
      <w:r w:rsidR="000242E0" w:rsidRPr="006D744C">
        <w:rPr>
          <w:i/>
        </w:rPr>
        <w:t>BF</w:t>
      </w:r>
      <w:r w:rsidR="000242E0" w:rsidRPr="006D744C">
        <w:rPr>
          <w:i/>
          <w:vertAlign w:val="subscript"/>
        </w:rPr>
        <w:t>incl</w:t>
      </w:r>
      <w:proofErr w:type="spellEnd"/>
      <w:r w:rsidR="000242E0">
        <w:t xml:space="preserve"> = 28.11 (strong</w:t>
      </w:r>
      <w:r w:rsidR="000242E0" w:rsidRPr="000A5D79">
        <w:t xml:space="preserve"> evidence for H</w:t>
      </w:r>
      <w:r w:rsidR="000242E0" w:rsidRPr="00667F87">
        <w:rPr>
          <w:vertAlign w:val="subscript"/>
        </w:rPr>
        <w:t>1</w:t>
      </w:r>
      <w:r w:rsidR="000242E0" w:rsidRPr="000A5D79">
        <w:t>)</w:t>
      </w:r>
      <w:r w:rsidR="00C30619">
        <w:t xml:space="preserve">. This important finding is consistent with the hypothesis – core to </w:t>
      </w:r>
      <w:r w:rsidR="00C30619" w:rsidRPr="002626F3">
        <w:t>GCD</w:t>
      </w:r>
      <w:r w:rsidR="00C30619" w:rsidRPr="002626F3">
        <w:rPr>
          <w:vertAlign w:val="subscript"/>
        </w:rPr>
        <w:t>RS</w:t>
      </w:r>
      <w:r w:rsidR="00C30619">
        <w:rPr>
          <w:vertAlign w:val="subscript"/>
        </w:rPr>
        <w:t xml:space="preserve"> </w:t>
      </w:r>
      <w:r w:rsidR="00C30619">
        <w:t xml:space="preserve">– that a representation of the selected response is maintained in the form of sustained activity </w:t>
      </w:r>
      <w:r w:rsidR="00CF71DB">
        <w:t xml:space="preserve">at the motor preparation level </w:t>
      </w:r>
      <w:r w:rsidR="00C30619">
        <w:t xml:space="preserve">during the delay. We finally focused on the rate of partial muscle activation in the EMG channel associated with the response during the </w:t>
      </w:r>
      <w:proofErr w:type="gramStart"/>
      <w:r w:rsidR="00C30619">
        <w:t>delay, and</w:t>
      </w:r>
      <w:proofErr w:type="gramEnd"/>
      <w:r w:rsidR="00C30619">
        <w:t xml:space="preserve"> computed an ANOVA </w:t>
      </w:r>
      <w:r w:rsidR="000943F0">
        <w:t>with</w:t>
      </w:r>
      <w:r w:rsidR="00B654EF">
        <w:t xml:space="preserve"> delay (3 vs. 5 vs. </w:t>
      </w:r>
      <w:r w:rsidR="00C30619">
        <w:t>7</w:t>
      </w:r>
      <w:r w:rsidR="00B654EF">
        <w:t xml:space="preserve"> s</w:t>
      </w:r>
      <w:r w:rsidR="00C30619">
        <w:t xml:space="preserve">) and motion coherence (2 vs. 11 vs. 40 %) as factors. </w:t>
      </w:r>
      <w:r w:rsidR="00F946E0">
        <w:t>Main e</w:t>
      </w:r>
      <w:r w:rsidR="000943F0">
        <w:t xml:space="preserve">ffects of coherence and delay were not significant, </w:t>
      </w:r>
      <w:r w:rsidR="000943F0" w:rsidRPr="009D238D">
        <w:rPr>
          <w:i/>
        </w:rPr>
        <w:t>F</w:t>
      </w:r>
      <w:r w:rsidR="000943F0" w:rsidRPr="009D238D">
        <w:t xml:space="preserve">(1.47, 30.95) = 1.77, </w:t>
      </w:r>
      <w:r w:rsidR="000943F0" w:rsidRPr="009D238D">
        <w:rPr>
          <w:i/>
        </w:rPr>
        <w:t xml:space="preserve">p </w:t>
      </w:r>
      <w:r w:rsidR="000943F0">
        <w:t>= .19</w:t>
      </w:r>
      <w:r w:rsidR="00F946E0">
        <w:t>,</w:t>
      </w:r>
      <w:r w:rsidR="00F946E0" w:rsidRPr="00F946E0">
        <w:rPr>
          <w:i/>
        </w:rPr>
        <w:t xml:space="preserve"> </w:t>
      </w:r>
      <w:proofErr w:type="spellStart"/>
      <w:r w:rsidR="00F946E0" w:rsidRPr="009D238D">
        <w:rPr>
          <w:i/>
        </w:rPr>
        <w:t>BF</w:t>
      </w:r>
      <w:r w:rsidR="00F946E0" w:rsidRPr="009D238D">
        <w:rPr>
          <w:i/>
          <w:vertAlign w:val="subscript"/>
        </w:rPr>
        <w:t>incl</w:t>
      </w:r>
      <w:proofErr w:type="spellEnd"/>
      <w:r w:rsidR="00F946E0" w:rsidRPr="009D238D">
        <w:t xml:space="preserve"> = 0.35 (anecdotal evidence for H</w:t>
      </w:r>
      <w:r w:rsidR="00F946E0" w:rsidRPr="009D238D">
        <w:rPr>
          <w:vertAlign w:val="subscript"/>
        </w:rPr>
        <w:t>0</w:t>
      </w:r>
      <w:r w:rsidR="00F946E0" w:rsidRPr="009D238D">
        <w:t>)</w:t>
      </w:r>
      <w:r w:rsidR="000943F0">
        <w:t xml:space="preserve"> and </w:t>
      </w:r>
      <w:r w:rsidR="000943F0" w:rsidRPr="009D238D">
        <w:rPr>
          <w:i/>
        </w:rPr>
        <w:t>F</w:t>
      </w:r>
      <w:r w:rsidR="000943F0" w:rsidRPr="009D238D">
        <w:t xml:space="preserve">(2, 42) = 1.80, </w:t>
      </w:r>
      <w:r w:rsidR="000943F0" w:rsidRPr="009D238D">
        <w:rPr>
          <w:i/>
        </w:rPr>
        <w:t xml:space="preserve">p </w:t>
      </w:r>
      <w:r w:rsidR="000943F0" w:rsidRPr="009D238D">
        <w:t>= .18</w:t>
      </w:r>
      <w:r w:rsidR="00F946E0">
        <w:t>,</w:t>
      </w:r>
      <w:r w:rsidR="000943F0">
        <w:t xml:space="preserve"> </w:t>
      </w:r>
      <w:proofErr w:type="spellStart"/>
      <w:r w:rsidR="00F946E0" w:rsidRPr="009D238D">
        <w:rPr>
          <w:i/>
        </w:rPr>
        <w:t>BF</w:t>
      </w:r>
      <w:r w:rsidR="00F946E0" w:rsidRPr="009D238D">
        <w:rPr>
          <w:i/>
          <w:vertAlign w:val="subscript"/>
        </w:rPr>
        <w:t>incl</w:t>
      </w:r>
      <w:proofErr w:type="spellEnd"/>
      <w:r w:rsidR="00F946E0" w:rsidRPr="009D238D">
        <w:t xml:space="preserve"> = 0.53 (anecdotal evidence for H</w:t>
      </w:r>
      <w:r w:rsidR="00F946E0" w:rsidRPr="009D238D">
        <w:rPr>
          <w:vertAlign w:val="subscript"/>
        </w:rPr>
        <w:t>0</w:t>
      </w:r>
      <w:r w:rsidR="00F946E0" w:rsidRPr="009D238D">
        <w:t xml:space="preserve">) </w:t>
      </w:r>
      <w:r w:rsidR="000943F0">
        <w:t xml:space="preserve">respectively, </w:t>
      </w:r>
      <w:r w:rsidR="00F946E0">
        <w:t xml:space="preserve">and the two factors did not interact, </w:t>
      </w:r>
      <w:r w:rsidR="00F946E0" w:rsidRPr="009D238D">
        <w:rPr>
          <w:i/>
        </w:rPr>
        <w:t>F</w:t>
      </w:r>
      <w:r w:rsidR="00F946E0" w:rsidRPr="009D238D">
        <w:t>(4, 84) = 1.09</w:t>
      </w:r>
      <w:r w:rsidR="00F946E0" w:rsidRPr="000A5D79">
        <w:t xml:space="preserve">, </w:t>
      </w:r>
      <w:r w:rsidR="00F946E0" w:rsidRPr="000A5D79">
        <w:rPr>
          <w:i/>
        </w:rPr>
        <w:t xml:space="preserve">p </w:t>
      </w:r>
      <w:r w:rsidR="00F946E0">
        <w:t xml:space="preserve">= .37, </w:t>
      </w:r>
      <w:proofErr w:type="spellStart"/>
      <w:r w:rsidR="00F946E0" w:rsidRPr="006D744C">
        <w:rPr>
          <w:i/>
        </w:rPr>
        <w:t>BF</w:t>
      </w:r>
      <w:r w:rsidR="00F946E0" w:rsidRPr="006D744C">
        <w:rPr>
          <w:i/>
          <w:vertAlign w:val="subscript"/>
        </w:rPr>
        <w:t>incl</w:t>
      </w:r>
      <w:proofErr w:type="spellEnd"/>
      <w:r w:rsidR="00F946E0">
        <w:t xml:space="preserve"> = 0.13 (substantial</w:t>
      </w:r>
      <w:r w:rsidR="00F946E0" w:rsidRPr="000A5D79">
        <w:t xml:space="preserve"> evidence for H</w:t>
      </w:r>
      <w:r w:rsidR="00F946E0">
        <w:rPr>
          <w:vertAlign w:val="subscript"/>
        </w:rPr>
        <w:t>0</w:t>
      </w:r>
      <w:r w:rsidR="00F946E0" w:rsidRPr="000A5D79">
        <w:t>)</w:t>
      </w:r>
      <w:r w:rsidR="00F946E0">
        <w:t>.</w:t>
      </w:r>
    </w:p>
    <w:p w14:paraId="157CBEBC" w14:textId="77777777" w:rsidR="00A92CF5" w:rsidRDefault="00A92CF5">
      <w:pPr>
        <w:spacing w:line="259" w:lineRule="auto"/>
        <w:outlineLvl w:val="9"/>
        <w:rPr>
          <w:b/>
          <w:bCs/>
        </w:rPr>
      </w:pPr>
      <w:r>
        <w:br w:type="page"/>
      </w:r>
    </w:p>
    <w:p w14:paraId="154CB668" w14:textId="41F60077" w:rsidR="008023BF" w:rsidRPr="00C80852" w:rsidRDefault="008023BF" w:rsidP="00C01B7A">
      <w:pPr>
        <w:pStyle w:val="Titre2"/>
      </w:pPr>
      <w:r>
        <w:lastRenderedPageBreak/>
        <w:t>Figure 2</w:t>
      </w:r>
    </w:p>
    <w:p w14:paraId="3AFE7D36" w14:textId="77777777" w:rsidR="008023BF" w:rsidRDefault="008023BF" w:rsidP="00A92CF5">
      <w:pPr>
        <w:spacing w:after="0"/>
      </w:pPr>
      <w:r>
        <w:t>Empirical design and results of Experiment 1</w:t>
      </w:r>
    </w:p>
    <w:p w14:paraId="50165AC1" w14:textId="3271F5F4" w:rsidR="008023BF" w:rsidRPr="00D83DD8" w:rsidRDefault="00FD4C2B" w:rsidP="00521C94">
      <w:pPr>
        <w:pStyle w:val="Titre1"/>
      </w:pPr>
      <w:r>
        <w:rPr>
          <w:noProof/>
          <w:lang w:val="fr-FR" w:eastAsia="fr-FR"/>
        </w:rPr>
        <w:drawing>
          <wp:inline distT="0" distB="0" distL="0" distR="0" wp14:anchorId="58F54FAE" wp14:editId="7BC4835B">
            <wp:extent cx="5760720" cy="55892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ign result experiment 1.t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5589270"/>
                    </a:xfrm>
                    <a:prstGeom prst="rect">
                      <a:avLst/>
                    </a:prstGeom>
                  </pic:spPr>
                </pic:pic>
              </a:graphicData>
            </a:graphic>
          </wp:inline>
        </w:drawing>
      </w:r>
    </w:p>
    <w:p w14:paraId="454ECEF9" w14:textId="46701026" w:rsidR="006A624E" w:rsidRPr="00A06F40" w:rsidRDefault="008023BF" w:rsidP="00A06F40">
      <w:pPr>
        <w:spacing w:line="276" w:lineRule="auto"/>
        <w:rPr>
          <w:rStyle w:val="Accentuationlgre"/>
        </w:rPr>
      </w:pPr>
      <w:r w:rsidRPr="00A06F40">
        <w:rPr>
          <w:rStyle w:val="Accentuationlgre"/>
          <w:i/>
          <w:iCs w:val="0"/>
        </w:rPr>
        <w:t>Note.</w:t>
      </w:r>
      <w:r w:rsidRPr="00A06F40">
        <w:rPr>
          <w:rStyle w:val="Accentuationlgre"/>
        </w:rPr>
        <w:t xml:space="preserve"> (A) Trial structure in FR (left panel) and RS (right panel) blocks. See text for details. (B) Proportion of correct responses, mean RT, mean PMT, and mean MT for each condition. Insets provide a zoom on data from RS blocks. (C) Muscle activation leading to the response for each condition averaged across subjects. </w:t>
      </w:r>
      <w:r w:rsidR="00423554" w:rsidRPr="00A06F40">
        <w:rPr>
          <w:rStyle w:val="Accentuationlgre"/>
        </w:rPr>
        <w:t>EMG s</w:t>
      </w:r>
      <w:r w:rsidRPr="00A06F40">
        <w:rPr>
          <w:rStyle w:val="Accentuationlgre"/>
        </w:rPr>
        <w:t xml:space="preserve">ignals are time-locked to the onset of muscle </w:t>
      </w:r>
      <w:proofErr w:type="gramStart"/>
      <w:r w:rsidRPr="00A06F40">
        <w:rPr>
          <w:rStyle w:val="Accentuationlgre"/>
        </w:rPr>
        <w:t>activation, and</w:t>
      </w:r>
      <w:proofErr w:type="gramEnd"/>
      <w:r w:rsidRPr="00A06F40">
        <w:rPr>
          <w:rStyle w:val="Accentuationlgre"/>
        </w:rPr>
        <w:t xml:space="preserve"> are normalized with respect to the peak amplitude (detected for each subject on the response-locked </w:t>
      </w:r>
      <w:r w:rsidR="00423554" w:rsidRPr="00A06F40">
        <w:rPr>
          <w:rStyle w:val="Accentuationlgre"/>
        </w:rPr>
        <w:t xml:space="preserve">EMG </w:t>
      </w:r>
      <w:r w:rsidRPr="00A06F40">
        <w:rPr>
          <w:rStyle w:val="Accentuationlgre"/>
        </w:rPr>
        <w:t xml:space="preserve">signal averaged across all conditions, in the 150 </w:t>
      </w:r>
      <w:proofErr w:type="spellStart"/>
      <w:r w:rsidRPr="00A06F40">
        <w:rPr>
          <w:rStyle w:val="Accentuationlgre"/>
        </w:rPr>
        <w:t>ms</w:t>
      </w:r>
      <w:proofErr w:type="spellEnd"/>
      <w:r w:rsidRPr="00A06F40">
        <w:rPr>
          <w:rStyle w:val="Accentuationlgre"/>
        </w:rPr>
        <w:t xml:space="preserve"> window before the response). Insets display the average </w:t>
      </w:r>
      <w:del w:id="149" w:author="GAJDOS Thibault" w:date="2024-11-12T15:19:00Z" w16du:dateUtc="2024-11-12T14:19:00Z">
        <w:r w:rsidRPr="00A06F40" w:rsidDel="00C96043">
          <w:rPr>
            <w:rStyle w:val="Accentuationlgre"/>
          </w:rPr>
          <w:delText xml:space="preserve">rising </w:delText>
        </w:r>
      </w:del>
      <w:r w:rsidRPr="00A06F40">
        <w:rPr>
          <w:rStyle w:val="Accentuationlgre"/>
        </w:rPr>
        <w:t xml:space="preserve">slope of muscle activation for each condition, computed </w:t>
      </w:r>
      <w:r w:rsidR="00FD4C2B" w:rsidRPr="00A06F40">
        <w:rPr>
          <w:rStyle w:val="Accentuationlgre"/>
        </w:rPr>
        <w:t>using linear regression in the 10</w:t>
      </w:r>
      <w:r w:rsidRPr="00A06F40">
        <w:rPr>
          <w:rStyle w:val="Accentuationlgre"/>
        </w:rPr>
        <w:t xml:space="preserve">0 </w:t>
      </w:r>
      <w:proofErr w:type="spellStart"/>
      <w:r w:rsidRPr="00A06F40">
        <w:rPr>
          <w:rStyle w:val="Accentuationlgre"/>
        </w:rPr>
        <w:t>ms</w:t>
      </w:r>
      <w:proofErr w:type="spellEnd"/>
      <w:r w:rsidRPr="00A06F40">
        <w:rPr>
          <w:rStyle w:val="Accentuationlgre"/>
        </w:rPr>
        <w:t xml:space="preserve"> window after muscle activation onset. Shaded areas represent ± 1 within-subjects standard error of the mean. FR: free response; RS: response signal; RT: reaction time; PMT: premotor time; MT: motor time; EMG: electromyography.</w:t>
      </w:r>
    </w:p>
    <w:p w14:paraId="78F98195" w14:textId="77777777" w:rsidR="002B7477" w:rsidRDefault="002B7477" w:rsidP="00A92CF5">
      <w:pPr>
        <w:pStyle w:val="Titre2"/>
        <w:sectPr w:rsidR="002B7477">
          <w:pgSz w:w="11906" w:h="16838"/>
          <w:pgMar w:top="1417" w:right="1417" w:bottom="1417" w:left="1417" w:header="708" w:footer="708" w:gutter="0"/>
          <w:cols w:space="708"/>
          <w:docGrid w:linePitch="360"/>
        </w:sectPr>
      </w:pPr>
    </w:p>
    <w:p w14:paraId="1C9C98B2" w14:textId="77777777" w:rsidR="008023BF" w:rsidRPr="00C80852" w:rsidRDefault="008023BF" w:rsidP="00A92CF5">
      <w:pPr>
        <w:pStyle w:val="Titre2"/>
      </w:pPr>
      <w:r>
        <w:lastRenderedPageBreak/>
        <w:t>Figure 3</w:t>
      </w:r>
    </w:p>
    <w:p w14:paraId="3E9AAB06" w14:textId="72B230BC" w:rsidR="008023BF" w:rsidRPr="00E16296" w:rsidRDefault="008023BF" w:rsidP="00A92CF5">
      <w:r>
        <w:t>Rate of partial muscle activation</w:t>
      </w:r>
      <w:r w:rsidR="00240FDE">
        <w:t xml:space="preserve"> (PMA)</w:t>
      </w:r>
      <w:r>
        <w:t xml:space="preserve"> for each condition averaged across subjects in Experiment 1 (panel A), Experiment 2 (panel B), and Experiment 3 (panel C).  </w:t>
      </w:r>
    </w:p>
    <w:p w14:paraId="4E9FCE29" w14:textId="77777777" w:rsidR="008023BF" w:rsidRDefault="008023BF" w:rsidP="00521C94">
      <w:pPr>
        <w:pStyle w:val="Titre1"/>
      </w:pPr>
      <w:r>
        <w:rPr>
          <w:noProof/>
          <w:lang w:val="fr-FR" w:eastAsia="fr-FR"/>
        </w:rPr>
        <w:drawing>
          <wp:inline distT="0" distB="0" distL="0" distR="0" wp14:anchorId="2B571AC2" wp14:editId="47AA4AD6">
            <wp:extent cx="5753100" cy="5684520"/>
            <wp:effectExtent l="0" t="0" r="0" b="0"/>
            <wp:docPr id="5" name="Image 5" descr="C:\Users\mservant\AppData\Local\Microsoft\Windows\INetCache\Content.Word\figure 3 Rate of PM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servant\AppData\Local\Microsoft\Windows\INetCache\Content.Word\figure 3 Rate of PMA.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5684520"/>
                    </a:xfrm>
                    <a:prstGeom prst="rect">
                      <a:avLst/>
                    </a:prstGeom>
                    <a:noFill/>
                    <a:ln>
                      <a:noFill/>
                    </a:ln>
                  </pic:spPr>
                </pic:pic>
              </a:graphicData>
            </a:graphic>
          </wp:inline>
        </w:drawing>
      </w:r>
    </w:p>
    <w:p w14:paraId="2729C99A" w14:textId="20E6BAED" w:rsidR="00242D03" w:rsidRDefault="00242D03" w:rsidP="00521C94">
      <w:pPr>
        <w:pStyle w:val="Titre1"/>
      </w:pPr>
    </w:p>
    <w:p w14:paraId="020D18B1" w14:textId="77777777" w:rsidR="00A92CF5" w:rsidRDefault="00A92CF5" w:rsidP="00521C94">
      <w:pPr>
        <w:pStyle w:val="Titre1"/>
        <w:sectPr w:rsidR="00A92CF5">
          <w:pgSz w:w="11906" w:h="16838"/>
          <w:pgMar w:top="1417" w:right="1417" w:bottom="1417" w:left="1417" w:header="708" w:footer="708" w:gutter="0"/>
          <w:cols w:space="708"/>
          <w:docGrid w:linePitch="360"/>
        </w:sectPr>
      </w:pPr>
    </w:p>
    <w:p w14:paraId="5D59E845" w14:textId="742AC08D" w:rsidR="002327E0" w:rsidRPr="00A06F40" w:rsidRDefault="002327E0" w:rsidP="00A92CF5">
      <w:pPr>
        <w:pStyle w:val="Titre2"/>
      </w:pPr>
      <w:r w:rsidRPr="00A06F40">
        <w:lastRenderedPageBreak/>
        <w:t>Discussion</w:t>
      </w:r>
    </w:p>
    <w:p w14:paraId="5D3078C1" w14:textId="7FDAE51A" w:rsidR="002327E0" w:rsidRPr="006B148C" w:rsidRDefault="002327E0" w:rsidP="00A06F40">
      <w:r>
        <w:rPr>
          <w:b/>
        </w:rPr>
        <w:tab/>
      </w:r>
      <w:r>
        <w:t xml:space="preserve"> Empirical findings obtained in the FR variant of the random dot motion task from Experiment 1 fully replicate those reported by Servant et al. (2021</w:t>
      </w:r>
      <w:proofErr w:type="gramStart"/>
      <w:r>
        <w:t>), and</w:t>
      </w:r>
      <w:proofErr w:type="gramEnd"/>
      <w:r>
        <w:t xml:space="preserve"> provide additional evidence for the GCD model framework. Empirical findings obtained in the RS variant are globally in line with GCD</w:t>
      </w:r>
      <w:r w:rsidRPr="00506270">
        <w:rPr>
          <w:vertAlign w:val="subscript"/>
        </w:rPr>
        <w:t>RS</w:t>
      </w:r>
      <w:r>
        <w:t xml:space="preserve">. Specifically, mean PMT was 586 </w:t>
      </w:r>
      <w:proofErr w:type="spellStart"/>
      <w:r>
        <w:t>ms</w:t>
      </w:r>
      <w:proofErr w:type="spellEnd"/>
      <w:r>
        <w:t xml:space="preserve"> faster in RS than FR </w:t>
      </w:r>
      <w:r w:rsidR="00900E76">
        <w:t>blocks, consistent with the hypothesis</w:t>
      </w:r>
      <w:r>
        <w:t xml:space="preserve"> that subjects maintained a representation of the selected response at the motor preparation level during the delay period. Additional evidence for this </w:t>
      </w:r>
      <w:r w:rsidR="00900E76">
        <w:t>assumption</w:t>
      </w:r>
      <w:r>
        <w:t xml:space="preserve"> comes from the analysis of the partial muscle activation rate during the delay, which was higher in the EMG channel associated with the response compared to the opposite channel. </w:t>
      </w:r>
    </w:p>
    <w:p w14:paraId="27956E37" w14:textId="77777777" w:rsidR="002327E0" w:rsidRDefault="002327E0" w:rsidP="00A06F40">
      <w:r>
        <w:tab/>
      </w:r>
      <w:r w:rsidRPr="006B148C">
        <w:t xml:space="preserve">Mean MT in RS blocks was not modulated by motion coherence, consistent with the hypothesis that the additional impulse necessary to overcome gating inhibition and activate muscles after the RS is predominantly driven by evidence sampled from the RS. </w:t>
      </w:r>
      <w:r>
        <w:t>However, the more sensitive analysis of the slope of muscle activation in RS blocks showed a reliable effect of motion coherence, with smaller slopes as motion coherence decreased. The size of this modulation was much smaller compared to that observed in FR blocks. Within GCD</w:t>
      </w:r>
      <w:r w:rsidRPr="00506270">
        <w:rPr>
          <w:vertAlign w:val="subscript"/>
        </w:rPr>
        <w:t>RS</w:t>
      </w:r>
      <w:r>
        <w:t xml:space="preserve">, this unexpected finding suggests that the rate of evidence accumulation in phase 2 (parameter </w:t>
      </w:r>
      <w:r w:rsidRPr="006E3F15">
        <w:rPr>
          <w:i/>
        </w:rPr>
        <w:t>w</w:t>
      </w:r>
      <w:r>
        <w:t xml:space="preserve">) slightly decreases as motion coherence decreases. Parameter </w:t>
      </w:r>
      <w:r w:rsidRPr="00876AD7">
        <w:rPr>
          <w:i/>
        </w:rPr>
        <w:t>w</w:t>
      </w:r>
      <w:r>
        <w:t xml:space="preserve"> thus appears to be determined by two sources of evidence: evidence sampled from the RS and –to a much lesser extent– evidence from the motion stimulus retrieved from memory. </w:t>
      </w:r>
    </w:p>
    <w:p w14:paraId="77382CDE" w14:textId="5B2AAA38" w:rsidR="002370D1" w:rsidRDefault="00732C9E" w:rsidP="00A06F40">
      <w:r>
        <w:tab/>
        <w:t>Mean PMT in RS blocks in</w:t>
      </w:r>
      <w:r w:rsidR="002327E0">
        <w:t xml:space="preserve">creased as motion coherence decreased, though the amplitude of this effect was small (22 </w:t>
      </w:r>
      <w:proofErr w:type="spellStart"/>
      <w:r w:rsidR="002327E0">
        <w:t>ms</w:t>
      </w:r>
      <w:proofErr w:type="spellEnd"/>
      <w:r w:rsidR="002327E0">
        <w:t xml:space="preserve">). The modulation of parameter </w:t>
      </w:r>
      <w:r w:rsidR="002327E0" w:rsidRPr="006B148C">
        <w:rPr>
          <w:i/>
        </w:rPr>
        <w:t>w</w:t>
      </w:r>
      <w:r w:rsidR="002327E0">
        <w:t xml:space="preserve"> mentioned above might have contributed to this finding. </w:t>
      </w:r>
      <w:r w:rsidR="002327E0" w:rsidRPr="006B148C">
        <w:t xml:space="preserve">Another </w:t>
      </w:r>
      <w:r w:rsidR="002B5CC9">
        <w:t xml:space="preserve">(not mutually exclusive) </w:t>
      </w:r>
      <w:r w:rsidR="002327E0" w:rsidRPr="006B148C">
        <w:t>explanation concerns the processing</w:t>
      </w:r>
      <w:r w:rsidR="002327E0">
        <w:t xml:space="preserve"> scheme described in Figure 1C: a decrease in motion coherence might have decreased the </w:t>
      </w:r>
      <w:r w:rsidR="003422F0">
        <w:t>average</w:t>
      </w:r>
      <w:r w:rsidR="00644831">
        <w:t xml:space="preserve"> </w:t>
      </w:r>
      <w:r w:rsidR="002327E0">
        <w:t xml:space="preserve">level of sustained </w:t>
      </w:r>
      <w:r w:rsidR="0035535C">
        <w:t xml:space="preserve">motor preparation </w:t>
      </w:r>
      <w:r w:rsidR="002327E0">
        <w:t>activity during the d</w:t>
      </w:r>
      <w:r w:rsidR="002B5CC9">
        <w:t xml:space="preserve">elay, thus </w:t>
      </w:r>
      <w:r w:rsidR="002B5CC9">
        <w:lastRenderedPageBreak/>
        <w:t>increasing mean PMT. T</w:t>
      </w:r>
      <w:r w:rsidR="002327E0">
        <w:t xml:space="preserve">he lack of modulation of the partial muscle activation rate </w:t>
      </w:r>
      <w:r w:rsidR="0035535C">
        <w:t xml:space="preserve">by motion coherence </w:t>
      </w:r>
      <w:r w:rsidR="00882037">
        <w:t xml:space="preserve">in the EMG channel associated with the response </w:t>
      </w:r>
      <w:r w:rsidR="002B5CC9">
        <w:t>speaks against this</w:t>
      </w:r>
      <w:r w:rsidR="00165BCE">
        <w:t xml:space="preserve"> </w:t>
      </w:r>
      <w:r w:rsidR="002370D1">
        <w:t>hypothesis</w:t>
      </w:r>
      <w:r w:rsidR="00165BCE">
        <w:t xml:space="preserve">, </w:t>
      </w:r>
      <w:r w:rsidR="002B5CC9">
        <w:t xml:space="preserve">as it suggests a constant level of sustained activity </w:t>
      </w:r>
      <w:r w:rsidR="008835B5">
        <w:t xml:space="preserve">across </w:t>
      </w:r>
      <w:r w:rsidR="00165BCE">
        <w:t>coherence levels</w:t>
      </w:r>
      <w:r w:rsidR="00882037">
        <w:t xml:space="preserve">. </w:t>
      </w:r>
      <w:r w:rsidR="002B5CC9">
        <w:t>However, this null effect should be interpreted with caution, because</w:t>
      </w:r>
      <w:r w:rsidR="0035535C">
        <w:t xml:space="preserve"> the evidence for H</w:t>
      </w:r>
      <w:r w:rsidR="0035535C" w:rsidRPr="002B5CC9">
        <w:rPr>
          <w:vertAlign w:val="subscript"/>
        </w:rPr>
        <w:t>0</w:t>
      </w:r>
      <w:r w:rsidR="002B5CC9">
        <w:t xml:space="preserve"> was anecdotal. Moreover, </w:t>
      </w:r>
      <w:r w:rsidR="00CC640F">
        <w:t xml:space="preserve">the </w:t>
      </w:r>
      <w:r w:rsidR="002370D1">
        <w:t xml:space="preserve">high level of gating inhibition </w:t>
      </w:r>
      <w:r w:rsidR="002B5CC9">
        <w:t>and</w:t>
      </w:r>
      <w:r w:rsidR="002370D1">
        <w:t xml:space="preserve"> noise in the detection of partial muscle activation</w:t>
      </w:r>
      <w:r w:rsidR="00151951">
        <w:t>s</w:t>
      </w:r>
      <w:r w:rsidR="002370D1">
        <w:t xml:space="preserve"> </w:t>
      </w:r>
      <w:r w:rsidR="002B5CC9">
        <w:t>may</w:t>
      </w:r>
      <w:r w:rsidR="002370D1">
        <w:t xml:space="preserve"> have obscured subtle effects </w:t>
      </w:r>
      <w:r w:rsidR="00882037">
        <w:t>of coherence</w:t>
      </w:r>
      <w:r w:rsidR="00CC640F">
        <w:t xml:space="preserve"> on sustained activity.</w:t>
      </w:r>
    </w:p>
    <w:p w14:paraId="073437BB" w14:textId="4A1739F2" w:rsidR="002327E0" w:rsidRDefault="002327E0" w:rsidP="00A06F40">
      <w:r>
        <w:tab/>
        <w:t>Although our analyses of partial muscle activations focused on the delay period in RS blocks for parsimony, the data in the two other periods (from stimulus onset to stimulus offset and from RS onset to the response), shown in Figure 3A, are also informative with respect to latent processing mechanisms. The rate of partial muscle activation in the EMG channel associated wit</w:t>
      </w:r>
      <w:r w:rsidR="00D82D87">
        <w:t>h the response clearly increased</w:t>
      </w:r>
      <w:r>
        <w:t xml:space="preserve"> over the three periods. This phenomenon is fully consistent with GCD</w:t>
      </w:r>
      <w:r w:rsidRPr="001535B8">
        <w:rPr>
          <w:vertAlign w:val="subscript"/>
        </w:rPr>
        <w:t>RS</w:t>
      </w:r>
      <w:r>
        <w:t xml:space="preserve">: gating inhibition is assumed to be at a similar level during stimulus presentation and the delay, but the motor preparation variable is at a lower level on average during stimulus presentation. After the RS, the motor preparation variable increases again (and gating inhibition possibly decreases). Thus, the probability of the motor preparation variable to overcome gating inhibition due to noise at the single-trial level increases over the three periods, consistent with observed data. </w:t>
      </w:r>
    </w:p>
    <w:p w14:paraId="768F3F29" w14:textId="35DACA01" w:rsidR="006A624E" w:rsidRDefault="002327E0" w:rsidP="00A06F40">
      <w:r>
        <w:tab/>
        <w:t>Finally, the manipulation of delay in RS blocks did not affect performance</w:t>
      </w:r>
      <w:r w:rsidR="000A0933">
        <w:t>, consistent with our hypothesis</w:t>
      </w:r>
      <w:r>
        <w:t xml:space="preserve">. Although the evidence for this conclusion was often anecdotal, the EMG data did not show </w:t>
      </w:r>
      <w:r w:rsidR="00E262FB">
        <w:t xml:space="preserve">the </w:t>
      </w:r>
      <w:r>
        <w:t xml:space="preserve">classic markers of temporal preparation </w:t>
      </w:r>
      <w:r>
        <w:fldChar w:fldCharType="begin"/>
      </w:r>
      <w:r>
        <w:instrText xml:space="preserve"> ADDIN ZOTERO_ITEM CSL_CITATION {"citationID":"T1KyYgrS","properties":{"formattedCitation":"(Hasbroucq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fldChar w:fldCharType="separate"/>
      </w:r>
      <w:r w:rsidRPr="006F0ADA">
        <w:t>(Hasbroucq et al., 1995; Tandonnet et al., 2003)</w:t>
      </w:r>
      <w:r>
        <w:fldChar w:fldCharType="end"/>
      </w:r>
      <w:r w:rsidR="00E262FB">
        <w:t xml:space="preserve">. </w:t>
      </w:r>
      <w:r w:rsidR="005E10B4">
        <w:t xml:space="preserve">Therefore, a modulation of the </w:t>
      </w:r>
      <w:r w:rsidR="00F51DE4">
        <w:t xml:space="preserve">memory </w:t>
      </w:r>
      <w:r w:rsidR="005E10B4">
        <w:t>delay</w:t>
      </w:r>
      <w:r w:rsidR="00E262FB">
        <w:t xml:space="preserve"> in the context of the present experiment</w:t>
      </w:r>
      <w:r w:rsidR="00E84F5A">
        <w:t xml:space="preserve"> does not appear to </w:t>
      </w:r>
      <w:r w:rsidR="005E10B4">
        <w:t>require any a</w:t>
      </w:r>
      <w:r w:rsidR="00E262FB">
        <w:t>dditional processing assumption</w:t>
      </w:r>
      <w:r w:rsidR="00E84F5A">
        <w:t xml:space="preserve"> within GCD</w:t>
      </w:r>
      <w:r w:rsidR="00E84F5A" w:rsidRPr="001535B8">
        <w:rPr>
          <w:vertAlign w:val="subscript"/>
        </w:rPr>
        <w:t>RS</w:t>
      </w:r>
      <w:r w:rsidR="00E262FB">
        <w:t>.</w:t>
      </w:r>
    </w:p>
    <w:p w14:paraId="7C34D97F" w14:textId="77777777" w:rsidR="002B7477" w:rsidRDefault="002B7477" w:rsidP="00521C94">
      <w:pPr>
        <w:pStyle w:val="Titre1"/>
        <w:sectPr w:rsidR="002B7477">
          <w:pgSz w:w="11906" w:h="16838"/>
          <w:pgMar w:top="1417" w:right="1417" w:bottom="1417" w:left="1417" w:header="708" w:footer="708" w:gutter="0"/>
          <w:cols w:space="708"/>
          <w:docGrid w:linePitch="360"/>
        </w:sectPr>
      </w:pPr>
    </w:p>
    <w:p w14:paraId="0AB47BC2" w14:textId="4ADC0A98" w:rsidR="00132565" w:rsidRPr="00A06F40" w:rsidRDefault="00094E79" w:rsidP="00521C94">
      <w:pPr>
        <w:pStyle w:val="Titre1"/>
      </w:pPr>
      <w:r w:rsidRPr="00A06F40">
        <w:lastRenderedPageBreak/>
        <w:t>Experiment 2</w:t>
      </w:r>
    </w:p>
    <w:p w14:paraId="238D874A" w14:textId="77777777" w:rsidR="002D475B" w:rsidRDefault="00132565" w:rsidP="00A06F40">
      <w:r w:rsidRPr="00C02BCE">
        <w:tab/>
      </w:r>
      <w:r w:rsidR="003E2DAB" w:rsidRPr="00C02BCE">
        <w:t>Experiment 2</w:t>
      </w:r>
      <w:r w:rsidRPr="00C02BCE">
        <w:t xml:space="preserve"> was designed to test a </w:t>
      </w:r>
      <w:r w:rsidR="009E2DB4" w:rsidRPr="00C02BCE">
        <w:t>second</w:t>
      </w:r>
      <w:r w:rsidRPr="00C02BCE">
        <w:t xml:space="preserve"> set of predictions from</w:t>
      </w:r>
      <w:r w:rsidR="005A5E9D" w:rsidRPr="00C02BCE">
        <w:t xml:space="preserve"> GCD</w:t>
      </w:r>
      <w:r w:rsidR="005A5E9D" w:rsidRPr="00C02BCE">
        <w:rPr>
          <w:vertAlign w:val="subscript"/>
        </w:rPr>
        <w:t>RS</w:t>
      </w:r>
      <w:r w:rsidR="005A5E9D" w:rsidRPr="00C02BCE">
        <w:t xml:space="preserve"> </w:t>
      </w:r>
      <w:r w:rsidR="003E2DAB" w:rsidRPr="00C02BCE">
        <w:t xml:space="preserve">when the duration of stimulus presentation is manipulated. Experiment 2 was thus </w:t>
      </w:r>
      <w:proofErr w:type="gramStart"/>
      <w:r w:rsidR="003E2DAB" w:rsidRPr="00C02BCE">
        <w:t>similar to</w:t>
      </w:r>
      <w:proofErr w:type="gramEnd"/>
      <w:r w:rsidR="003E2DAB" w:rsidRPr="00C02BCE">
        <w:t xml:space="preserve"> RS blocks </w:t>
      </w:r>
      <w:r w:rsidR="00035A2D">
        <w:t>from Experiment 1 except that (1</w:t>
      </w:r>
      <w:r w:rsidR="003E2DAB" w:rsidRPr="00C02BCE">
        <w:t xml:space="preserve">) stimulus </w:t>
      </w:r>
      <w:r w:rsidR="00F5727B">
        <w:t xml:space="preserve">presentation </w:t>
      </w:r>
      <w:r w:rsidR="003E2DAB" w:rsidRPr="00C02BCE">
        <w:t xml:space="preserve">duration was manipulated across </w:t>
      </w:r>
      <w:r w:rsidR="008A30A6" w:rsidRPr="00C02BCE">
        <w:t>three</w:t>
      </w:r>
      <w:r w:rsidR="003E2DAB" w:rsidRPr="00C02BCE">
        <w:t xml:space="preserve"> levels (</w:t>
      </w:r>
      <w:r w:rsidR="00035A2D">
        <w:t>0.3 vs. 1</w:t>
      </w:r>
      <w:r w:rsidR="00C06EAF" w:rsidRPr="00C02BCE">
        <w:t xml:space="preserve"> vs. 2 s) within each block</w:t>
      </w:r>
      <w:r w:rsidR="003E2DAB" w:rsidRPr="00C02BCE">
        <w:t xml:space="preserve"> </w:t>
      </w:r>
      <w:r w:rsidR="006A4DAA">
        <w:t>and (2</w:t>
      </w:r>
      <w:r w:rsidR="00C06EAF" w:rsidRPr="00C02BCE">
        <w:t>) the delay between stimulus offset and RS onset was fixed at 3 s. No FR blocks were incorporated.</w:t>
      </w:r>
      <w:r w:rsidR="006A4DAA">
        <w:t xml:space="preserve"> </w:t>
      </w:r>
    </w:p>
    <w:p w14:paraId="7260072B" w14:textId="202B5AA0" w:rsidR="002D475B" w:rsidRPr="00A06F40" w:rsidRDefault="002D475B" w:rsidP="00A92CF5">
      <w:pPr>
        <w:pStyle w:val="Titre2"/>
      </w:pPr>
      <w:r w:rsidRPr="00A06F40">
        <w:t>Predictions</w:t>
      </w:r>
    </w:p>
    <w:p w14:paraId="43C70F33" w14:textId="246A0B4A" w:rsidR="00882708" w:rsidRPr="00882708" w:rsidRDefault="002D475B" w:rsidP="003628F4">
      <w:r>
        <w:tab/>
      </w:r>
      <w:r w:rsidR="00C91958">
        <w:t>A</w:t>
      </w:r>
      <w:r w:rsidR="00DA631D">
        <w:t xml:space="preserve"> reduction in</w:t>
      </w:r>
      <w:r w:rsidR="006C4EBB">
        <w:t xml:space="preserve"> stimulus duration should increase the proportion </w:t>
      </w:r>
      <w:r w:rsidR="00DA631D">
        <w:t>of trials in</w:t>
      </w:r>
      <w:r w:rsidR="00F71D06" w:rsidRPr="00C02BCE">
        <w:t xml:space="preserve"> which evidence accumulation trajectories in phase 1 do not reach the threshold</w:t>
      </w:r>
      <w:r w:rsidR="003A4D75">
        <w:t xml:space="preserve">. Consequently, the average level of </w:t>
      </w:r>
      <w:r w:rsidR="00E45EC0">
        <w:t>sustained activity at the motor preparation level</w:t>
      </w:r>
      <w:r w:rsidR="00BF0C38">
        <w:t xml:space="preserve"> during the delay</w:t>
      </w:r>
      <w:r w:rsidR="00E45EC0">
        <w:t xml:space="preserve"> </w:t>
      </w:r>
      <w:r w:rsidR="003A4D75">
        <w:t>should decrease as stimulus duration decreases</w:t>
      </w:r>
      <w:r w:rsidR="00E53B5A">
        <w:t>, lead</w:t>
      </w:r>
      <w:r w:rsidR="00BF0C38">
        <w:t>ing</w:t>
      </w:r>
      <w:r w:rsidR="00E53B5A">
        <w:t xml:space="preserve"> to three predictions. First, accuracy should dec</w:t>
      </w:r>
      <w:r w:rsidR="00BF0C38">
        <w:t>r</w:t>
      </w:r>
      <w:r w:rsidR="00E53B5A">
        <w:t xml:space="preserve">ease </w:t>
      </w:r>
      <w:r w:rsidR="00294A70">
        <w:t>as stim</w:t>
      </w:r>
      <w:r w:rsidR="00302B7A">
        <w:t xml:space="preserve">ulus </w:t>
      </w:r>
      <w:r w:rsidR="00CA13E9">
        <w:t>duration</w:t>
      </w:r>
      <w:r w:rsidR="00294A70">
        <w:t xml:space="preserve"> decreases</w:t>
      </w:r>
      <w:r w:rsidR="00EE110F">
        <w:t>.</w:t>
      </w:r>
      <w:r w:rsidR="00290696" w:rsidRPr="00290696">
        <w:t xml:space="preserve"> </w:t>
      </w:r>
      <w:r w:rsidR="00290696">
        <w:t xml:space="preserve">This modulation </w:t>
      </w:r>
      <w:r w:rsidR="00D14C3E">
        <w:t>may</w:t>
      </w:r>
      <w:r w:rsidR="00290696">
        <w:t xml:space="preserve"> be most apparent in the intermediate (11 %) coherence condition, due to </w:t>
      </w:r>
      <w:r w:rsidR="00294576">
        <w:t xml:space="preserve">potential </w:t>
      </w:r>
      <w:r w:rsidR="00290696">
        <w:t>floor and ceiling effects in the 2 % and 40 % coherence conditions respectively.</w:t>
      </w:r>
      <w:r w:rsidR="004D372E">
        <w:t xml:space="preserve"> </w:t>
      </w:r>
      <w:r w:rsidR="00CA13E9">
        <w:t xml:space="preserve">Second, the rate of partial muscle activation in the EMG channel associated with the response during the delay should decrease as stimulus duration decreases. </w:t>
      </w:r>
      <w:r w:rsidR="00E53B5A">
        <w:t>Finally,</w:t>
      </w:r>
      <w:r w:rsidR="00CA13E9">
        <w:t xml:space="preserve"> mean PMT should decrease as stimulus </w:t>
      </w:r>
      <w:r w:rsidR="00EE110F">
        <w:t>duration decreases, because the starting point for the second phase of evidence accumulation is located father away from</w:t>
      </w:r>
      <w:r w:rsidR="00E53B5A">
        <w:t xml:space="preserve"> the gate on average</w:t>
      </w:r>
      <w:r w:rsidR="00EE110F">
        <w:t xml:space="preserve">. </w:t>
      </w:r>
    </w:p>
    <w:p w14:paraId="542734CC" w14:textId="31DC649D" w:rsidR="00AD2AC8" w:rsidRPr="00A06F40" w:rsidRDefault="00AD2AC8" w:rsidP="00A92CF5">
      <w:pPr>
        <w:pStyle w:val="Titre2"/>
      </w:pPr>
      <w:r w:rsidRPr="00A06F40">
        <w:t>Method</w:t>
      </w:r>
    </w:p>
    <w:p w14:paraId="68AEEEB4" w14:textId="77777777" w:rsidR="002C3645" w:rsidRPr="00A06F40" w:rsidRDefault="002C3645" w:rsidP="00A92CF5">
      <w:pPr>
        <w:pStyle w:val="Titre3"/>
      </w:pPr>
      <w:r w:rsidRPr="00A06F40">
        <w:t>Participants</w:t>
      </w:r>
    </w:p>
    <w:p w14:paraId="41C34230" w14:textId="24BBDF5E" w:rsidR="002C3645" w:rsidRDefault="007679D0" w:rsidP="00A06F40">
      <w:r>
        <w:tab/>
      </w:r>
      <w:r w:rsidR="00B60740">
        <w:t>Twenty-two</w:t>
      </w:r>
      <w:r w:rsidR="006A4DAA">
        <w:t xml:space="preserve"> subjects </w:t>
      </w:r>
      <w:r w:rsidR="00B60740">
        <w:t xml:space="preserve">took part in </w:t>
      </w:r>
      <w:r w:rsidR="00F8230D">
        <w:t>Experiment 2</w:t>
      </w:r>
      <w:r w:rsidR="006B200E">
        <w:t xml:space="preserve"> (</w:t>
      </w:r>
      <w:r w:rsidR="006B200E" w:rsidRPr="006B200E">
        <w:t>3 men; mean age 21.04, range 20-23</w:t>
      </w:r>
      <w:r w:rsidR="006B200E">
        <w:t>)</w:t>
      </w:r>
      <w:r w:rsidR="00E40A48">
        <w:t xml:space="preserve"> in exchange for a 20 euros gift card. None of the participants had taken part in Experiment 1. Participants were students from the University of Franche-Comté recruited through online </w:t>
      </w:r>
      <w:r w:rsidR="00E40A48">
        <w:lastRenderedPageBreak/>
        <w:t xml:space="preserve">advertisement. Criteria for inclusion in the study were </w:t>
      </w:r>
      <w:proofErr w:type="gramStart"/>
      <w:r w:rsidR="00E40A48">
        <w:t>similar to</w:t>
      </w:r>
      <w:proofErr w:type="gramEnd"/>
      <w:r w:rsidR="00E40A48">
        <w:t xml:space="preserve"> those used in Experiment 1. Participants gave </w:t>
      </w:r>
      <w:r w:rsidR="00E40A48">
        <w:rPr>
          <w:color w:val="000000"/>
        </w:rPr>
        <w:t xml:space="preserve">written consent to participate. </w:t>
      </w:r>
      <w:r w:rsidR="00E40A48">
        <w:t>This study was approved by the ethical committee for research of the university (Agreement No. CERUBFC-2022-01-18-002).</w:t>
      </w:r>
    </w:p>
    <w:p w14:paraId="220FBA04" w14:textId="77777777" w:rsidR="005A194C" w:rsidRPr="00A06F40" w:rsidRDefault="005A194C" w:rsidP="00A92CF5">
      <w:pPr>
        <w:pStyle w:val="Titre3"/>
      </w:pPr>
      <w:r w:rsidRPr="00A06F40">
        <w:t>Apparatus</w:t>
      </w:r>
    </w:p>
    <w:p w14:paraId="69D0AC8A" w14:textId="24249BE8" w:rsidR="002752A0" w:rsidRDefault="005A194C" w:rsidP="00A06F40">
      <w:r>
        <w:tab/>
        <w:t>The apparatus was identical to Experiment 1.</w:t>
      </w:r>
    </w:p>
    <w:p w14:paraId="2D5C3932" w14:textId="77777777" w:rsidR="005A194C" w:rsidRPr="00A06F40" w:rsidRDefault="005A194C" w:rsidP="00A92CF5">
      <w:pPr>
        <w:pStyle w:val="Titre3"/>
      </w:pPr>
      <w:r w:rsidRPr="00A06F40">
        <w:t>Stimuli</w:t>
      </w:r>
    </w:p>
    <w:p w14:paraId="2B7DDF56" w14:textId="5269FFD8" w:rsidR="005A194C" w:rsidRPr="005A194C" w:rsidRDefault="005A194C" w:rsidP="00A06F40">
      <w:r>
        <w:tab/>
        <w:t xml:space="preserve">Stimuli were identical to Experiment 1. </w:t>
      </w:r>
    </w:p>
    <w:p w14:paraId="20DDA981" w14:textId="17346C6C" w:rsidR="00FC3680" w:rsidRPr="00A06F40" w:rsidRDefault="00FC3680" w:rsidP="00A92CF5">
      <w:pPr>
        <w:pStyle w:val="Titre3"/>
      </w:pPr>
      <w:r w:rsidRPr="00A06F40">
        <w:t>Procedure</w:t>
      </w:r>
    </w:p>
    <w:p w14:paraId="0D5D54E2" w14:textId="179545D0" w:rsidR="00D74715" w:rsidRDefault="00D74715" w:rsidP="00A06F40">
      <w:pPr>
        <w:rPr>
          <w:color w:val="000000"/>
        </w:rPr>
      </w:pPr>
      <w:r>
        <w:tab/>
        <w:t>Participants completed 10 blocks of 90 trials, with self-paced breaks between bloc</w:t>
      </w:r>
      <w:r w:rsidR="006339F8">
        <w:t>k</w:t>
      </w:r>
      <w:r>
        <w:t xml:space="preserve">s. Blocks were </w:t>
      </w:r>
      <w:proofErr w:type="gramStart"/>
      <w:r>
        <w:t>similar to</w:t>
      </w:r>
      <w:proofErr w:type="gramEnd"/>
      <w:r>
        <w:t xml:space="preserve"> RS blocks in Experiment 1, except that (1) the delay between the offset of the stimulus and the onset of the RS was fixed at 3 s and (2) stimulus </w:t>
      </w:r>
      <w:r w:rsidR="006339F8">
        <w:t xml:space="preserve">presentation </w:t>
      </w:r>
      <w:r>
        <w:t>duration was manipulated within each block. Each trial was thus define</w:t>
      </w:r>
      <w:r w:rsidR="004413CF">
        <w:t xml:space="preserve">d by a factorial combination </w:t>
      </w:r>
      <w:r w:rsidRPr="0093619B">
        <w:t>of motion dir</w:t>
      </w:r>
      <w:r>
        <w:t xml:space="preserve">ection (leftward vs. rightward), </w:t>
      </w:r>
      <w:r w:rsidRPr="0093619B">
        <w:t>motion coherence (2 vs. 11 vs. 40 %)</w:t>
      </w:r>
      <w:r>
        <w:t>, and stimulus</w:t>
      </w:r>
      <w:r w:rsidR="000A3369">
        <w:t xml:space="preserve"> </w:t>
      </w:r>
      <w:r>
        <w:t xml:space="preserve">duration (0.3 vs. 1 vs. 2 s). Each trial type appeared the same number of times in a random order. The time course of each </w:t>
      </w:r>
      <w:r w:rsidR="0088648F">
        <w:t>trial is illustrated in Figure 4</w:t>
      </w:r>
      <w:r>
        <w:t xml:space="preserve">A. </w:t>
      </w:r>
      <w:r w:rsidRPr="00D74715">
        <w:t xml:space="preserve">Participants first completed </w:t>
      </w:r>
      <w:r>
        <w:t>a block of 18 practice trials (each</w:t>
      </w:r>
      <w:r w:rsidRPr="00D74715">
        <w:t xml:space="preserve"> </w:t>
      </w:r>
      <w:r>
        <w:t>stimulus type</w:t>
      </w:r>
      <w:r w:rsidRPr="00D74715">
        <w:t xml:space="preserve"> was presented </w:t>
      </w:r>
      <w:r>
        <w:t>once</w:t>
      </w:r>
      <w:r w:rsidRPr="00D74715">
        <w:t xml:space="preserve"> in a random order) before the experiment to ensure they understood the task.</w:t>
      </w:r>
      <w:r w:rsidR="000F6E5F" w:rsidRPr="000F6E5F">
        <w:rPr>
          <w:color w:val="000000"/>
        </w:rPr>
        <w:t xml:space="preserve"> </w:t>
      </w:r>
      <w:r w:rsidR="000F6E5F">
        <w:rPr>
          <w:color w:val="000000"/>
        </w:rPr>
        <w:t>Practice trials were discarded from analyses.</w:t>
      </w:r>
    </w:p>
    <w:p w14:paraId="149B6E36" w14:textId="77777777" w:rsidR="006E262D" w:rsidRPr="00C3729F" w:rsidRDefault="006E262D" w:rsidP="00A92CF5">
      <w:pPr>
        <w:pStyle w:val="Titre3"/>
      </w:pPr>
      <w:r>
        <w:t>EMG recording</w:t>
      </w:r>
      <w:r w:rsidRPr="00C3729F">
        <w:t xml:space="preserve"> and </w:t>
      </w:r>
      <w:r>
        <w:t>signal p</w:t>
      </w:r>
      <w:r w:rsidRPr="00C3729F">
        <w:t>rocessing</w:t>
      </w:r>
    </w:p>
    <w:p w14:paraId="10CD498B" w14:textId="77382F36" w:rsidR="006E262D" w:rsidRPr="006E262D" w:rsidRDefault="006E262D" w:rsidP="00A06F40">
      <w:r>
        <w:tab/>
        <w:t>EMG recording and signal processing were identical to Experiment 1 with one exception: signals were segmented from -0.3 s to 9 s relative to stimulus onset.</w:t>
      </w:r>
      <w:r w:rsidR="00B86E32">
        <w:t xml:space="preserve"> The percentage of trials in which EMG onsets could not be detected due to a high l</w:t>
      </w:r>
      <w:r w:rsidR="00B86E32" w:rsidRPr="008E1390">
        <w:t xml:space="preserve">evel of </w:t>
      </w:r>
      <w:r w:rsidR="00B86E32">
        <w:t xml:space="preserve">background </w:t>
      </w:r>
      <w:r w:rsidR="00B86E32" w:rsidRPr="008E1390">
        <w:t xml:space="preserve">noise </w:t>
      </w:r>
      <w:r w:rsidR="00B86E32">
        <w:t xml:space="preserve">was small </w:t>
      </w:r>
      <w:r w:rsidR="00B86E32" w:rsidRPr="008E1390">
        <w:t>(</w:t>
      </w:r>
      <w:r w:rsidR="00B86E32" w:rsidRPr="008E1390">
        <w:rPr>
          <w:i/>
        </w:rPr>
        <w:t>M</w:t>
      </w:r>
      <w:r w:rsidR="00B86E32">
        <w:t xml:space="preserve"> = 0.56%, range 0-2.63%).</w:t>
      </w:r>
    </w:p>
    <w:p w14:paraId="2F82DDC0" w14:textId="1C307CA9" w:rsidR="002752A0" w:rsidRPr="00A06F40" w:rsidRDefault="000477DC" w:rsidP="00A92CF5">
      <w:pPr>
        <w:pStyle w:val="Titre3"/>
      </w:pPr>
      <w:r w:rsidRPr="00A06F40">
        <w:lastRenderedPageBreak/>
        <w:t>Data analyses</w:t>
      </w:r>
    </w:p>
    <w:p w14:paraId="77265DC8" w14:textId="7185F381" w:rsidR="007D2C53" w:rsidRDefault="000477DC" w:rsidP="003628F4">
      <w:r>
        <w:tab/>
      </w:r>
      <w:r w:rsidRPr="000477DC">
        <w:t>Trials with a</w:t>
      </w:r>
      <w:r w:rsidR="0001418C">
        <w:t xml:space="preserve">nticipations (RTs &lt; 200 </w:t>
      </w:r>
      <w:proofErr w:type="spellStart"/>
      <w:r w:rsidR="0001418C">
        <w:t>ms</w:t>
      </w:r>
      <w:proofErr w:type="spellEnd"/>
      <w:r w:rsidR="0001418C">
        <w:t>; 0.39</w:t>
      </w:r>
      <w:r w:rsidRPr="000477DC">
        <w:t>%</w:t>
      </w:r>
      <w:r w:rsidR="0001418C">
        <w:t>), premature responses (0.04</w:t>
      </w:r>
      <w:r w:rsidRPr="000477DC">
        <w:t xml:space="preserve">%), or in which participants failed to respond </w:t>
      </w:r>
      <w:r w:rsidR="0001418C">
        <w:t>within the 4 s RT deadline (0.3</w:t>
      </w:r>
      <w:r w:rsidRPr="000477DC">
        <w:t>%) were excluded from analyses.</w:t>
      </w:r>
      <w:r w:rsidR="00A51F06">
        <w:t xml:space="preserve"> The data were analyzed</w:t>
      </w:r>
      <w:r w:rsidR="0001418C">
        <w:t xml:space="preserve"> using both frequentist and Bayesian repeated-measures ANOVAs, </w:t>
      </w:r>
      <w:proofErr w:type="gramStart"/>
      <w:r w:rsidR="0001418C">
        <w:t>similar to</w:t>
      </w:r>
      <w:proofErr w:type="gramEnd"/>
      <w:r w:rsidR="0001418C">
        <w:t xml:space="preserve"> Experiment 1. </w:t>
      </w:r>
    </w:p>
    <w:p w14:paraId="34EB5519" w14:textId="77777777" w:rsidR="00A92CF5" w:rsidRDefault="00A92CF5">
      <w:pPr>
        <w:spacing w:line="259" w:lineRule="auto"/>
        <w:outlineLvl w:val="9"/>
        <w:rPr>
          <w:b/>
          <w:bCs/>
        </w:rPr>
      </w:pPr>
      <w:r>
        <w:br w:type="page"/>
      </w:r>
    </w:p>
    <w:p w14:paraId="02785918" w14:textId="25792E20" w:rsidR="00FF7502" w:rsidRPr="00C80852" w:rsidRDefault="00FF7502" w:rsidP="00192B77">
      <w:pPr>
        <w:pStyle w:val="Titre2"/>
        <w:spacing w:after="0"/>
      </w:pPr>
      <w:r>
        <w:lastRenderedPageBreak/>
        <w:t>Figure 4</w:t>
      </w:r>
    </w:p>
    <w:p w14:paraId="5DFEA7C9" w14:textId="77777777" w:rsidR="00FF7502" w:rsidRDefault="00FF7502" w:rsidP="00A92CF5">
      <w:r>
        <w:t>Empirical design and results of Experiment 2</w:t>
      </w:r>
    </w:p>
    <w:p w14:paraId="0D77C176" w14:textId="77777777" w:rsidR="00FF7502" w:rsidRDefault="00FF7502" w:rsidP="003628F4">
      <w:r>
        <w:rPr>
          <w:noProof/>
          <w:lang w:val="fr-FR" w:eastAsia="fr-FR"/>
        </w:rPr>
        <w:drawing>
          <wp:inline distT="0" distB="0" distL="0" distR="0" wp14:anchorId="73F97BB7" wp14:editId="450C0B6C">
            <wp:extent cx="5760720" cy="575373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4 design result experiment 2.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5753735"/>
                    </a:xfrm>
                    <a:prstGeom prst="rect">
                      <a:avLst/>
                    </a:prstGeom>
                  </pic:spPr>
                </pic:pic>
              </a:graphicData>
            </a:graphic>
          </wp:inline>
        </w:drawing>
      </w:r>
    </w:p>
    <w:p w14:paraId="1648DE2E" w14:textId="37C8FB80" w:rsidR="00D31FA8" w:rsidRPr="00A92CF5" w:rsidRDefault="00FF7502" w:rsidP="00A92CF5">
      <w:pPr>
        <w:spacing w:line="276" w:lineRule="auto"/>
        <w:rPr>
          <w:iCs/>
          <w:sz w:val="22"/>
          <w:szCs w:val="22"/>
        </w:rPr>
      </w:pPr>
      <w:r w:rsidRPr="00A06F40">
        <w:rPr>
          <w:rStyle w:val="Accentuationlgre"/>
          <w:i/>
          <w:iCs w:val="0"/>
        </w:rPr>
        <w:t>Note.</w:t>
      </w:r>
      <w:r w:rsidRPr="00A06F40">
        <w:rPr>
          <w:rStyle w:val="Accentuationlgre"/>
        </w:rPr>
        <w:t xml:space="preserve"> (A) Structure of a trial, see text for details. (B) Proportion of correct responses, mean RT, mean PMT, and mean MT for each condition. (C) Muscle activation leading to the response for each condition averaged across subjects. EMG signals are time-locked to the onset of muscle </w:t>
      </w:r>
      <w:proofErr w:type="gramStart"/>
      <w:r w:rsidRPr="00A06F40">
        <w:rPr>
          <w:rStyle w:val="Accentuationlgre"/>
        </w:rPr>
        <w:t>activation, and</w:t>
      </w:r>
      <w:proofErr w:type="gramEnd"/>
      <w:r w:rsidRPr="00A06F40">
        <w:rPr>
          <w:rStyle w:val="Accentuationlgre"/>
        </w:rPr>
        <w:t xml:space="preserve"> are normalized with respect to the peak amplitude (detected for each subject on the response-locked EMG signal averaged across all conditions, in the 150 </w:t>
      </w:r>
      <w:proofErr w:type="spellStart"/>
      <w:r w:rsidRPr="00A06F40">
        <w:rPr>
          <w:rStyle w:val="Accentuationlgre"/>
        </w:rPr>
        <w:t>ms</w:t>
      </w:r>
      <w:proofErr w:type="spellEnd"/>
      <w:r w:rsidRPr="00A06F40">
        <w:rPr>
          <w:rStyle w:val="Accentuationlgre"/>
        </w:rPr>
        <w:t xml:space="preserve"> window before the response). Insets display the average </w:t>
      </w:r>
      <w:del w:id="150" w:author="GAJDOS Thibault" w:date="2024-11-12T15:19:00Z" w16du:dateUtc="2024-11-12T14:19:00Z">
        <w:r w:rsidRPr="00A06F40" w:rsidDel="00C96043">
          <w:rPr>
            <w:rStyle w:val="Accentuationlgre"/>
          </w:rPr>
          <w:delText xml:space="preserve">rising </w:delText>
        </w:r>
      </w:del>
      <w:r w:rsidRPr="00A06F40">
        <w:rPr>
          <w:rStyle w:val="Accentuationlgre"/>
        </w:rPr>
        <w:t xml:space="preserve">slope of muscle activation for each condition, computed using linear regression in the 100 </w:t>
      </w:r>
      <w:proofErr w:type="spellStart"/>
      <w:r w:rsidRPr="00A06F40">
        <w:rPr>
          <w:rStyle w:val="Accentuationlgre"/>
        </w:rPr>
        <w:t>ms</w:t>
      </w:r>
      <w:proofErr w:type="spellEnd"/>
      <w:r w:rsidRPr="00A06F40">
        <w:rPr>
          <w:rStyle w:val="Accentuationlgre"/>
        </w:rPr>
        <w:t xml:space="preserve"> window after muscle activation onset. Shaded areas represent ± 1 within-subjects standard error of the mean. RT: reaction time; PMT: premotor time; MT: motor time; EMG: electromyography.</w:t>
      </w:r>
    </w:p>
    <w:p w14:paraId="48573245" w14:textId="77777777" w:rsidR="002B7477" w:rsidRDefault="002B7477" w:rsidP="00A92CF5">
      <w:pPr>
        <w:pStyle w:val="Titre2"/>
        <w:sectPr w:rsidR="002B7477">
          <w:pgSz w:w="11906" w:h="16838"/>
          <w:pgMar w:top="1417" w:right="1417" w:bottom="1417" w:left="1417" w:header="708" w:footer="708" w:gutter="0"/>
          <w:cols w:space="708"/>
          <w:docGrid w:linePitch="360"/>
        </w:sectPr>
      </w:pPr>
    </w:p>
    <w:p w14:paraId="2B1B6973" w14:textId="528F91D4" w:rsidR="00663DF4" w:rsidRPr="00A06F40" w:rsidRDefault="00663DF4" w:rsidP="00A92CF5">
      <w:pPr>
        <w:pStyle w:val="Titre2"/>
      </w:pPr>
      <w:r w:rsidRPr="00A06F40">
        <w:lastRenderedPageBreak/>
        <w:t>Results</w:t>
      </w:r>
    </w:p>
    <w:p w14:paraId="16ADD3B7" w14:textId="77777777" w:rsidR="0088648F" w:rsidRPr="00A06F40" w:rsidRDefault="0088648F" w:rsidP="00A92CF5">
      <w:pPr>
        <w:pStyle w:val="Titre3"/>
      </w:pPr>
      <w:r w:rsidRPr="00A06F40">
        <w:t xml:space="preserve">Response accuracy </w:t>
      </w:r>
    </w:p>
    <w:p w14:paraId="31615206" w14:textId="25751C7B" w:rsidR="002653A0" w:rsidRDefault="0088648F" w:rsidP="00A06F40">
      <w:r>
        <w:tab/>
      </w:r>
      <w:r w:rsidRPr="0088648F">
        <w:t>The proportion of correct responses in each condition averaged across subjects is</w:t>
      </w:r>
      <w:r>
        <w:t xml:space="preserve"> shown in Figure </w:t>
      </w:r>
      <w:r w:rsidR="002B5D21">
        <w:t>4</w:t>
      </w:r>
      <w:r w:rsidRPr="0088648F">
        <w:t>B.</w:t>
      </w:r>
      <w:r w:rsidR="00302B7A" w:rsidRPr="00302B7A">
        <w:rPr>
          <w:color w:val="000000" w:themeColor="text1"/>
        </w:rPr>
        <w:t xml:space="preserve"> </w:t>
      </w:r>
      <w:r w:rsidR="00302B7A">
        <w:rPr>
          <w:color w:val="000000" w:themeColor="text1"/>
        </w:rPr>
        <w:t xml:space="preserve">An ANOVA with </w:t>
      </w:r>
      <w:r w:rsidR="00302B7A" w:rsidRPr="0093619B">
        <w:t>motion coherence (2 vs. 11 vs. 40 %)</w:t>
      </w:r>
      <w:r w:rsidR="00242020">
        <w:t xml:space="preserve"> and stimulus duration </w:t>
      </w:r>
      <w:r w:rsidR="00242020">
        <w:rPr>
          <w:color w:val="000000" w:themeColor="text1"/>
        </w:rPr>
        <w:t xml:space="preserve">(0.3 vs. 1 vs. 2 s) showed </w:t>
      </w:r>
      <w:r w:rsidR="00242020">
        <w:t xml:space="preserve">an interaction between the two factors, </w:t>
      </w:r>
      <w:proofErr w:type="gramStart"/>
      <w:r w:rsidR="00B11272" w:rsidRPr="000A5D79">
        <w:rPr>
          <w:i/>
        </w:rPr>
        <w:t>F</w:t>
      </w:r>
      <w:r w:rsidR="00B11272">
        <w:t>(</w:t>
      </w:r>
      <w:proofErr w:type="gramEnd"/>
      <w:r w:rsidR="00B11272">
        <w:t>3.72, 78.05</w:t>
      </w:r>
      <w:r w:rsidR="00B11272" w:rsidRPr="000A5D79">
        <w:t xml:space="preserve">) = </w:t>
      </w:r>
      <w:r w:rsidR="00B11272">
        <w:t>3.90</w:t>
      </w:r>
      <w:r w:rsidR="00B11272" w:rsidRPr="000A5D79">
        <w:t xml:space="preserve">, </w:t>
      </w:r>
      <w:r w:rsidR="00B11272" w:rsidRPr="000A5D79">
        <w:rPr>
          <w:i/>
        </w:rPr>
        <w:t xml:space="preserve">p </w:t>
      </w:r>
      <w:r w:rsidR="00B11272">
        <w:t xml:space="preserve">= .006, </w:t>
      </w:r>
      <w:r w:rsidR="00B11272" w:rsidRPr="006D744C">
        <w:rPr>
          <w:i/>
        </w:rPr>
        <w:t>η</w:t>
      </w:r>
      <w:r w:rsidR="00B11272" w:rsidRPr="006D744C">
        <w:rPr>
          <w:i/>
          <w:vertAlign w:val="subscript"/>
        </w:rPr>
        <w:t>p</w:t>
      </w:r>
      <w:r w:rsidR="00B11272" w:rsidRPr="006D744C">
        <w:rPr>
          <w:i/>
          <w:vertAlign w:val="superscript"/>
        </w:rPr>
        <w:t>2</w:t>
      </w:r>
      <w:r w:rsidR="00B11272">
        <w:t xml:space="preserve"> = .16, </w:t>
      </w:r>
      <w:proofErr w:type="spellStart"/>
      <w:r w:rsidR="00B11272" w:rsidRPr="006D744C">
        <w:rPr>
          <w:i/>
        </w:rPr>
        <w:t>BF</w:t>
      </w:r>
      <w:r w:rsidR="00B11272" w:rsidRPr="006D744C">
        <w:rPr>
          <w:i/>
          <w:vertAlign w:val="subscript"/>
        </w:rPr>
        <w:t>incl</w:t>
      </w:r>
      <w:proofErr w:type="spellEnd"/>
      <w:r w:rsidR="00B11272">
        <w:t xml:space="preserve"> = 8.83 (strong</w:t>
      </w:r>
      <w:r w:rsidR="00B11272" w:rsidRPr="000A5D79">
        <w:t xml:space="preserve"> evidence for H</w:t>
      </w:r>
      <w:r w:rsidR="00B11272" w:rsidRPr="00667F87">
        <w:rPr>
          <w:vertAlign w:val="subscript"/>
        </w:rPr>
        <w:t>1</w:t>
      </w:r>
      <w:r w:rsidR="00B11272" w:rsidRPr="000A5D79">
        <w:t>)</w:t>
      </w:r>
      <w:r w:rsidR="00B11272">
        <w:t>.</w:t>
      </w:r>
      <w:r w:rsidR="00B11272" w:rsidRPr="00B11272">
        <w:t xml:space="preserve"> </w:t>
      </w:r>
      <w:r w:rsidR="00B11272">
        <w:t xml:space="preserve">Accuracy decreased as motion coherence decreased. </w:t>
      </w:r>
      <w:r w:rsidR="00364F1E">
        <w:t xml:space="preserve">Accuracy was also lower in the 0.3 s compared to 1 s and 2 s stimulus duration conditions, and this effect was apparent in the 11 % coherence condition only, consistent with </w:t>
      </w:r>
      <w:r w:rsidR="00364F1E" w:rsidRPr="00C02BCE">
        <w:rPr>
          <w:color w:val="000000" w:themeColor="text1"/>
        </w:rPr>
        <w:t>GCD</w:t>
      </w:r>
      <w:r w:rsidR="00364F1E" w:rsidRPr="00C02BCE">
        <w:rPr>
          <w:color w:val="000000" w:themeColor="text1"/>
          <w:vertAlign w:val="subscript"/>
        </w:rPr>
        <w:t>RS</w:t>
      </w:r>
      <w:r w:rsidR="00364F1E">
        <w:rPr>
          <w:color w:val="000000" w:themeColor="text1"/>
        </w:rPr>
        <w:t xml:space="preserve">. </w:t>
      </w:r>
      <w:r w:rsidR="00364F1E">
        <w:t xml:space="preserve">Note, however, that accuracy did not differ between 1 s and 2 s stimulus duration conditions at the 11 % coherence level (post-hoc pairwise comparison corrected with Holm's procedure: </w:t>
      </w:r>
      <w:r w:rsidR="00364F1E" w:rsidRPr="009B113E">
        <w:rPr>
          <w:i/>
        </w:rPr>
        <w:t>p</w:t>
      </w:r>
      <w:r w:rsidR="00364F1E">
        <w:t xml:space="preserve"> = 1), possibly due to a ceiling effect. </w:t>
      </w:r>
    </w:p>
    <w:p w14:paraId="3F8AE403" w14:textId="7E925FC9" w:rsidR="00DC3424" w:rsidRPr="00A06F40" w:rsidRDefault="00DC3424" w:rsidP="00A92CF5">
      <w:pPr>
        <w:pStyle w:val="Titre3"/>
      </w:pPr>
      <w:r w:rsidRPr="00A06F40">
        <w:t>Slope of muscle activation and mean MT</w:t>
      </w:r>
    </w:p>
    <w:p w14:paraId="06F3A0D3" w14:textId="6C9BB247" w:rsidR="00504FCB" w:rsidRDefault="00DC3424" w:rsidP="00A06F40">
      <w:r>
        <w:tab/>
      </w:r>
      <w:r w:rsidRPr="008C5DD7">
        <w:t>The slope of muscle activation</w:t>
      </w:r>
      <w:r>
        <w:t xml:space="preserve"> (estimated </w:t>
      </w:r>
      <w:r w:rsidR="00502BD0">
        <w:t>using linear regression in the 10</w:t>
      </w:r>
      <w:r>
        <w:t xml:space="preserve">0 </w:t>
      </w:r>
      <w:proofErr w:type="spellStart"/>
      <w:r>
        <w:t>ms</w:t>
      </w:r>
      <w:proofErr w:type="spellEnd"/>
      <w:r>
        <w:t xml:space="preserve"> window </w:t>
      </w:r>
      <w:r w:rsidR="00502BD0">
        <w:t>from</w:t>
      </w:r>
      <w:r>
        <w:t xml:space="preserve"> the onset of muscle activation</w:t>
      </w:r>
      <w:r w:rsidR="00502BD0">
        <w:t xml:space="preserve"> to the peak amplitude</w:t>
      </w:r>
      <w:r>
        <w:t>) and mean MT in each condition averaged across subjects are presented in Figure 4B and 4C</w:t>
      </w:r>
      <w:r w:rsidR="007E78C6">
        <w:t xml:space="preserve"> respectively</w:t>
      </w:r>
      <w:r>
        <w:t xml:space="preserve">. An ANOVA computed on mean MT with </w:t>
      </w:r>
      <w:r w:rsidRPr="0093619B">
        <w:t>motion coherence (2 vs. 11 vs. 40 %)</w:t>
      </w:r>
      <w:r>
        <w:t xml:space="preserve"> and stimulus duration </w:t>
      </w:r>
      <w:r>
        <w:rPr>
          <w:color w:val="000000" w:themeColor="text1"/>
        </w:rPr>
        <w:t>(0.3 vs. 1 vs. 2 s) as factors s</w:t>
      </w:r>
      <w:r w:rsidR="0065207B">
        <w:rPr>
          <w:color w:val="000000" w:themeColor="text1"/>
        </w:rPr>
        <w:t>uggested</w:t>
      </w:r>
      <w:r>
        <w:rPr>
          <w:color w:val="000000" w:themeColor="text1"/>
        </w:rPr>
        <w:t xml:space="preserve"> no effect of motion coherence, </w:t>
      </w:r>
      <w:proofErr w:type="gramStart"/>
      <w:r w:rsidRPr="000A5D79">
        <w:rPr>
          <w:i/>
        </w:rPr>
        <w:t>F</w:t>
      </w:r>
      <w:r>
        <w:t>(</w:t>
      </w:r>
      <w:proofErr w:type="gramEnd"/>
      <w:r>
        <w:t xml:space="preserve">1.48, 31.16) = 2.57, </w:t>
      </w:r>
      <w:r w:rsidRPr="005143B7">
        <w:rPr>
          <w:i/>
        </w:rPr>
        <w:t>p</w:t>
      </w:r>
      <w:r>
        <w:t xml:space="preserve"> = .11, though </w:t>
      </w:r>
      <w:r w:rsidR="0065207B">
        <w:t xml:space="preserve">the Bayes factor could not distinguish between </w:t>
      </w:r>
      <w:r w:rsidRPr="000A5D79">
        <w:t>H</w:t>
      </w:r>
      <w:r>
        <w:rPr>
          <w:vertAlign w:val="subscript"/>
        </w:rPr>
        <w:t>0</w:t>
      </w:r>
      <w:r>
        <w:t xml:space="preserve"> </w:t>
      </w:r>
      <w:r w:rsidR="0065207B">
        <w:t xml:space="preserve">and </w:t>
      </w:r>
      <w:r w:rsidR="0065207B" w:rsidRPr="0065207B">
        <w:t>H</w:t>
      </w:r>
      <w:r w:rsidR="0065207B" w:rsidRPr="0065207B">
        <w:rPr>
          <w:vertAlign w:val="subscript"/>
        </w:rPr>
        <w:t>1</w:t>
      </w:r>
      <w:r w:rsidR="0065207B">
        <w:t xml:space="preserve"> </w:t>
      </w:r>
      <w:r>
        <w:t>(</w:t>
      </w:r>
      <w:proofErr w:type="spellStart"/>
      <w:r w:rsidRPr="006D744C">
        <w:rPr>
          <w:i/>
        </w:rPr>
        <w:t>BF</w:t>
      </w:r>
      <w:r w:rsidRPr="006D744C">
        <w:rPr>
          <w:i/>
          <w:vertAlign w:val="subscript"/>
        </w:rPr>
        <w:t>incl</w:t>
      </w:r>
      <w:proofErr w:type="spellEnd"/>
      <w:r w:rsidR="0065207B">
        <w:t xml:space="preserve"> = 1.02</w:t>
      </w:r>
      <w:r>
        <w:t>).</w:t>
      </w:r>
      <w:r w:rsidR="00504FCB">
        <w:t xml:space="preserve"> The effect of stimulus duration and the interaction between the two factors were not significant, </w:t>
      </w:r>
      <w:proofErr w:type="gramStart"/>
      <w:r w:rsidR="00504FCB" w:rsidRPr="000A5D79">
        <w:rPr>
          <w:i/>
        </w:rPr>
        <w:t>F</w:t>
      </w:r>
      <w:r w:rsidR="00504FCB">
        <w:t>(</w:t>
      </w:r>
      <w:proofErr w:type="gramEnd"/>
      <w:r w:rsidR="00504FCB">
        <w:t xml:space="preserve">2, 42) &lt; 1, </w:t>
      </w:r>
      <w:proofErr w:type="spellStart"/>
      <w:r w:rsidR="00504FCB" w:rsidRPr="006D744C">
        <w:rPr>
          <w:i/>
        </w:rPr>
        <w:t>BF</w:t>
      </w:r>
      <w:r w:rsidR="00504FCB" w:rsidRPr="006D744C">
        <w:rPr>
          <w:i/>
          <w:vertAlign w:val="subscript"/>
        </w:rPr>
        <w:t>incl</w:t>
      </w:r>
      <w:proofErr w:type="spellEnd"/>
      <w:r w:rsidR="00504FCB">
        <w:t xml:space="preserve"> = 0.15 (substantial</w:t>
      </w:r>
      <w:r w:rsidR="00504FCB" w:rsidRPr="000A5D79">
        <w:t xml:space="preserve"> evidence for H</w:t>
      </w:r>
      <w:r w:rsidR="00504FCB">
        <w:rPr>
          <w:vertAlign w:val="subscript"/>
        </w:rPr>
        <w:t>0</w:t>
      </w:r>
      <w:r w:rsidR="00504FCB" w:rsidRPr="000A5D79">
        <w:t>)</w:t>
      </w:r>
      <w:r w:rsidR="00504FCB">
        <w:t xml:space="preserve"> and </w:t>
      </w:r>
      <w:r w:rsidR="00504FCB" w:rsidRPr="000A5D79">
        <w:rPr>
          <w:i/>
        </w:rPr>
        <w:t>F</w:t>
      </w:r>
      <w:r w:rsidR="00504FCB">
        <w:t xml:space="preserve">(4, 84) = 1.65, </w:t>
      </w:r>
      <w:r w:rsidR="00504FCB" w:rsidRPr="005143B7">
        <w:rPr>
          <w:i/>
        </w:rPr>
        <w:t>p</w:t>
      </w:r>
      <w:r w:rsidR="00504FCB">
        <w:t xml:space="preserve"> = .17, </w:t>
      </w:r>
      <w:proofErr w:type="spellStart"/>
      <w:r w:rsidR="00504FCB" w:rsidRPr="006D744C">
        <w:rPr>
          <w:i/>
        </w:rPr>
        <w:t>BF</w:t>
      </w:r>
      <w:r w:rsidR="00504FCB" w:rsidRPr="006D744C">
        <w:rPr>
          <w:i/>
          <w:vertAlign w:val="subscript"/>
        </w:rPr>
        <w:t>incl</w:t>
      </w:r>
      <w:proofErr w:type="spellEnd"/>
      <w:r w:rsidR="00504FCB">
        <w:t xml:space="preserve"> = 0.39 (anecdotal</w:t>
      </w:r>
      <w:r w:rsidR="00504FCB" w:rsidRPr="000A5D79">
        <w:t xml:space="preserve"> evidence for H</w:t>
      </w:r>
      <w:r w:rsidR="00504FCB">
        <w:rPr>
          <w:vertAlign w:val="subscript"/>
        </w:rPr>
        <w:t>0</w:t>
      </w:r>
      <w:r w:rsidR="00504FCB" w:rsidRPr="000A5D79">
        <w:t>)</w:t>
      </w:r>
      <w:r w:rsidR="00504FCB">
        <w:t>.</w:t>
      </w:r>
    </w:p>
    <w:p w14:paraId="16C9600E" w14:textId="0FCD9BCE" w:rsidR="00B67DBF" w:rsidRDefault="00504FCB" w:rsidP="00A06F40">
      <w:r>
        <w:tab/>
      </w:r>
      <w:r w:rsidRPr="00504FCB">
        <w:t>We next performed the same analys</w:t>
      </w:r>
      <w:r w:rsidR="00FC709A">
        <w:t>i</w:t>
      </w:r>
      <w:r w:rsidRPr="00504FCB">
        <w:t>s on the slope of muscle activation.</w:t>
      </w:r>
      <w:r w:rsidR="00FC709A">
        <w:t xml:space="preserve"> The ANOVA </w:t>
      </w:r>
      <w:r w:rsidR="00FC709A">
        <w:rPr>
          <w:color w:val="000000" w:themeColor="text1"/>
        </w:rPr>
        <w:t xml:space="preserve">showed </w:t>
      </w:r>
      <w:r w:rsidR="00604CF1">
        <w:t>a</w:t>
      </w:r>
      <w:r w:rsidR="00B67DBF">
        <w:t xml:space="preserve"> reliable effect of coherence, </w:t>
      </w:r>
      <w:proofErr w:type="gramStart"/>
      <w:r w:rsidR="00B67DBF" w:rsidRPr="000A5D79">
        <w:rPr>
          <w:i/>
        </w:rPr>
        <w:t>F</w:t>
      </w:r>
      <w:r w:rsidR="00B67DBF">
        <w:t>(</w:t>
      </w:r>
      <w:proofErr w:type="gramEnd"/>
      <w:r w:rsidR="00B67DBF">
        <w:t>1.52, 31.88) = 5.35</w:t>
      </w:r>
      <w:r w:rsidR="00B67DBF" w:rsidRPr="000A5D79">
        <w:t xml:space="preserve">, </w:t>
      </w:r>
      <w:r w:rsidR="00B67DBF" w:rsidRPr="000A5D79">
        <w:rPr>
          <w:i/>
        </w:rPr>
        <w:t xml:space="preserve">p </w:t>
      </w:r>
      <w:r w:rsidR="00B67DBF">
        <w:t xml:space="preserve">= .02, </w:t>
      </w:r>
      <w:r w:rsidR="00B67DBF" w:rsidRPr="006D744C">
        <w:rPr>
          <w:i/>
        </w:rPr>
        <w:t>η</w:t>
      </w:r>
      <w:r w:rsidR="00B67DBF" w:rsidRPr="006D744C">
        <w:rPr>
          <w:i/>
          <w:vertAlign w:val="subscript"/>
        </w:rPr>
        <w:t>p</w:t>
      </w:r>
      <w:r w:rsidR="00B67DBF" w:rsidRPr="006D744C">
        <w:rPr>
          <w:i/>
          <w:vertAlign w:val="superscript"/>
        </w:rPr>
        <w:t>2</w:t>
      </w:r>
      <w:r w:rsidR="00B67DBF">
        <w:t xml:space="preserve"> = .20, </w:t>
      </w:r>
      <w:proofErr w:type="spellStart"/>
      <w:r w:rsidR="00B67DBF" w:rsidRPr="006D744C">
        <w:rPr>
          <w:i/>
        </w:rPr>
        <w:t>BF</w:t>
      </w:r>
      <w:r w:rsidR="00B67DBF" w:rsidRPr="006D744C">
        <w:rPr>
          <w:i/>
          <w:vertAlign w:val="subscript"/>
        </w:rPr>
        <w:t>incl</w:t>
      </w:r>
      <w:proofErr w:type="spellEnd"/>
      <w:r w:rsidR="00B67DBF">
        <w:t xml:space="preserve"> = 5.17 (substantial</w:t>
      </w:r>
      <w:r w:rsidR="00B67DBF" w:rsidRPr="000A5D79">
        <w:t xml:space="preserve"> evidence for H</w:t>
      </w:r>
      <w:r w:rsidR="00B67DBF" w:rsidRPr="00667F87">
        <w:rPr>
          <w:vertAlign w:val="subscript"/>
        </w:rPr>
        <w:t>1</w:t>
      </w:r>
      <w:r w:rsidR="00B67DBF" w:rsidRPr="000A5D79">
        <w:t>)</w:t>
      </w:r>
      <w:r w:rsidR="00B67DBF">
        <w:t xml:space="preserve">. The slope decreased as motion coherence decreases, though the </w:t>
      </w:r>
      <w:r w:rsidR="00B67DBF">
        <w:lastRenderedPageBreak/>
        <w:t xml:space="preserve">amplitude of this effect was small, </w:t>
      </w:r>
      <w:proofErr w:type="gramStart"/>
      <w:r w:rsidR="00316C71">
        <w:t>similar to</w:t>
      </w:r>
      <w:proofErr w:type="gramEnd"/>
      <w:r w:rsidR="00B67DBF">
        <w:t xml:space="preserve"> Experiment 1. Neither the effect of stimulus duration nor the interaction between the two factors were significant, </w:t>
      </w:r>
      <w:proofErr w:type="gramStart"/>
      <w:r w:rsidR="00B67DBF" w:rsidRPr="000A5D79">
        <w:rPr>
          <w:i/>
        </w:rPr>
        <w:t>F</w:t>
      </w:r>
      <w:r w:rsidR="00B67DBF">
        <w:t>(</w:t>
      </w:r>
      <w:proofErr w:type="gramEnd"/>
      <w:r w:rsidR="00B67DBF">
        <w:t xml:space="preserve">2, 42) &lt; 1, </w:t>
      </w:r>
      <w:proofErr w:type="spellStart"/>
      <w:r w:rsidR="00B67DBF" w:rsidRPr="006D744C">
        <w:rPr>
          <w:i/>
        </w:rPr>
        <w:t>BF</w:t>
      </w:r>
      <w:r w:rsidR="00B67DBF" w:rsidRPr="006D744C">
        <w:rPr>
          <w:i/>
          <w:vertAlign w:val="subscript"/>
        </w:rPr>
        <w:t>incl</w:t>
      </w:r>
      <w:proofErr w:type="spellEnd"/>
      <w:r w:rsidR="00B67DBF">
        <w:t xml:space="preserve"> = 0.15 (substantial</w:t>
      </w:r>
      <w:r w:rsidR="00B67DBF" w:rsidRPr="000A5D79">
        <w:t xml:space="preserve"> evidence for H</w:t>
      </w:r>
      <w:r w:rsidR="00B67DBF">
        <w:rPr>
          <w:vertAlign w:val="subscript"/>
        </w:rPr>
        <w:t>0</w:t>
      </w:r>
      <w:r w:rsidR="00B67DBF" w:rsidRPr="000A5D79">
        <w:t>)</w:t>
      </w:r>
      <w:r w:rsidR="00B67DBF">
        <w:t xml:space="preserve"> and </w:t>
      </w:r>
      <w:r w:rsidR="00B67DBF" w:rsidRPr="000A5D79">
        <w:rPr>
          <w:i/>
        </w:rPr>
        <w:t>F</w:t>
      </w:r>
      <w:r w:rsidR="00B67DBF">
        <w:t xml:space="preserve">(4, 84) = 1.65, </w:t>
      </w:r>
      <w:r w:rsidR="00B67DBF" w:rsidRPr="005143B7">
        <w:rPr>
          <w:i/>
        </w:rPr>
        <w:t>p</w:t>
      </w:r>
      <w:r w:rsidR="00B67DBF">
        <w:t xml:space="preserve"> = .17, </w:t>
      </w:r>
      <w:proofErr w:type="spellStart"/>
      <w:r w:rsidR="00B67DBF" w:rsidRPr="006D744C">
        <w:rPr>
          <w:i/>
        </w:rPr>
        <w:t>BF</w:t>
      </w:r>
      <w:r w:rsidR="00B67DBF" w:rsidRPr="006D744C">
        <w:rPr>
          <w:i/>
          <w:vertAlign w:val="subscript"/>
        </w:rPr>
        <w:t>incl</w:t>
      </w:r>
      <w:proofErr w:type="spellEnd"/>
      <w:r w:rsidR="00B67DBF">
        <w:t xml:space="preserve"> = 0.39 (anecdotal</w:t>
      </w:r>
      <w:r w:rsidR="00B67DBF" w:rsidRPr="000A5D79">
        <w:t xml:space="preserve"> evidence for H</w:t>
      </w:r>
      <w:r w:rsidR="00B67DBF">
        <w:rPr>
          <w:vertAlign w:val="subscript"/>
        </w:rPr>
        <w:t>0</w:t>
      </w:r>
      <w:r w:rsidR="00B67DBF" w:rsidRPr="000A5D79">
        <w:t>)</w:t>
      </w:r>
      <w:r w:rsidR="00BE2051">
        <w:t xml:space="preserve"> respectively</w:t>
      </w:r>
      <w:r w:rsidR="00B67DBF">
        <w:t>.</w:t>
      </w:r>
    </w:p>
    <w:p w14:paraId="236A656A" w14:textId="77777777" w:rsidR="00EA0D27" w:rsidRPr="00A06F40" w:rsidRDefault="00EA0D27" w:rsidP="00A92CF5">
      <w:pPr>
        <w:pStyle w:val="Titre3"/>
      </w:pPr>
      <w:r w:rsidRPr="00A06F40">
        <w:t>Mean PMT</w:t>
      </w:r>
    </w:p>
    <w:p w14:paraId="292401C2" w14:textId="1537D295" w:rsidR="00C864B2" w:rsidRDefault="00E27C6A" w:rsidP="00A06F40">
      <w:r>
        <w:tab/>
      </w:r>
      <w:r w:rsidRPr="00E27C6A">
        <w:t>The mean PMT in each condition averaged across s</w:t>
      </w:r>
      <w:r w:rsidR="00711C5B">
        <w:t>ubjects is presented in Figure 4</w:t>
      </w:r>
      <w:r w:rsidRPr="00E27C6A">
        <w:t>B.</w:t>
      </w:r>
      <w:r w:rsidR="000B318B">
        <w:t xml:space="preserve"> The ANOVA on mean PMT </w:t>
      </w:r>
      <w:r w:rsidR="00573229">
        <w:rPr>
          <w:color w:val="000000" w:themeColor="text1"/>
        </w:rPr>
        <w:t xml:space="preserve">with </w:t>
      </w:r>
      <w:r w:rsidR="000B318B">
        <w:rPr>
          <w:color w:val="000000" w:themeColor="text1"/>
        </w:rPr>
        <w:t xml:space="preserve">motion </w:t>
      </w:r>
      <w:r w:rsidR="00573229">
        <w:rPr>
          <w:color w:val="000000" w:themeColor="text1"/>
        </w:rPr>
        <w:t>coherence (2 vs. 11 vs</w:t>
      </w:r>
      <w:r w:rsidR="00C54199">
        <w:rPr>
          <w:color w:val="000000" w:themeColor="text1"/>
        </w:rPr>
        <w:t>.</w:t>
      </w:r>
      <w:r w:rsidR="00573229">
        <w:rPr>
          <w:color w:val="000000" w:themeColor="text1"/>
        </w:rPr>
        <w:t xml:space="preserve"> 40 %) and stimulus duration (0.3 vs. 1 vs. 2 s) as factors showed </w:t>
      </w:r>
      <w:r w:rsidR="00E4785C">
        <w:rPr>
          <w:color w:val="000000" w:themeColor="text1"/>
        </w:rPr>
        <w:t>an effect</w:t>
      </w:r>
      <w:r w:rsidR="00573229">
        <w:rPr>
          <w:color w:val="000000" w:themeColor="text1"/>
        </w:rPr>
        <w:t xml:space="preserve"> of c</w:t>
      </w:r>
      <w:r w:rsidR="00E4785C">
        <w:rPr>
          <w:color w:val="000000" w:themeColor="text1"/>
        </w:rPr>
        <w:t>oherence,</w:t>
      </w:r>
      <w:r w:rsidR="00573229">
        <w:rPr>
          <w:color w:val="000000" w:themeColor="text1"/>
        </w:rPr>
        <w:t xml:space="preserve"> </w:t>
      </w:r>
      <w:r w:rsidR="00573229" w:rsidRPr="000A5D79">
        <w:rPr>
          <w:i/>
        </w:rPr>
        <w:t>F</w:t>
      </w:r>
      <w:r w:rsidR="00573229">
        <w:t>(1.16, 24.32) = 6.10</w:t>
      </w:r>
      <w:r w:rsidR="00573229" w:rsidRPr="000A5D79">
        <w:t xml:space="preserve">, </w:t>
      </w:r>
      <w:r w:rsidR="00573229" w:rsidRPr="000A5D79">
        <w:rPr>
          <w:i/>
        </w:rPr>
        <w:t xml:space="preserve">p </w:t>
      </w:r>
      <w:r w:rsidR="00573229">
        <w:t xml:space="preserve">= .02, </w:t>
      </w:r>
      <w:r w:rsidR="00573229" w:rsidRPr="006D744C">
        <w:rPr>
          <w:i/>
        </w:rPr>
        <w:t>η</w:t>
      </w:r>
      <w:r w:rsidR="00573229" w:rsidRPr="006D744C">
        <w:rPr>
          <w:i/>
          <w:vertAlign w:val="subscript"/>
        </w:rPr>
        <w:t>p</w:t>
      </w:r>
      <w:r w:rsidR="00573229" w:rsidRPr="006D744C">
        <w:rPr>
          <w:i/>
          <w:vertAlign w:val="superscript"/>
        </w:rPr>
        <w:t>2</w:t>
      </w:r>
      <w:r w:rsidR="00573229">
        <w:t xml:space="preserve"> = .23, </w:t>
      </w:r>
      <w:proofErr w:type="spellStart"/>
      <w:r w:rsidR="00573229" w:rsidRPr="006D744C">
        <w:rPr>
          <w:i/>
        </w:rPr>
        <w:t>BF</w:t>
      </w:r>
      <w:r w:rsidR="00573229" w:rsidRPr="006D744C">
        <w:rPr>
          <w:i/>
          <w:vertAlign w:val="subscript"/>
        </w:rPr>
        <w:t>incl</w:t>
      </w:r>
      <w:proofErr w:type="spellEnd"/>
      <w:r w:rsidR="00573229">
        <w:t xml:space="preserve"> = 10.06 (very strong</w:t>
      </w:r>
      <w:r w:rsidR="00573229" w:rsidRPr="000A5D79">
        <w:t xml:space="preserve"> evidence for H</w:t>
      </w:r>
      <w:r w:rsidR="00573229" w:rsidRPr="00667F87">
        <w:rPr>
          <w:vertAlign w:val="subscript"/>
        </w:rPr>
        <w:t>1</w:t>
      </w:r>
      <w:r w:rsidR="00573229" w:rsidRPr="000A5D79">
        <w:t>)</w:t>
      </w:r>
      <w:r w:rsidR="00E4785C">
        <w:t>, an effect of stimulus duration</w:t>
      </w:r>
      <w:r w:rsidR="00E4785C">
        <w:rPr>
          <w:color w:val="000000" w:themeColor="text1"/>
        </w:rPr>
        <w:t>,</w:t>
      </w:r>
      <w:r w:rsidR="00573229">
        <w:rPr>
          <w:color w:val="000000" w:themeColor="text1"/>
        </w:rPr>
        <w:t xml:space="preserve"> </w:t>
      </w:r>
      <w:r w:rsidR="00573229" w:rsidRPr="000A5D79">
        <w:rPr>
          <w:i/>
        </w:rPr>
        <w:t>F</w:t>
      </w:r>
      <w:r w:rsidR="00573229">
        <w:t>(</w:t>
      </w:r>
      <w:r w:rsidR="00E4785C">
        <w:t>2</w:t>
      </w:r>
      <w:r w:rsidR="00573229">
        <w:t>, 4</w:t>
      </w:r>
      <w:r w:rsidR="00E4785C">
        <w:t>2</w:t>
      </w:r>
      <w:r w:rsidR="00573229">
        <w:t xml:space="preserve">) = </w:t>
      </w:r>
      <w:r w:rsidR="00E4785C">
        <w:t>3</w:t>
      </w:r>
      <w:r w:rsidR="00573229">
        <w:t>6.</w:t>
      </w:r>
      <w:r w:rsidR="00E4785C">
        <w:t>94</w:t>
      </w:r>
      <w:r w:rsidR="00573229" w:rsidRPr="000A5D79">
        <w:t xml:space="preserve">, </w:t>
      </w:r>
      <w:r w:rsidR="00573229" w:rsidRPr="000A5D79">
        <w:rPr>
          <w:i/>
        </w:rPr>
        <w:t xml:space="preserve">p </w:t>
      </w:r>
      <w:r w:rsidR="00E4785C">
        <w:t>&lt;</w:t>
      </w:r>
      <w:r w:rsidR="00573229">
        <w:t xml:space="preserve"> .0</w:t>
      </w:r>
      <w:r w:rsidR="00E4785C">
        <w:t>01</w:t>
      </w:r>
      <w:r w:rsidR="00573229">
        <w:t xml:space="preserve">, </w:t>
      </w:r>
      <w:r w:rsidR="00573229" w:rsidRPr="006D744C">
        <w:rPr>
          <w:i/>
        </w:rPr>
        <w:t>η</w:t>
      </w:r>
      <w:r w:rsidR="00573229" w:rsidRPr="006D744C">
        <w:rPr>
          <w:i/>
          <w:vertAlign w:val="subscript"/>
        </w:rPr>
        <w:t>p</w:t>
      </w:r>
      <w:r w:rsidR="00573229" w:rsidRPr="006D744C">
        <w:rPr>
          <w:i/>
          <w:vertAlign w:val="superscript"/>
        </w:rPr>
        <w:t>2</w:t>
      </w:r>
      <w:r w:rsidR="00E4785C">
        <w:t xml:space="preserve"> = .64</w:t>
      </w:r>
      <w:r w:rsidR="00573229">
        <w:t xml:space="preserve">, </w:t>
      </w:r>
      <w:proofErr w:type="spellStart"/>
      <w:r w:rsidR="00573229" w:rsidRPr="006D744C">
        <w:rPr>
          <w:i/>
        </w:rPr>
        <w:t>BF</w:t>
      </w:r>
      <w:r w:rsidR="00573229" w:rsidRPr="006D744C">
        <w:rPr>
          <w:i/>
          <w:vertAlign w:val="subscript"/>
        </w:rPr>
        <w:t>incl</w:t>
      </w:r>
      <w:proofErr w:type="spellEnd"/>
      <w:r w:rsidR="00573229">
        <w:t xml:space="preserve"> = </w:t>
      </w:r>
      <w:r w:rsidR="00E4785C">
        <w:t>1</w:t>
      </w:r>
      <w:r w:rsidR="00573229">
        <w:t>.</w:t>
      </w:r>
      <w:r w:rsidR="00E4785C">
        <w:t xml:space="preserve">50 </w:t>
      </w:r>
      <w:r w:rsidR="00E4785C" w:rsidRPr="000A5D79">
        <w:t>× 10</w:t>
      </w:r>
      <w:r w:rsidR="00E4785C">
        <w:rPr>
          <w:vertAlign w:val="superscript"/>
        </w:rPr>
        <w:t>7</w:t>
      </w:r>
      <w:r w:rsidR="00E4785C" w:rsidRPr="000A5D79">
        <w:t xml:space="preserve"> </w:t>
      </w:r>
      <w:r w:rsidR="00E4785C">
        <w:t xml:space="preserve"> (decisive</w:t>
      </w:r>
      <w:r w:rsidR="00573229" w:rsidRPr="000A5D79">
        <w:t xml:space="preserve"> evidence for H</w:t>
      </w:r>
      <w:r w:rsidR="00573229" w:rsidRPr="00667F87">
        <w:rPr>
          <w:vertAlign w:val="subscript"/>
        </w:rPr>
        <w:t>1</w:t>
      </w:r>
      <w:r w:rsidR="00573229" w:rsidRPr="000A5D79">
        <w:t>)</w:t>
      </w:r>
      <w:r w:rsidR="00E4785C">
        <w:t>, and no interaction between the 2 factors,</w:t>
      </w:r>
      <w:r w:rsidR="00573229">
        <w:rPr>
          <w:color w:val="000000" w:themeColor="text1"/>
        </w:rPr>
        <w:t xml:space="preserve"> </w:t>
      </w:r>
      <w:r w:rsidR="00E4785C" w:rsidRPr="000A5D79">
        <w:rPr>
          <w:i/>
        </w:rPr>
        <w:t>F</w:t>
      </w:r>
      <w:r w:rsidR="00E4785C">
        <w:t xml:space="preserve">(4, 84) &lt; 1, </w:t>
      </w:r>
      <w:proofErr w:type="spellStart"/>
      <w:r w:rsidR="00E4785C" w:rsidRPr="006D744C">
        <w:rPr>
          <w:i/>
        </w:rPr>
        <w:t>BF</w:t>
      </w:r>
      <w:r w:rsidR="00E4785C" w:rsidRPr="006D744C">
        <w:rPr>
          <w:i/>
          <w:vertAlign w:val="subscript"/>
        </w:rPr>
        <w:t>incl</w:t>
      </w:r>
      <w:proofErr w:type="spellEnd"/>
      <w:r w:rsidR="00E4785C">
        <w:t xml:space="preserve"> = 0.05 (strong evidence for H</w:t>
      </w:r>
      <w:r w:rsidR="00E4785C" w:rsidRPr="00E4785C">
        <w:rPr>
          <w:vertAlign w:val="subscript"/>
        </w:rPr>
        <w:t>0</w:t>
      </w:r>
      <w:r w:rsidR="00E4785C">
        <w:t xml:space="preserve">). </w:t>
      </w:r>
      <w:r w:rsidR="00C864B2">
        <w:t xml:space="preserve">Mean PMT decreased as motion coherence and stimulus duration decreased.  </w:t>
      </w:r>
    </w:p>
    <w:p w14:paraId="0FE34A8E" w14:textId="77777777" w:rsidR="00C864B2" w:rsidRPr="00A06F40" w:rsidRDefault="00C864B2" w:rsidP="00A92CF5">
      <w:pPr>
        <w:pStyle w:val="Titre3"/>
        <w:rPr>
          <w:rFonts w:asciiTheme="minorHAnsi" w:hAnsiTheme="minorHAnsi" w:cstheme="minorBidi"/>
          <w:sz w:val="22"/>
          <w:szCs w:val="22"/>
        </w:rPr>
      </w:pPr>
      <w:r w:rsidRPr="00A06F40">
        <w:t xml:space="preserve">Rate of partial muscle activation </w:t>
      </w:r>
      <w:r w:rsidRPr="00A06F40">
        <w:rPr>
          <w:rFonts w:asciiTheme="minorHAnsi" w:hAnsiTheme="minorHAnsi" w:cstheme="minorBidi"/>
          <w:sz w:val="22"/>
          <w:szCs w:val="22"/>
        </w:rPr>
        <w:tab/>
      </w:r>
    </w:p>
    <w:p w14:paraId="77922159" w14:textId="697D43D5" w:rsidR="006D370E" w:rsidRDefault="00015E5C" w:rsidP="00A92CF5">
      <w:r>
        <w:tab/>
        <w:t xml:space="preserve">The rate of partial muscle activation for each condition and EMG channel averaged across subjects is shown in Figure 3B. We first computed an ANOVA on this rate with EMG channel (same as response vs. opposite) as a factor. This analysis showed a higher rate of partial muscle activation in the channel associated with the response compared to the opposite channel, </w:t>
      </w:r>
      <w:proofErr w:type="gramStart"/>
      <w:r w:rsidR="00237EFB" w:rsidRPr="000A5D79">
        <w:rPr>
          <w:i/>
        </w:rPr>
        <w:t>F</w:t>
      </w:r>
      <w:r w:rsidR="000D5950">
        <w:t>(</w:t>
      </w:r>
      <w:proofErr w:type="gramEnd"/>
      <w:r w:rsidR="000D5950">
        <w:t>1, 21) = 14.89</w:t>
      </w:r>
      <w:r w:rsidR="00237EFB" w:rsidRPr="000A5D79">
        <w:t xml:space="preserve">, </w:t>
      </w:r>
      <w:r w:rsidR="00237EFB" w:rsidRPr="000A5D79">
        <w:rPr>
          <w:i/>
        </w:rPr>
        <w:t xml:space="preserve">p </w:t>
      </w:r>
      <w:r w:rsidR="000D5950">
        <w:t>&lt; .001</w:t>
      </w:r>
      <w:r w:rsidR="00237EFB">
        <w:t xml:space="preserve">, </w:t>
      </w:r>
      <w:r w:rsidR="00237EFB" w:rsidRPr="006D744C">
        <w:rPr>
          <w:i/>
        </w:rPr>
        <w:t>η</w:t>
      </w:r>
      <w:r w:rsidR="00237EFB" w:rsidRPr="006D744C">
        <w:rPr>
          <w:i/>
          <w:vertAlign w:val="subscript"/>
        </w:rPr>
        <w:t>p</w:t>
      </w:r>
      <w:r w:rsidR="00237EFB" w:rsidRPr="006D744C">
        <w:rPr>
          <w:i/>
          <w:vertAlign w:val="superscript"/>
        </w:rPr>
        <w:t>2</w:t>
      </w:r>
      <w:r w:rsidR="000D5950">
        <w:t xml:space="preserve"> = .42</w:t>
      </w:r>
      <w:r w:rsidR="00237EFB">
        <w:t xml:space="preserve">, </w:t>
      </w:r>
      <w:proofErr w:type="spellStart"/>
      <w:r w:rsidR="00237EFB" w:rsidRPr="006D744C">
        <w:rPr>
          <w:i/>
        </w:rPr>
        <w:t>BF</w:t>
      </w:r>
      <w:r w:rsidR="00237EFB" w:rsidRPr="006D744C">
        <w:rPr>
          <w:i/>
          <w:vertAlign w:val="subscript"/>
        </w:rPr>
        <w:t>incl</w:t>
      </w:r>
      <w:proofErr w:type="spellEnd"/>
      <w:r w:rsidR="00237EFB">
        <w:t xml:space="preserve"> = </w:t>
      </w:r>
      <w:r w:rsidR="000D5950">
        <w:t>156 (decisive</w:t>
      </w:r>
      <w:r w:rsidR="00237EFB" w:rsidRPr="000A5D79">
        <w:t xml:space="preserve"> evidence for H</w:t>
      </w:r>
      <w:r w:rsidR="00237EFB" w:rsidRPr="00667F87">
        <w:rPr>
          <w:vertAlign w:val="subscript"/>
        </w:rPr>
        <w:t>1</w:t>
      </w:r>
      <w:r w:rsidR="00237EFB" w:rsidRPr="000A5D79">
        <w:t>)</w:t>
      </w:r>
      <w:r w:rsidR="00237EFB">
        <w:t>.</w:t>
      </w:r>
      <w:r w:rsidR="00EA2956">
        <w:t xml:space="preserve"> We next focused on the rate of partial muscle activation in the channel associated with the </w:t>
      </w:r>
      <w:proofErr w:type="gramStart"/>
      <w:r w:rsidR="00EA2956">
        <w:t>response, and</w:t>
      </w:r>
      <w:proofErr w:type="gramEnd"/>
      <w:r w:rsidR="00EA2956">
        <w:t xml:space="preserve"> computed an ANOVA with </w:t>
      </w:r>
      <w:r w:rsidR="00EA2956">
        <w:rPr>
          <w:color w:val="000000" w:themeColor="text1"/>
        </w:rPr>
        <w:t>motion coherence (2 vs. 11 vs. 40 %) and stimulus duration (0.3 vs. 1 vs. 2 s) as factors. This analysis showed main effects of motion coherence and stimulus duration,</w:t>
      </w:r>
      <w:r w:rsidR="00EA2956">
        <w:t xml:space="preserve"> </w:t>
      </w:r>
      <w:proofErr w:type="gramStart"/>
      <w:r w:rsidR="00EA2956" w:rsidRPr="000A5D79">
        <w:rPr>
          <w:i/>
        </w:rPr>
        <w:t>F</w:t>
      </w:r>
      <w:r w:rsidR="00EA2956">
        <w:t>(</w:t>
      </w:r>
      <w:proofErr w:type="gramEnd"/>
      <w:r w:rsidR="00EA2956">
        <w:t>1.19, 25.08) = 5.87</w:t>
      </w:r>
      <w:r w:rsidR="00EA2956" w:rsidRPr="000A5D79">
        <w:t xml:space="preserve">, </w:t>
      </w:r>
      <w:r w:rsidR="00EA2956" w:rsidRPr="000A5D79">
        <w:rPr>
          <w:i/>
        </w:rPr>
        <w:t xml:space="preserve">p </w:t>
      </w:r>
      <w:r w:rsidR="00EA2956">
        <w:t xml:space="preserve">= .02, </w:t>
      </w:r>
      <w:r w:rsidR="00EA2956" w:rsidRPr="006D744C">
        <w:rPr>
          <w:i/>
        </w:rPr>
        <w:t>η</w:t>
      </w:r>
      <w:r w:rsidR="00EA2956" w:rsidRPr="006D744C">
        <w:rPr>
          <w:i/>
          <w:vertAlign w:val="subscript"/>
        </w:rPr>
        <w:t>p</w:t>
      </w:r>
      <w:r w:rsidR="00EA2956" w:rsidRPr="006D744C">
        <w:rPr>
          <w:i/>
          <w:vertAlign w:val="superscript"/>
        </w:rPr>
        <w:t>2</w:t>
      </w:r>
      <w:r w:rsidR="00EA2956">
        <w:t xml:space="preserve"> = .22, </w:t>
      </w:r>
      <w:proofErr w:type="spellStart"/>
      <w:r w:rsidR="00EA2956" w:rsidRPr="006D744C">
        <w:rPr>
          <w:i/>
        </w:rPr>
        <w:t>BF</w:t>
      </w:r>
      <w:r w:rsidR="00EA2956" w:rsidRPr="006D744C">
        <w:rPr>
          <w:i/>
          <w:vertAlign w:val="subscript"/>
        </w:rPr>
        <w:t>incl</w:t>
      </w:r>
      <w:proofErr w:type="spellEnd"/>
      <w:r w:rsidR="00EA2956">
        <w:t xml:space="preserve"> = 8.67 (substantial</w:t>
      </w:r>
      <w:r w:rsidR="00EA2956" w:rsidRPr="000A5D79">
        <w:t xml:space="preserve"> evidence for H</w:t>
      </w:r>
      <w:r w:rsidR="00EA2956" w:rsidRPr="00667F87">
        <w:rPr>
          <w:vertAlign w:val="subscript"/>
        </w:rPr>
        <w:t>1</w:t>
      </w:r>
      <w:r w:rsidR="00EA2956" w:rsidRPr="000A5D79">
        <w:t>)</w:t>
      </w:r>
      <w:r w:rsidR="00EA2956">
        <w:t xml:space="preserve"> and </w:t>
      </w:r>
      <w:r w:rsidR="00EA2956" w:rsidRPr="000A5D79">
        <w:rPr>
          <w:i/>
        </w:rPr>
        <w:t>F</w:t>
      </w:r>
      <w:r w:rsidR="00EA2956">
        <w:t>(1.22, 25.71) = 13.92</w:t>
      </w:r>
      <w:r w:rsidR="00EA2956" w:rsidRPr="000A5D79">
        <w:t xml:space="preserve">, </w:t>
      </w:r>
      <w:r w:rsidR="00EA2956" w:rsidRPr="000A5D79">
        <w:rPr>
          <w:i/>
        </w:rPr>
        <w:t xml:space="preserve">p </w:t>
      </w:r>
      <w:r w:rsidR="00EA2956">
        <w:t xml:space="preserve">&lt; .001, </w:t>
      </w:r>
      <w:r w:rsidR="00EA2956" w:rsidRPr="006D744C">
        <w:rPr>
          <w:i/>
        </w:rPr>
        <w:t>η</w:t>
      </w:r>
      <w:r w:rsidR="00EA2956" w:rsidRPr="006D744C">
        <w:rPr>
          <w:i/>
          <w:vertAlign w:val="subscript"/>
        </w:rPr>
        <w:t>p</w:t>
      </w:r>
      <w:r w:rsidR="00EA2956" w:rsidRPr="006D744C">
        <w:rPr>
          <w:i/>
          <w:vertAlign w:val="superscript"/>
        </w:rPr>
        <w:t>2</w:t>
      </w:r>
      <w:r w:rsidR="00EA2956">
        <w:t xml:space="preserve"> = .40, </w:t>
      </w:r>
      <w:proofErr w:type="spellStart"/>
      <w:r w:rsidR="00EA2956" w:rsidRPr="006D744C">
        <w:rPr>
          <w:i/>
        </w:rPr>
        <w:t>BF</w:t>
      </w:r>
      <w:r w:rsidR="00EA2956" w:rsidRPr="006D744C">
        <w:rPr>
          <w:i/>
          <w:vertAlign w:val="subscript"/>
        </w:rPr>
        <w:t>incl</w:t>
      </w:r>
      <w:proofErr w:type="spellEnd"/>
      <w:r w:rsidR="00EA2956">
        <w:t xml:space="preserve"> = 910 (decisive</w:t>
      </w:r>
      <w:r w:rsidR="00EA2956" w:rsidRPr="000A5D79">
        <w:t xml:space="preserve"> evidence for H</w:t>
      </w:r>
      <w:r w:rsidR="00EA2956" w:rsidRPr="00667F87">
        <w:rPr>
          <w:vertAlign w:val="subscript"/>
        </w:rPr>
        <w:t>1</w:t>
      </w:r>
      <w:r w:rsidR="00EA2956" w:rsidRPr="000A5D79">
        <w:t>)</w:t>
      </w:r>
      <w:r w:rsidR="00EA2956">
        <w:t xml:space="preserve"> respectively. The rate of partial muscle activation in the channel associated </w:t>
      </w:r>
      <w:r w:rsidR="00EA2956">
        <w:lastRenderedPageBreak/>
        <w:t xml:space="preserve">with the response decreased as motion coherence and stimulus duration decreased. The interaction between the two factors was not significant, </w:t>
      </w:r>
      <w:proofErr w:type="gramStart"/>
      <w:r w:rsidR="007C086C" w:rsidRPr="000A5D79">
        <w:rPr>
          <w:i/>
        </w:rPr>
        <w:t>F</w:t>
      </w:r>
      <w:r w:rsidR="007C086C">
        <w:t>(</w:t>
      </w:r>
      <w:proofErr w:type="gramEnd"/>
      <w:r w:rsidR="007C086C">
        <w:t>1.86, 39.04) = 2.25</w:t>
      </w:r>
      <w:r w:rsidR="007C086C" w:rsidRPr="000A5D79">
        <w:t xml:space="preserve">, </w:t>
      </w:r>
      <w:r w:rsidR="007C086C" w:rsidRPr="000A5D79">
        <w:rPr>
          <w:i/>
        </w:rPr>
        <w:t xml:space="preserve">p </w:t>
      </w:r>
      <w:r w:rsidR="007C086C">
        <w:t xml:space="preserve">= .12, </w:t>
      </w:r>
      <w:proofErr w:type="spellStart"/>
      <w:r w:rsidR="007C086C" w:rsidRPr="006D744C">
        <w:rPr>
          <w:i/>
        </w:rPr>
        <w:t>BF</w:t>
      </w:r>
      <w:r w:rsidR="007C086C" w:rsidRPr="006D744C">
        <w:rPr>
          <w:i/>
          <w:vertAlign w:val="subscript"/>
        </w:rPr>
        <w:t>incl</w:t>
      </w:r>
      <w:proofErr w:type="spellEnd"/>
      <w:r w:rsidR="007C086C">
        <w:t xml:space="preserve"> = 0.70 (anecdotal evidence for </w:t>
      </w:r>
      <w:r w:rsidR="007C086C" w:rsidRPr="000A5D79">
        <w:t>H</w:t>
      </w:r>
      <w:r w:rsidR="007C086C">
        <w:rPr>
          <w:vertAlign w:val="subscript"/>
        </w:rPr>
        <w:t>0</w:t>
      </w:r>
      <w:r w:rsidR="007C086C">
        <w:t>).</w:t>
      </w:r>
    </w:p>
    <w:p w14:paraId="1384E30E" w14:textId="478E5054" w:rsidR="000C46FB" w:rsidRPr="00A06F40" w:rsidRDefault="00036B39" w:rsidP="00A92CF5">
      <w:pPr>
        <w:pStyle w:val="Titre2"/>
      </w:pPr>
      <w:r w:rsidRPr="00A06F40">
        <w:t>Discussion</w:t>
      </w:r>
    </w:p>
    <w:p w14:paraId="18488B2F" w14:textId="1CFBE7AD" w:rsidR="007601CB" w:rsidRPr="00B34AE1" w:rsidRDefault="000B67C2" w:rsidP="00A06F40">
      <w:pPr>
        <w:rPr>
          <w:color w:val="000000" w:themeColor="text1"/>
        </w:rPr>
      </w:pPr>
      <w:r>
        <w:tab/>
      </w:r>
      <w:r w:rsidR="007601CB">
        <w:t>The manipulation of stimulus presentation duration produced a pattern</w:t>
      </w:r>
      <w:r w:rsidR="00B34AE1">
        <w:t xml:space="preserve"> of results that are</w:t>
      </w:r>
      <w:r w:rsidR="007601CB">
        <w:t xml:space="preserve"> consistent with GCD</w:t>
      </w:r>
      <w:r w:rsidR="007601CB" w:rsidRPr="00185C56">
        <w:rPr>
          <w:vertAlign w:val="subscript"/>
        </w:rPr>
        <w:t>RS</w:t>
      </w:r>
      <w:r w:rsidR="007601CB">
        <w:t xml:space="preserve"> predictions. First, </w:t>
      </w:r>
      <w:r w:rsidR="00B9079F">
        <w:t>decreasing stimulus duration to 0.3 s decreased response accuracy in the intermediate (11%) motion coherence</w:t>
      </w:r>
      <w:r w:rsidR="00B34AE1">
        <w:t xml:space="preserve"> condition. Second, </w:t>
      </w:r>
      <w:r w:rsidR="007601CB">
        <w:rPr>
          <w:color w:val="000000" w:themeColor="text1"/>
        </w:rPr>
        <w:t>the rate of partial muscle activation in the EMG channel associated with the response during the delay</w:t>
      </w:r>
      <w:r w:rsidR="003A63F0">
        <w:rPr>
          <w:color w:val="000000" w:themeColor="text1"/>
        </w:rPr>
        <w:t xml:space="preserve"> decreased as </w:t>
      </w:r>
      <w:r w:rsidR="00B34AE1">
        <w:rPr>
          <w:color w:val="000000" w:themeColor="text1"/>
        </w:rPr>
        <w:t xml:space="preserve">stimulus duration </w:t>
      </w:r>
      <w:r w:rsidR="00187CA9">
        <w:rPr>
          <w:color w:val="000000" w:themeColor="text1"/>
        </w:rPr>
        <w:t>decreased. Finally, mean PMT increased as stimulus duration de</w:t>
      </w:r>
      <w:r w:rsidR="003A63F0">
        <w:rPr>
          <w:color w:val="000000" w:themeColor="text1"/>
        </w:rPr>
        <w:t>creased. These results</w:t>
      </w:r>
      <w:r w:rsidR="00B34AE1">
        <w:rPr>
          <w:color w:val="000000" w:themeColor="text1"/>
        </w:rPr>
        <w:t xml:space="preserve"> are consistent with the hypothesis that</w:t>
      </w:r>
      <w:r w:rsidR="003A63F0">
        <w:rPr>
          <w:color w:val="000000" w:themeColor="text1"/>
        </w:rPr>
        <w:t xml:space="preserve"> the proportion of trials in</w:t>
      </w:r>
      <w:r w:rsidR="003A63F0" w:rsidRPr="00C02BCE">
        <w:rPr>
          <w:color w:val="000000" w:themeColor="text1"/>
        </w:rPr>
        <w:t xml:space="preserve"> which evidence accumulation trajectories in phase 1 do not reach the threshold</w:t>
      </w:r>
      <w:r w:rsidR="00F8523C">
        <w:rPr>
          <w:color w:val="000000" w:themeColor="text1"/>
        </w:rPr>
        <w:t xml:space="preserve"> increases as stimulus duration</w:t>
      </w:r>
      <w:r w:rsidR="003A63F0">
        <w:rPr>
          <w:color w:val="000000" w:themeColor="text1"/>
        </w:rPr>
        <w:t xml:space="preserve"> decreases</w:t>
      </w:r>
      <w:r w:rsidR="00B34AE1">
        <w:rPr>
          <w:color w:val="000000" w:themeColor="text1"/>
        </w:rPr>
        <w:t xml:space="preserve">, thereby reducing the </w:t>
      </w:r>
      <w:r w:rsidR="00B51E7E">
        <w:rPr>
          <w:color w:val="000000" w:themeColor="text1"/>
        </w:rPr>
        <w:t xml:space="preserve">average </w:t>
      </w:r>
      <w:r w:rsidR="00B34AE1">
        <w:rPr>
          <w:color w:val="000000" w:themeColor="text1"/>
        </w:rPr>
        <w:t>level of sustained motor preparation activity during the delay</w:t>
      </w:r>
      <w:r w:rsidR="003A63F0">
        <w:rPr>
          <w:color w:val="000000" w:themeColor="text1"/>
        </w:rPr>
        <w:t>.</w:t>
      </w:r>
      <w:r w:rsidR="00A34CD9">
        <w:rPr>
          <w:color w:val="000000" w:themeColor="text1"/>
        </w:rPr>
        <w:t xml:space="preserve"> </w:t>
      </w:r>
    </w:p>
    <w:p w14:paraId="67A74000" w14:textId="7A4F091B" w:rsidR="009579F5" w:rsidRPr="00E9583F" w:rsidRDefault="003A63F0" w:rsidP="003628F4">
      <w:r>
        <w:tab/>
      </w:r>
      <w:proofErr w:type="gramStart"/>
      <w:r w:rsidR="00335B6A">
        <w:t>Similar to</w:t>
      </w:r>
      <w:proofErr w:type="gramEnd"/>
      <w:r w:rsidR="00A666A4">
        <w:t xml:space="preserve"> Experiment 1, </w:t>
      </w:r>
      <w:r w:rsidR="000A6597">
        <w:t xml:space="preserve">the slope </w:t>
      </w:r>
      <w:r w:rsidR="00EA5F1F">
        <w:t>of muscle activation</w:t>
      </w:r>
      <w:r w:rsidR="000A6597" w:rsidRPr="00A666A4">
        <w:t xml:space="preserve"> decreased as motion coherence decreased</w:t>
      </w:r>
      <w:r w:rsidR="000A6597">
        <w:t xml:space="preserve">, </w:t>
      </w:r>
      <w:r w:rsidR="00335B6A">
        <w:t>and</w:t>
      </w:r>
      <w:r w:rsidR="00EA5F1F">
        <w:t xml:space="preserve"> the amplitude of this effect was too small to produce a reliable modulation of mean MT. These findings provide </w:t>
      </w:r>
      <w:r w:rsidR="00A666A4" w:rsidRPr="00A666A4">
        <w:t>additional evidence for the hypothesis that the rate of evidence accumulation in phase 2</w:t>
      </w:r>
      <w:r w:rsidR="00EA5F1F">
        <w:t xml:space="preserve"> within GCD</w:t>
      </w:r>
      <w:r w:rsidR="00EA5F1F" w:rsidRPr="00EA5F1F">
        <w:rPr>
          <w:vertAlign w:val="subscript"/>
        </w:rPr>
        <w:t>RS</w:t>
      </w:r>
      <w:r w:rsidR="00A666A4" w:rsidRPr="00A666A4">
        <w:t xml:space="preserve"> (parameter </w:t>
      </w:r>
      <w:r w:rsidR="00A666A4" w:rsidRPr="00A666A4">
        <w:rPr>
          <w:i/>
        </w:rPr>
        <w:t>w</w:t>
      </w:r>
      <w:r w:rsidR="00A666A4" w:rsidRPr="00A666A4">
        <w:t>) is determined by two sources of evidence: evidence sampled from the RS and –to a much lesser extent– evidence from the motion stimulus retrieved from memory.</w:t>
      </w:r>
      <w:r w:rsidR="00891FD1">
        <w:t xml:space="preserve"> </w:t>
      </w:r>
      <w:r w:rsidR="004C62ED">
        <w:t xml:space="preserve">The motion coherence manipulation also modulated mean PMT. Specifically, mean PMT increased as coherence decreased, and the amplitude of this modulation was about three times larger (66 </w:t>
      </w:r>
      <w:proofErr w:type="spellStart"/>
      <w:r w:rsidR="004C62ED">
        <w:t>ms</w:t>
      </w:r>
      <w:proofErr w:type="spellEnd"/>
      <w:r w:rsidR="004C62ED">
        <w:t xml:space="preserve">) than that observed in Experiment 1 (22 </w:t>
      </w:r>
      <w:proofErr w:type="spellStart"/>
      <w:r w:rsidR="004C62ED">
        <w:t>ms</w:t>
      </w:r>
      <w:proofErr w:type="spellEnd"/>
      <w:r w:rsidR="004C62ED">
        <w:t xml:space="preserve">). </w:t>
      </w:r>
      <w:r w:rsidR="00F84D4F">
        <w:t xml:space="preserve">The modulation of parameter </w:t>
      </w:r>
      <w:proofErr w:type="spellStart"/>
      <w:r w:rsidR="00F84D4F" w:rsidRPr="00F84D4F">
        <w:rPr>
          <w:i/>
        </w:rPr>
        <w:t>w</w:t>
      </w:r>
      <w:proofErr w:type="spellEnd"/>
      <w:r w:rsidR="00F84D4F">
        <w:t xml:space="preserve"> could have contributed to this effect, but the analysis of </w:t>
      </w:r>
      <w:r w:rsidR="008D5028">
        <w:t>the</w:t>
      </w:r>
      <w:r w:rsidR="006C1466">
        <w:t xml:space="preserve"> partial muscle activation</w:t>
      </w:r>
      <w:r w:rsidR="008D5028">
        <w:t xml:space="preserve"> rate</w:t>
      </w:r>
      <w:r w:rsidR="006C1466">
        <w:t xml:space="preserve"> in the EMG channel associated with the response</w:t>
      </w:r>
      <w:r w:rsidR="00E9583F">
        <w:t xml:space="preserve"> indicates an additional cause</w:t>
      </w:r>
      <w:r w:rsidR="006C1466">
        <w:t>.</w:t>
      </w:r>
      <w:r w:rsidR="008D5028">
        <w:t xml:space="preserve"> We found that this rate decreased as motion coherence decreased</w:t>
      </w:r>
      <w:r w:rsidR="00644831">
        <w:t xml:space="preserve">, </w:t>
      </w:r>
      <w:r w:rsidR="00E9583F">
        <w:lastRenderedPageBreak/>
        <w:t>suggesting</w:t>
      </w:r>
      <w:r w:rsidR="00644831">
        <w:t xml:space="preserve"> that the average level of sustained motor preparation activity during the delay decreased as coherence decreased</w:t>
      </w:r>
      <w:r w:rsidR="005C6AF0">
        <w:t>, thus</w:t>
      </w:r>
      <w:r w:rsidR="00E9583F">
        <w:t xml:space="preserve"> increasing mean PMT</w:t>
      </w:r>
      <w:r w:rsidR="00D82D87">
        <w:rPr>
          <w:rStyle w:val="Appelnotedebasdep"/>
        </w:rPr>
        <w:footnoteReference w:id="10"/>
      </w:r>
      <w:r w:rsidR="005C6AF0">
        <w:t xml:space="preserve">. </w:t>
      </w:r>
    </w:p>
    <w:p w14:paraId="4B55A13B" w14:textId="77777777" w:rsidR="00A92CF5" w:rsidRDefault="00A92CF5">
      <w:pPr>
        <w:spacing w:line="259" w:lineRule="auto"/>
        <w:outlineLvl w:val="9"/>
        <w:rPr>
          <w:b/>
          <w:bCs/>
          <w:sz w:val="28"/>
          <w:szCs w:val="28"/>
        </w:rPr>
      </w:pPr>
      <w:r>
        <w:br w:type="page"/>
      </w:r>
    </w:p>
    <w:p w14:paraId="64F1D3BF" w14:textId="0A8C81A1" w:rsidR="00A36B27" w:rsidRPr="00A06F40" w:rsidRDefault="00A36B27" w:rsidP="00521C94">
      <w:pPr>
        <w:pStyle w:val="Titre1"/>
      </w:pPr>
      <w:r w:rsidRPr="00A06F40">
        <w:lastRenderedPageBreak/>
        <w:t>Experiment 3</w:t>
      </w:r>
    </w:p>
    <w:p w14:paraId="6AB4B06B" w14:textId="42EEFFDD" w:rsidR="00C113CE" w:rsidRDefault="009579F5" w:rsidP="00A06F40">
      <w:r>
        <w:tab/>
        <w:t>Experiment 3 was designed to test predictions from GCD</w:t>
      </w:r>
      <w:r w:rsidRPr="00185C56">
        <w:rPr>
          <w:vertAlign w:val="subscript"/>
        </w:rPr>
        <w:t>RS</w:t>
      </w:r>
      <w:r>
        <w:t xml:space="preserve"> when the stimulus-response mapping is not known during stimulus </w:t>
      </w:r>
      <w:proofErr w:type="gramStart"/>
      <w:r>
        <w:t>presentation, but</w:t>
      </w:r>
      <w:proofErr w:type="gramEnd"/>
      <w:r>
        <w:t xml:space="preserve"> </w:t>
      </w:r>
      <w:r w:rsidR="00D766E7">
        <w:t>is instead delivered by the RS. Experiment 3 was</w:t>
      </w:r>
      <w:r w:rsidR="009F7C3C">
        <w:t xml:space="preserve"> similar to Experiment </w:t>
      </w:r>
      <w:proofErr w:type="gramStart"/>
      <w:r w:rsidR="009F7C3C">
        <w:t>1</w:t>
      </w:r>
      <w:r w:rsidR="009E661F">
        <w:t>, but</w:t>
      </w:r>
      <w:proofErr w:type="gramEnd"/>
      <w:r w:rsidR="009E661F">
        <w:t xml:space="preserve"> comprised two</w:t>
      </w:r>
      <w:r w:rsidR="009F7C3C">
        <w:t xml:space="preserve"> important differences. First, motion direction was either upward or downward</w:t>
      </w:r>
      <w:r w:rsidR="009E661F">
        <w:t xml:space="preserve"> (coherence levels were identical to the previous experiments)</w:t>
      </w:r>
      <w:r w:rsidR="009F7C3C">
        <w:t>. This feature was introduced to avoid a potential conflict be</w:t>
      </w:r>
      <w:r w:rsidR="006E148B">
        <w:t>tween motion</w:t>
      </w:r>
      <w:r w:rsidR="009F7C3C">
        <w:t xml:space="preserve"> direction and response side.</w:t>
      </w:r>
      <w:r w:rsidR="009E661F">
        <w:t xml:space="preserve"> Second, the RS was </w:t>
      </w:r>
      <w:r w:rsidR="009F7C3C">
        <w:t xml:space="preserve">either the letter M or S. </w:t>
      </w:r>
      <w:r w:rsidR="009E661F">
        <w:t>Half of the subjects were instructed to associate upward and downward mot</w:t>
      </w:r>
      <w:r w:rsidR="00D766E7">
        <w:t>ion directions with left and right</w:t>
      </w:r>
      <w:r w:rsidR="009E661F">
        <w:t xml:space="preserve"> responses respectively if the RS was M (</w:t>
      </w:r>
      <w:r w:rsidR="00D766E7">
        <w:t xml:space="preserve">and vice-versa for the letter </w:t>
      </w:r>
      <w:r w:rsidR="009E661F">
        <w:t xml:space="preserve">S). The rule was reversed for the other half of subjects. </w:t>
      </w:r>
      <w:r w:rsidR="007C5E1C">
        <w:t>FR blocks alternated with RS blocks (</w:t>
      </w:r>
      <w:proofErr w:type="gramStart"/>
      <w:r w:rsidR="007C5E1C">
        <w:t>similar to</w:t>
      </w:r>
      <w:proofErr w:type="gramEnd"/>
      <w:r w:rsidR="007C5E1C">
        <w:t xml:space="preserve"> Experiment 1) to ensure that the e</w:t>
      </w:r>
      <w:r w:rsidR="006E148B">
        <w:t xml:space="preserve">ffects observed using </w:t>
      </w:r>
      <w:r w:rsidR="007C5E1C">
        <w:t>leftward</w:t>
      </w:r>
      <w:r w:rsidR="006E148B">
        <w:t>/rightward</w:t>
      </w:r>
      <w:r w:rsidR="007C5E1C">
        <w:t xml:space="preserve"> motion directions and left/right responses replicate when using upward/downward motion directions and left/right responses. </w:t>
      </w:r>
      <w:r w:rsidR="00E41C04">
        <w:t xml:space="preserve">The stimulus-response mapping for FR blocks was provided at the beginning of the </w:t>
      </w:r>
      <w:proofErr w:type="gramStart"/>
      <w:r w:rsidR="00E41C04">
        <w:t>experiment, and</w:t>
      </w:r>
      <w:proofErr w:type="gramEnd"/>
      <w:r w:rsidR="00E41C04">
        <w:t xml:space="preserve"> alternated between participants. </w:t>
      </w:r>
    </w:p>
    <w:p w14:paraId="65DA9F78" w14:textId="6DE8CD3B" w:rsidR="002D475B" w:rsidRPr="00320285" w:rsidRDefault="00320285" w:rsidP="00A92CF5">
      <w:pPr>
        <w:pStyle w:val="Titre2"/>
      </w:pPr>
      <w:r>
        <w:t>Predictions</w:t>
      </w:r>
    </w:p>
    <w:p w14:paraId="75C318D7" w14:textId="1B92EADA" w:rsidR="00C9603A" w:rsidRDefault="00A93B83" w:rsidP="00A06F40">
      <w:r>
        <w:tab/>
      </w:r>
      <w:r w:rsidR="00E35977">
        <w:t>In line with</w:t>
      </w:r>
      <w:r w:rsidR="00083683">
        <w:t xml:space="preserve"> empirical results reported by Twomey et al. (2016) in humans</w:t>
      </w:r>
      <w:r w:rsidR="00083683" w:rsidRPr="00083683">
        <w:t xml:space="preserve"> </w:t>
      </w:r>
      <w:r w:rsidR="00083683">
        <w:t>(see Introduction), w</w:t>
      </w:r>
      <w:r>
        <w:t xml:space="preserve">e assume the following processing scheme </w:t>
      </w:r>
      <w:r w:rsidR="00083683">
        <w:t>in RS blocks. When the stimulus is presented, subjects perform a decision about its category (</w:t>
      </w:r>
      <w:r w:rsidR="00083683" w:rsidRPr="00083683">
        <w:t>upward vs. downward</w:t>
      </w:r>
      <w:proofErr w:type="gramStart"/>
      <w:r w:rsidR="00083683">
        <w:t>), and</w:t>
      </w:r>
      <w:proofErr w:type="gramEnd"/>
      <w:r w:rsidR="00083683">
        <w:t xml:space="preserve"> </w:t>
      </w:r>
      <w:r w:rsidR="00125708">
        <w:t xml:space="preserve">store </w:t>
      </w:r>
      <w:r w:rsidR="00083683">
        <w:t xml:space="preserve">the representation of the chosen category </w:t>
      </w:r>
      <w:r w:rsidR="00125708">
        <w:t xml:space="preserve">in working memory </w:t>
      </w:r>
      <w:r w:rsidR="00083683">
        <w:t xml:space="preserve">during the delay. When the RS is presented, subjects combine and accumulate evidence from both the RS letter and the stimulus category representation to drive </w:t>
      </w:r>
      <w:r w:rsidR="00004415">
        <w:t xml:space="preserve">the </w:t>
      </w:r>
      <w:r w:rsidR="00083683" w:rsidRPr="00A93B83">
        <w:t>muscles to the response threshold.</w:t>
      </w:r>
      <w:r w:rsidR="00083683" w:rsidRPr="00083683">
        <w:t xml:space="preserve"> </w:t>
      </w:r>
      <w:r w:rsidR="0043064F">
        <w:t>Note</w:t>
      </w:r>
      <w:r w:rsidR="00083683">
        <w:t xml:space="preserve"> that the number of processing steps involved in this activation function is </w:t>
      </w:r>
      <w:r w:rsidR="00E04F55">
        <w:t>greater than</w:t>
      </w:r>
      <w:r w:rsidR="00BF51AC">
        <w:t xml:space="preserve"> the simple scheme proposed</w:t>
      </w:r>
      <w:r w:rsidR="00083683">
        <w:t xml:space="preserve"> for the previous experiments. Specifically, subjects must retrieve the stimulus-response mapping associated with the RS letter from </w:t>
      </w:r>
      <w:proofErr w:type="gramStart"/>
      <w:r w:rsidR="00083683">
        <w:t>memory</w:t>
      </w:r>
      <w:r w:rsidR="0043064F">
        <w:t>,</w:t>
      </w:r>
      <w:r w:rsidR="00083683">
        <w:t xml:space="preserve"> and</w:t>
      </w:r>
      <w:proofErr w:type="gramEnd"/>
      <w:r w:rsidR="00083683">
        <w:t xml:space="preserve"> translate the </w:t>
      </w:r>
      <w:r w:rsidR="00083683">
        <w:lastRenderedPageBreak/>
        <w:t>stimulus category into</w:t>
      </w:r>
      <w:r w:rsidR="0043064F">
        <w:t xml:space="preserve"> a</w:t>
      </w:r>
      <w:r w:rsidR="00083683">
        <w:t xml:space="preserve"> response accordingly. Consequently, mean PMT in RS block</w:t>
      </w:r>
      <w:r w:rsidR="0043064F">
        <w:t xml:space="preserve">s should be slower </w:t>
      </w:r>
      <w:r w:rsidR="00604A5E">
        <w:t>compared to</w:t>
      </w:r>
      <w:r w:rsidR="00C9603A">
        <w:t xml:space="preserve"> Experiments 1 and 2</w:t>
      </w:r>
      <w:r w:rsidR="00AD7200">
        <w:t>,</w:t>
      </w:r>
      <w:r w:rsidR="00C9603A">
        <w:t xml:space="preserve"> and</w:t>
      </w:r>
      <w:r w:rsidR="00AD7200">
        <w:t xml:space="preserve"> the rate of partial muscle activation in the EMG channel associated with the response should be higher than the opposite channel only after the RS.</w:t>
      </w:r>
      <w:r w:rsidR="00C9603A">
        <w:t xml:space="preserve"> Based on</w:t>
      </w:r>
      <w:r w:rsidR="00E35977">
        <w:t xml:space="preserve"> findings from the previous experiments, we further assume that subjects incorporate a few samples of motion ev</w:t>
      </w:r>
      <w:r w:rsidR="00C9603A">
        <w:t>idence</w:t>
      </w:r>
      <w:r w:rsidR="00E35977">
        <w:t xml:space="preserve"> </w:t>
      </w:r>
      <w:r w:rsidR="00C9603A">
        <w:t xml:space="preserve">retrieved from memory during the second phase of accumulation, so parameter </w:t>
      </w:r>
      <w:proofErr w:type="spellStart"/>
      <w:r w:rsidR="00C9603A" w:rsidRPr="00C9603A">
        <w:rPr>
          <w:i/>
        </w:rPr>
        <w:t>w</w:t>
      </w:r>
      <w:proofErr w:type="spellEnd"/>
      <w:r w:rsidR="00C9603A">
        <w:t xml:space="preserve"> should slightly decrease as motion coherence decreases.  This modulation may not be large enough to affect mean PMT and mean MT, but it should be detectable on the slope of muscle activation. </w:t>
      </w:r>
    </w:p>
    <w:p w14:paraId="48E07722" w14:textId="6F6825F2" w:rsidR="00EF422D" w:rsidRPr="00EF422D" w:rsidRDefault="00613B9D" w:rsidP="00A06F40">
      <w:r>
        <w:tab/>
      </w:r>
      <w:r w:rsidRPr="00011361">
        <w:t>Finally, Experiment 3 incorporated the same delay manipulation as Experiment 1</w:t>
      </w:r>
      <w:r w:rsidR="00AE7DAD">
        <w:t xml:space="preserve"> in RS blocks</w:t>
      </w:r>
      <w:r w:rsidRPr="00011361">
        <w:t xml:space="preserve"> (3 vs. 5 vs. 7 s</w:t>
      </w:r>
      <w:r w:rsidR="00E90B0E" w:rsidRPr="00011361">
        <w:t>,</w:t>
      </w:r>
      <w:r w:rsidR="00DB19C0" w:rsidRPr="00011361">
        <w:t xml:space="preserve"> varied</w:t>
      </w:r>
      <w:r w:rsidR="009B03D4" w:rsidRPr="00011361">
        <w:t xml:space="preserve"> in separate blocks of trials</w:t>
      </w:r>
      <w:r w:rsidRPr="00613B9D">
        <w:t xml:space="preserve">). </w:t>
      </w:r>
      <w:r w:rsidR="00011361">
        <w:t xml:space="preserve">Since RS processing is considerably more challenging compared to Experiment 1, </w:t>
      </w:r>
      <w:r w:rsidR="00484253">
        <w:t>the</w:t>
      </w:r>
      <w:r w:rsidR="00011361">
        <w:t xml:space="preserve"> decrease in attentional </w:t>
      </w:r>
      <w:r w:rsidR="00484253">
        <w:t>resources allocated to the RS</w:t>
      </w:r>
      <w:r w:rsidR="00011361">
        <w:t xml:space="preserve"> as the delay increases should decrease the rate of evidence accumulation in phase 2 within GCD</w:t>
      </w:r>
      <w:r w:rsidR="00011361" w:rsidRPr="00011361">
        <w:rPr>
          <w:vertAlign w:val="subscript"/>
        </w:rPr>
        <w:t>RS</w:t>
      </w:r>
      <w:r w:rsidR="00011361">
        <w:t xml:space="preserve">. Consequently, the model predicts an increase in </w:t>
      </w:r>
      <w:r w:rsidR="00011361" w:rsidRPr="00613B9D">
        <w:t>mean</w:t>
      </w:r>
      <w:r w:rsidR="00011361">
        <w:t xml:space="preserve"> PMT and mean MT as the delay increases, </w:t>
      </w:r>
      <w:r w:rsidR="00484253">
        <w:t>as well as a</w:t>
      </w:r>
      <w:r w:rsidR="00011361">
        <w:t xml:space="preserve"> decrease in the slope of muscle activation. </w:t>
      </w:r>
    </w:p>
    <w:p w14:paraId="02A7C420" w14:textId="331F08B1" w:rsidR="00F8230D" w:rsidRPr="00A06F40" w:rsidRDefault="00F8230D" w:rsidP="00A92CF5">
      <w:pPr>
        <w:pStyle w:val="Titre2"/>
      </w:pPr>
      <w:r w:rsidRPr="00A06F40">
        <w:t>Method</w:t>
      </w:r>
    </w:p>
    <w:p w14:paraId="67C83C60" w14:textId="77777777" w:rsidR="00AD2AC8" w:rsidRPr="00A06F40" w:rsidRDefault="00AD2AC8" w:rsidP="00A92CF5">
      <w:pPr>
        <w:pStyle w:val="Titre3"/>
      </w:pPr>
      <w:r w:rsidRPr="00A06F40">
        <w:t>Participants</w:t>
      </w:r>
    </w:p>
    <w:p w14:paraId="07C124D1" w14:textId="4CFCA870" w:rsidR="00AD2AC8" w:rsidRDefault="00AD2AC8" w:rsidP="00A06F40">
      <w:r>
        <w:tab/>
      </w:r>
      <w:r w:rsidR="00F8230D">
        <w:t>The sample size was increased to 24 subjects to accommodate our counterbalancing scheme (see below). Twenty-four subjects thus took part in Experiment 3 (</w:t>
      </w:r>
      <w:r w:rsidR="00F8230D" w:rsidRPr="006B200E">
        <w:t>3 men; mean age 21.04, range 20-23</w:t>
      </w:r>
      <w:r w:rsidR="00F8230D">
        <w:t xml:space="preserve">) in exchange for a 20 euros gift card. </w:t>
      </w:r>
      <w:r>
        <w:t>None of the participants had taken part in Experiment</w:t>
      </w:r>
      <w:r w:rsidR="00F8230D">
        <w:t>s</w:t>
      </w:r>
      <w:r>
        <w:t xml:space="preserve"> 1</w:t>
      </w:r>
      <w:r w:rsidR="00F8230D">
        <w:t xml:space="preserve"> and 2</w:t>
      </w:r>
      <w:r>
        <w:t xml:space="preserve">. Participants were students from the University of Franche-Comté recruited through online advertisement. Criteria for inclusion in the study were </w:t>
      </w:r>
      <w:proofErr w:type="gramStart"/>
      <w:r>
        <w:t>similar to</w:t>
      </w:r>
      <w:proofErr w:type="gramEnd"/>
      <w:r>
        <w:t xml:space="preserve"> those used in </w:t>
      </w:r>
      <w:r w:rsidR="00BB5EED">
        <w:t>the previous experiments</w:t>
      </w:r>
      <w:r>
        <w:t xml:space="preserve">. Participants gave </w:t>
      </w:r>
      <w:r>
        <w:rPr>
          <w:color w:val="000000"/>
        </w:rPr>
        <w:t xml:space="preserve">written consent to participate. </w:t>
      </w:r>
      <w:r>
        <w:t xml:space="preserve">This </w:t>
      </w:r>
      <w:r>
        <w:lastRenderedPageBreak/>
        <w:t>study was approved by the ethical committee for research of the university (Agreement No. CERUBFC-2022-01-18-002).</w:t>
      </w:r>
      <w:r w:rsidR="00A265C7">
        <w:t xml:space="preserve"> </w:t>
      </w:r>
    </w:p>
    <w:p w14:paraId="17AE15A8" w14:textId="77777777" w:rsidR="00AD2AC8" w:rsidRPr="00A06F40" w:rsidRDefault="00AD2AC8" w:rsidP="00A92CF5">
      <w:pPr>
        <w:pStyle w:val="Titre3"/>
      </w:pPr>
      <w:r w:rsidRPr="00A06F40">
        <w:t>Apparatus</w:t>
      </w:r>
    </w:p>
    <w:p w14:paraId="0C819C8F" w14:textId="63121EDB" w:rsidR="00AD2AC8" w:rsidRDefault="00AD2AC8" w:rsidP="00A06F40">
      <w:r>
        <w:tab/>
        <w:t>The apparatus was identical to Experiment</w:t>
      </w:r>
      <w:r w:rsidR="00BB5EED">
        <w:t>s</w:t>
      </w:r>
      <w:r>
        <w:t xml:space="preserve"> 1</w:t>
      </w:r>
      <w:r w:rsidR="00BB5EED">
        <w:t xml:space="preserve"> and 2</w:t>
      </w:r>
      <w:r>
        <w:t>.</w:t>
      </w:r>
    </w:p>
    <w:p w14:paraId="635FDB36" w14:textId="77777777" w:rsidR="00AD2AC8" w:rsidRPr="00A06F40" w:rsidRDefault="00AD2AC8" w:rsidP="00A92CF5">
      <w:pPr>
        <w:pStyle w:val="Titre3"/>
      </w:pPr>
      <w:r w:rsidRPr="00A06F40">
        <w:t>Stimuli</w:t>
      </w:r>
    </w:p>
    <w:p w14:paraId="655E0327" w14:textId="49C9E4AB" w:rsidR="00187DB7" w:rsidRDefault="00BB5EED" w:rsidP="00A06F40">
      <w:r>
        <w:tab/>
        <w:t xml:space="preserve">Stimuli </w:t>
      </w:r>
      <w:r w:rsidR="00187DB7">
        <w:t xml:space="preserve">in FR and RS blocks </w:t>
      </w:r>
      <w:r w:rsidR="00AD2AC8">
        <w:t xml:space="preserve">were identical to </w:t>
      </w:r>
      <w:r w:rsidR="00187DB7">
        <w:t>stimuli in FR and RS blocks in Experiment 1,</w:t>
      </w:r>
      <w:r w:rsidR="00187DB7" w:rsidRPr="00187DB7">
        <w:t xml:space="preserve"> </w:t>
      </w:r>
      <w:r w:rsidR="00187DB7">
        <w:t xml:space="preserve">except that motion direction was </w:t>
      </w:r>
      <w:r w:rsidR="001D0275">
        <w:t xml:space="preserve">either </w:t>
      </w:r>
      <w:r w:rsidR="00187DB7">
        <w:t>upward or downward. In addition, the RS was either the letter M or S (font: Consolas</w:t>
      </w:r>
      <w:r w:rsidR="004D26F7">
        <w:t>;</w:t>
      </w:r>
      <w:r w:rsidR="00187DB7">
        <w:t xml:space="preserve"> </w:t>
      </w:r>
      <w:r w:rsidR="00187DB7" w:rsidRPr="002079ED">
        <w:t>0.3</w:t>
      </w:r>
      <w:r w:rsidR="002079ED" w:rsidRPr="002079ED">
        <w:t>1</w:t>
      </w:r>
      <w:r w:rsidR="00187DB7" w:rsidRPr="002079ED">
        <w:t>° × 0.</w:t>
      </w:r>
      <w:r w:rsidR="002079ED" w:rsidRPr="002079ED">
        <w:t>3</w:t>
      </w:r>
      <w:r w:rsidR="00187DB7" w:rsidRPr="002079ED">
        <w:t>8°</w:t>
      </w:r>
      <w:r w:rsidR="003619F2" w:rsidRPr="002079ED">
        <w:t>), presen</w:t>
      </w:r>
      <w:r w:rsidR="004D26F7" w:rsidRPr="002079ED">
        <w:t>ted</w:t>
      </w:r>
      <w:r w:rsidR="004D26F7">
        <w:t xml:space="preserve"> at the center of the screen</w:t>
      </w:r>
      <w:r w:rsidR="00187DB7">
        <w:t xml:space="preserve">.  </w:t>
      </w:r>
    </w:p>
    <w:p w14:paraId="48EBA1F3" w14:textId="77777777" w:rsidR="002079ED" w:rsidRPr="00A06F40" w:rsidRDefault="002079ED" w:rsidP="00A92CF5">
      <w:pPr>
        <w:pStyle w:val="Titre3"/>
      </w:pPr>
      <w:r w:rsidRPr="00A06F40">
        <w:t>Procedure</w:t>
      </w:r>
    </w:p>
    <w:p w14:paraId="17302F27" w14:textId="492ACB04" w:rsidR="0050064E" w:rsidRPr="00C37D14" w:rsidRDefault="00FE157F" w:rsidP="00A06F40">
      <w:r>
        <w:tab/>
      </w:r>
      <w:r w:rsidRPr="003A4746">
        <w:t xml:space="preserve">Participants completed 12 blocks of 96 trials </w:t>
      </w:r>
      <w:r>
        <w:t>(</w:t>
      </w:r>
      <w:r w:rsidRPr="003A4746">
        <w:t>3 FR</w:t>
      </w:r>
      <w:r>
        <w:t xml:space="preserve"> blocks, 3 RS3 blocks, 3 RS5 blocks, and 3</w:t>
      </w:r>
      <w:r w:rsidRPr="003A4746">
        <w:t xml:space="preserve"> RS</w:t>
      </w:r>
      <w:r>
        <w:t>7</w:t>
      </w:r>
      <w:r w:rsidRPr="003A4746">
        <w:t xml:space="preserve"> blocks</w:t>
      </w:r>
      <w:r>
        <w:t>)</w:t>
      </w:r>
      <w:r w:rsidR="00886730">
        <w:t>. The number of trials per condition was thus identical to Experiment 1</w:t>
      </w:r>
      <w:r w:rsidR="007F0390">
        <w:t xml:space="preserve">. </w:t>
      </w:r>
      <w:r w:rsidR="00886730">
        <w:t>We introduced self-paced breaks between blocks and</w:t>
      </w:r>
      <w:r w:rsidR="007F0390" w:rsidRPr="007F0390">
        <w:t xml:space="preserve"> in the middle of each RS5 and</w:t>
      </w:r>
      <w:r w:rsidR="00886730">
        <w:t xml:space="preserve"> RS7 block to alleviate fatigue</w:t>
      </w:r>
      <w:r w:rsidR="007F0390" w:rsidRPr="007F0390">
        <w:t>.</w:t>
      </w:r>
      <w:r w:rsidR="007F0390">
        <w:t xml:space="preserve"> </w:t>
      </w:r>
      <w:r w:rsidR="00886730">
        <w:t>Participants were instructed to identify motion direction (</w:t>
      </w:r>
      <w:r w:rsidR="00FC71E8">
        <w:t xml:space="preserve">upward </w:t>
      </w:r>
      <w:r w:rsidR="00886730">
        <w:t xml:space="preserve">vs. </w:t>
      </w:r>
      <w:r w:rsidR="00FC71E8">
        <w:t>downward</w:t>
      </w:r>
      <w:r w:rsidR="00886730">
        <w:t>) and communicate th</w:t>
      </w:r>
      <w:r w:rsidR="00657571">
        <w:t>eir response by pressing the</w:t>
      </w:r>
      <w:r w:rsidR="00886730">
        <w:t xml:space="preserve"> </w:t>
      </w:r>
      <w:r w:rsidR="00FC71E8">
        <w:t xml:space="preserve">corresponding button </w:t>
      </w:r>
      <w:r w:rsidR="00886730">
        <w:t>with their left or right thumb</w:t>
      </w:r>
      <w:r w:rsidR="00FC71E8">
        <w:t xml:space="preserve"> (</w:t>
      </w:r>
      <w:r w:rsidR="00504C3D">
        <w:t>Figure 5</w:t>
      </w:r>
      <w:r w:rsidR="00E21974">
        <w:t>A)</w:t>
      </w:r>
      <w:r w:rsidR="00886730">
        <w:t xml:space="preserve">. </w:t>
      </w:r>
      <w:r w:rsidR="00657571">
        <w:t>In FR blocks, half of the participants were inst</w:t>
      </w:r>
      <w:r w:rsidR="00504C3D">
        <w:t>ructed to press the left</w:t>
      </w:r>
      <w:r w:rsidR="00657571">
        <w:t xml:space="preserve"> button </w:t>
      </w:r>
      <w:r w:rsidR="00504C3D">
        <w:t>if motion direction was upward and the right button if motion direction was downward</w:t>
      </w:r>
      <w:r w:rsidR="00657571">
        <w:t>.</w:t>
      </w:r>
      <w:r w:rsidR="0050064E">
        <w:t xml:space="preserve"> </w:t>
      </w:r>
      <w:r w:rsidR="00F33D06">
        <w:t xml:space="preserve">This mapping was reversed for the other half. </w:t>
      </w:r>
      <w:proofErr w:type="gramStart"/>
      <w:r w:rsidR="00F33D06">
        <w:t>With the exception of</w:t>
      </w:r>
      <w:proofErr w:type="gramEnd"/>
      <w:r w:rsidR="00F33D06">
        <w:t xml:space="preserve"> motion direction, the internal structure of each FR block was identical to Experiment 1. </w:t>
      </w:r>
      <w:r w:rsidR="00657571">
        <w:t>In RS blocks, half of the subjects were instructed to associate upward and downward mot</w:t>
      </w:r>
      <w:r w:rsidR="00891767">
        <w:t>ion directions with left</w:t>
      </w:r>
      <w:r w:rsidR="00657571">
        <w:t xml:space="preserve"> and right responses </w:t>
      </w:r>
      <w:r w:rsidR="00891767">
        <w:t xml:space="preserve">respectively if the RS was </w:t>
      </w:r>
      <w:r w:rsidR="008A44C9">
        <w:t xml:space="preserve">the letter </w:t>
      </w:r>
      <w:r w:rsidR="00891767">
        <w:t xml:space="preserve">M (and vice-versa if the RS was </w:t>
      </w:r>
      <w:r w:rsidR="008A44C9">
        <w:t xml:space="preserve">the letter </w:t>
      </w:r>
      <w:r w:rsidR="00891767">
        <w:t>S)</w:t>
      </w:r>
      <w:r w:rsidR="00657571">
        <w:t xml:space="preserve">. The rule was reversed for the other half of subjects. </w:t>
      </w:r>
      <w:r w:rsidR="00F33D06">
        <w:t xml:space="preserve">In each RS block, trials were defined by a factorial combination of motion direction (upward vs. downward), motion coherence (2 vs. 11 vs. 40 %), and </w:t>
      </w:r>
      <w:r w:rsidR="00891767">
        <w:t>RS (M vs.</w:t>
      </w:r>
      <w:r w:rsidR="00F33D06">
        <w:t xml:space="preserve"> S). </w:t>
      </w:r>
      <w:r w:rsidR="0072001C">
        <w:t xml:space="preserve">Each trial </w:t>
      </w:r>
      <w:r w:rsidR="0072001C">
        <w:lastRenderedPageBreak/>
        <w:t xml:space="preserve">type appeared the same number of times in a random order. Other than that, the internal structure of RS blocks was identical to RS blocks in Experiment 1. </w:t>
      </w:r>
      <w:r w:rsidR="00184A1A">
        <w:t xml:space="preserve">The factorial combination of the stimulus-response mapping in FR blocks and the stimulus-response mapping in RS blocks resulted in 4 different combinations that were repeated 6 times (hence the 24 subjects). For each subject, </w:t>
      </w:r>
      <w:r w:rsidR="0072001C">
        <w:t>FR and RS blocks were pseudorandomized using the same scheme as</w:t>
      </w:r>
      <w:r w:rsidR="00891767">
        <w:t xml:space="preserve"> in</w:t>
      </w:r>
      <w:r w:rsidR="0072001C">
        <w:t xml:space="preserve"> Experiment 1. </w:t>
      </w:r>
      <w:r w:rsidR="000A4EA3" w:rsidRPr="003A4746">
        <w:t>Participants first complet</w:t>
      </w:r>
      <w:r w:rsidR="0050064E">
        <w:t>ed two blocks of practice trials to ensure they understood the task. The first block was FR and comprised 18 trials (each of the 6 stim</w:t>
      </w:r>
      <w:r w:rsidR="00292A92">
        <w:t>ulus types presented three times</w:t>
      </w:r>
      <w:r w:rsidR="0050064E">
        <w:t xml:space="preserve"> in a random order). The second block was RS3 and comprised 36 trials (each of the 6 stimulus t</w:t>
      </w:r>
      <w:r w:rsidR="00292A92">
        <w:t>ypes presented three times with</w:t>
      </w:r>
      <w:r w:rsidR="0050064E">
        <w:t xml:space="preserve"> each RS letter)</w:t>
      </w:r>
      <w:r w:rsidR="0072001C">
        <w:t xml:space="preserve">. </w:t>
      </w:r>
    </w:p>
    <w:p w14:paraId="460B9112" w14:textId="77777777" w:rsidR="004A735E" w:rsidRPr="00A06F40" w:rsidRDefault="004A735E" w:rsidP="00A92CF5">
      <w:pPr>
        <w:pStyle w:val="Titre3"/>
      </w:pPr>
      <w:r w:rsidRPr="00A06F40">
        <w:t>EMG recording and signal processing</w:t>
      </w:r>
    </w:p>
    <w:p w14:paraId="44C9394E" w14:textId="2916B50C" w:rsidR="004A735E" w:rsidRPr="006E262D" w:rsidRDefault="004A735E" w:rsidP="00A06F40">
      <w:r>
        <w:tab/>
        <w:t>EMG recording and signal processing were ident</w:t>
      </w:r>
      <w:r w:rsidR="002C57E1">
        <w:t>ical to Experiment 1.</w:t>
      </w:r>
      <w:r w:rsidR="00373630">
        <w:t xml:space="preserve"> </w:t>
      </w:r>
      <w:r w:rsidR="00373630" w:rsidRPr="006A66DB">
        <w:t>The percentage of trials in which the EMG onset of the response could not be detected due to a high level of noise was small (</w:t>
      </w:r>
      <w:r w:rsidR="00373630" w:rsidRPr="006A66DB">
        <w:rPr>
          <w:i/>
        </w:rPr>
        <w:t>M</w:t>
      </w:r>
      <w:r w:rsidR="00373630">
        <w:t xml:space="preserve"> = 0.32%, range 0-1.57</w:t>
      </w:r>
      <w:r w:rsidR="00373630" w:rsidRPr="006A66DB">
        <w:t>%).</w:t>
      </w:r>
    </w:p>
    <w:p w14:paraId="76A83009" w14:textId="77777777" w:rsidR="004A735E" w:rsidRPr="00A06F40" w:rsidRDefault="004A735E" w:rsidP="00A92CF5">
      <w:pPr>
        <w:pStyle w:val="Titre3"/>
      </w:pPr>
      <w:r w:rsidRPr="00A06F40">
        <w:t>Data analyses</w:t>
      </w:r>
    </w:p>
    <w:p w14:paraId="3695D24B" w14:textId="0026CB1D" w:rsidR="004A735E" w:rsidRPr="006A66DB" w:rsidRDefault="004A735E" w:rsidP="003628F4">
      <w:r w:rsidRPr="006A66DB">
        <w:tab/>
        <w:t>Trials with a</w:t>
      </w:r>
      <w:r w:rsidR="006A66DB">
        <w:t xml:space="preserve">nticipations (RTs &lt; 200 </w:t>
      </w:r>
      <w:proofErr w:type="spellStart"/>
      <w:r w:rsidR="006A66DB">
        <w:t>ms</w:t>
      </w:r>
      <w:proofErr w:type="spellEnd"/>
      <w:r w:rsidR="006A66DB">
        <w:t>; 0.01%), premature responses (0.2</w:t>
      </w:r>
      <w:r w:rsidRPr="006A66DB">
        <w:t>%), or in which participants failed to respond within the 4 s RT deadline (0.3%) were excluded from analyses.</w:t>
      </w:r>
      <w:r w:rsidR="00E67C21">
        <w:t xml:space="preserve"> The data were analyzed with</w:t>
      </w:r>
      <w:r w:rsidRPr="006A66DB">
        <w:t xml:space="preserve"> both frequentist and Bayesian repeated-measures ANOVAs, </w:t>
      </w:r>
      <w:proofErr w:type="gramStart"/>
      <w:r w:rsidRPr="006A66DB">
        <w:t>similar to</w:t>
      </w:r>
      <w:proofErr w:type="gramEnd"/>
      <w:r w:rsidRPr="006A66DB">
        <w:t xml:space="preserve"> </w:t>
      </w:r>
      <w:r w:rsidR="006A66DB">
        <w:t>previous e</w:t>
      </w:r>
      <w:r w:rsidRPr="006A66DB">
        <w:t>xperiment</w:t>
      </w:r>
      <w:r w:rsidR="006A66DB">
        <w:t>s</w:t>
      </w:r>
      <w:r w:rsidRPr="006A66DB">
        <w:t xml:space="preserve">. </w:t>
      </w:r>
    </w:p>
    <w:p w14:paraId="5E88D316" w14:textId="77777777" w:rsidR="00A92CF5" w:rsidRDefault="00A92CF5">
      <w:pPr>
        <w:spacing w:line="259" w:lineRule="auto"/>
        <w:outlineLvl w:val="9"/>
        <w:rPr>
          <w:b/>
          <w:bCs/>
        </w:rPr>
      </w:pPr>
      <w:r>
        <w:br w:type="page"/>
      </w:r>
    </w:p>
    <w:p w14:paraId="2CB15686" w14:textId="2180A00D" w:rsidR="004A735E" w:rsidRPr="00A06F40" w:rsidRDefault="004A735E" w:rsidP="00A92CF5">
      <w:pPr>
        <w:pStyle w:val="Titre2"/>
      </w:pPr>
      <w:r w:rsidRPr="00A06F40">
        <w:lastRenderedPageBreak/>
        <w:t xml:space="preserve">Results </w:t>
      </w:r>
    </w:p>
    <w:p w14:paraId="5E21543C" w14:textId="77777777" w:rsidR="008C5D5C" w:rsidRPr="002E1892" w:rsidRDefault="008C5D5C" w:rsidP="00A92CF5">
      <w:pPr>
        <w:pStyle w:val="Titre3"/>
      </w:pPr>
      <w:r w:rsidRPr="00A06F40">
        <w:t>Response</w:t>
      </w:r>
      <w:r w:rsidRPr="002E1892">
        <w:t xml:space="preserve"> </w:t>
      </w:r>
      <w:r w:rsidRPr="00A06F40">
        <w:t>accuracy</w:t>
      </w:r>
      <w:r w:rsidRPr="002E1892">
        <w:t xml:space="preserve"> </w:t>
      </w:r>
    </w:p>
    <w:p w14:paraId="52FA19D8" w14:textId="7D5E6246" w:rsidR="00CF2FF8" w:rsidRDefault="008C5D5C" w:rsidP="00A06F40">
      <w:r>
        <w:rPr>
          <w:i/>
        </w:rPr>
        <w:tab/>
      </w:r>
      <w:r w:rsidRPr="006B4061">
        <w:t>The proportion of correct responses in each condition</w:t>
      </w:r>
      <w:r>
        <w:t xml:space="preserve"> averaged across subjects is</w:t>
      </w:r>
      <w:r w:rsidRPr="006B4061">
        <w:t xml:space="preserve"> presented in </w:t>
      </w:r>
      <w:r>
        <w:t>Figure 5</w:t>
      </w:r>
      <w:r w:rsidRPr="006B4061">
        <w:t>B.</w:t>
      </w:r>
      <w:r>
        <w:t xml:space="preserve"> An ANOVA with block type (FR vs. RS3 vs. RS5 vs. RS7) and motion coherence (2 vs. 11 vs. 40 %) </w:t>
      </w:r>
      <w:r w:rsidR="00E55EDE">
        <w:t>showed main effects of coherence and bloc</w:t>
      </w:r>
      <w:r w:rsidR="00CF2FF8">
        <w:t>k</w:t>
      </w:r>
      <w:r w:rsidR="00E55EDE">
        <w:t xml:space="preserve"> type, </w:t>
      </w:r>
      <w:r w:rsidR="00E55EDE" w:rsidRPr="006D744C">
        <w:rPr>
          <w:i/>
        </w:rPr>
        <w:t>F</w:t>
      </w:r>
      <w:r w:rsidR="00E55EDE">
        <w:t>(1.57, 36.17) = 434.04</w:t>
      </w:r>
      <w:r w:rsidR="00E55EDE" w:rsidRPr="006D744C">
        <w:t xml:space="preserve">, </w:t>
      </w:r>
      <w:r w:rsidR="00E55EDE" w:rsidRPr="006D744C">
        <w:rPr>
          <w:i/>
        </w:rPr>
        <w:t>p</w:t>
      </w:r>
      <w:r w:rsidR="00E55EDE" w:rsidRPr="006D744C">
        <w:t xml:space="preserve"> &lt; .001, </w:t>
      </w:r>
      <w:r w:rsidR="00E55EDE" w:rsidRPr="006D744C">
        <w:rPr>
          <w:i/>
        </w:rPr>
        <w:t>η</w:t>
      </w:r>
      <w:r w:rsidR="00E55EDE" w:rsidRPr="006D744C">
        <w:rPr>
          <w:i/>
          <w:vertAlign w:val="subscript"/>
        </w:rPr>
        <w:t>p</w:t>
      </w:r>
      <w:r w:rsidR="00E55EDE" w:rsidRPr="006D744C">
        <w:rPr>
          <w:i/>
          <w:vertAlign w:val="superscript"/>
        </w:rPr>
        <w:t>2</w:t>
      </w:r>
      <w:r w:rsidR="00E55EDE">
        <w:t xml:space="preserve"> = .95</w:t>
      </w:r>
      <w:r w:rsidR="00E55EDE" w:rsidRPr="006D744C">
        <w:t xml:space="preserve">, </w:t>
      </w:r>
      <w:proofErr w:type="spellStart"/>
      <w:r w:rsidR="00E55EDE" w:rsidRPr="006D744C">
        <w:rPr>
          <w:i/>
        </w:rPr>
        <w:t>BF</w:t>
      </w:r>
      <w:r w:rsidR="00E55EDE" w:rsidRPr="006D744C">
        <w:rPr>
          <w:i/>
          <w:vertAlign w:val="subscript"/>
        </w:rPr>
        <w:t>incl</w:t>
      </w:r>
      <w:proofErr w:type="spellEnd"/>
      <w:r w:rsidR="00E55EDE" w:rsidRPr="006D744C">
        <w:rPr>
          <w:vertAlign w:val="subscript"/>
        </w:rPr>
        <w:t xml:space="preserve"> </w:t>
      </w:r>
      <w:r w:rsidR="00E55EDE">
        <w:t>= 4.52 × 10</w:t>
      </w:r>
      <w:r w:rsidR="00E55EDE">
        <w:rPr>
          <w:vertAlign w:val="superscript"/>
        </w:rPr>
        <w:t>27</w:t>
      </w:r>
      <w:r w:rsidR="00E55EDE">
        <w:t xml:space="preserve"> (decisive evidence for H</w:t>
      </w:r>
      <w:r w:rsidR="00E55EDE" w:rsidRPr="0060696B">
        <w:rPr>
          <w:vertAlign w:val="subscript"/>
        </w:rPr>
        <w:t>1</w:t>
      </w:r>
      <w:r w:rsidR="00E55EDE">
        <w:t>)</w:t>
      </w:r>
      <w:r w:rsidR="001B2C65">
        <w:t xml:space="preserve"> and </w:t>
      </w:r>
      <w:r w:rsidR="001B2C65" w:rsidRPr="006D744C">
        <w:rPr>
          <w:i/>
        </w:rPr>
        <w:t>F</w:t>
      </w:r>
      <w:r w:rsidR="001B2C65">
        <w:t xml:space="preserve">(1.56, 35.98) = </w:t>
      </w:r>
      <w:r w:rsidR="00C75E5A">
        <w:t>3</w:t>
      </w:r>
      <w:r w:rsidR="001B2C65">
        <w:t>.</w:t>
      </w:r>
      <w:r w:rsidR="00C75E5A">
        <w:t>90</w:t>
      </w:r>
      <w:r w:rsidR="001B2C65" w:rsidRPr="006D744C">
        <w:t xml:space="preserve">, </w:t>
      </w:r>
      <w:r w:rsidR="001B2C65" w:rsidRPr="006D744C">
        <w:rPr>
          <w:i/>
        </w:rPr>
        <w:t>p</w:t>
      </w:r>
      <w:r w:rsidR="00B77618">
        <w:t xml:space="preserve"> = .04</w:t>
      </w:r>
      <w:r w:rsidR="001B2C65" w:rsidRPr="006D744C">
        <w:t xml:space="preserve">, </w:t>
      </w:r>
      <w:r w:rsidR="001B2C65" w:rsidRPr="006D744C">
        <w:rPr>
          <w:i/>
        </w:rPr>
        <w:t>η</w:t>
      </w:r>
      <w:r w:rsidR="001B2C65" w:rsidRPr="006D744C">
        <w:rPr>
          <w:i/>
          <w:vertAlign w:val="subscript"/>
        </w:rPr>
        <w:t>p</w:t>
      </w:r>
      <w:r w:rsidR="001B2C65" w:rsidRPr="006D744C">
        <w:rPr>
          <w:i/>
          <w:vertAlign w:val="superscript"/>
        </w:rPr>
        <w:t>2</w:t>
      </w:r>
      <w:r w:rsidR="001B2C65">
        <w:t xml:space="preserve"> = .</w:t>
      </w:r>
      <w:r w:rsidR="00B77618">
        <w:t>1</w:t>
      </w:r>
      <w:r w:rsidR="001B2C65">
        <w:t>5</w:t>
      </w:r>
      <w:r w:rsidR="001B2C65" w:rsidRPr="006D744C">
        <w:t xml:space="preserve">, </w:t>
      </w:r>
      <w:proofErr w:type="spellStart"/>
      <w:r w:rsidR="001B2C65" w:rsidRPr="006D744C">
        <w:rPr>
          <w:i/>
        </w:rPr>
        <w:t>BF</w:t>
      </w:r>
      <w:r w:rsidR="001B2C65" w:rsidRPr="006D744C">
        <w:rPr>
          <w:i/>
          <w:vertAlign w:val="subscript"/>
        </w:rPr>
        <w:t>incl</w:t>
      </w:r>
      <w:proofErr w:type="spellEnd"/>
      <w:r w:rsidR="001B2C65" w:rsidRPr="006D744C">
        <w:rPr>
          <w:vertAlign w:val="subscript"/>
        </w:rPr>
        <w:t xml:space="preserve"> </w:t>
      </w:r>
      <w:r w:rsidR="001B2C65">
        <w:t xml:space="preserve">= </w:t>
      </w:r>
      <w:r w:rsidR="00E527B2">
        <w:t>1</w:t>
      </w:r>
      <w:r w:rsidR="001B2C65">
        <w:t>.5</w:t>
      </w:r>
      <w:r w:rsidR="00E527B2">
        <w:t>6 (anecdotal</w:t>
      </w:r>
      <w:r w:rsidR="001B2C65">
        <w:t xml:space="preserve"> evidence for H</w:t>
      </w:r>
      <w:r w:rsidR="001B2C65" w:rsidRPr="0060696B">
        <w:rPr>
          <w:vertAlign w:val="subscript"/>
        </w:rPr>
        <w:t>1</w:t>
      </w:r>
      <w:r w:rsidR="001B2C65">
        <w:t>)</w:t>
      </w:r>
      <w:r w:rsidR="00CD3EEB">
        <w:t xml:space="preserve"> </w:t>
      </w:r>
      <w:r w:rsidR="006672F7">
        <w:t>respectively</w:t>
      </w:r>
      <w:r w:rsidR="00DD739F">
        <w:t>.</w:t>
      </w:r>
      <w:r w:rsidR="00E527B2">
        <w:t xml:space="preserve"> </w:t>
      </w:r>
      <w:r w:rsidR="00CD3EEB">
        <w:t>Response a</w:t>
      </w:r>
      <w:r w:rsidR="00E527B2">
        <w:t>ccuracy d</w:t>
      </w:r>
      <w:r w:rsidR="006672F7">
        <w:t>ecreased as coherence decreased</w:t>
      </w:r>
      <w:r w:rsidR="00E527B2">
        <w:t xml:space="preserve"> </w:t>
      </w:r>
      <w:r w:rsidR="00CD3EEB">
        <w:t>and</w:t>
      </w:r>
      <w:r w:rsidR="00E527B2">
        <w:t xml:space="preserve"> was slightly higher for </w:t>
      </w:r>
      <w:r w:rsidR="00214B0D">
        <w:t>RS</w:t>
      </w:r>
      <w:r w:rsidR="00E527B2">
        <w:t xml:space="preserve"> than </w:t>
      </w:r>
      <w:r w:rsidR="00214B0D">
        <w:t>F</w:t>
      </w:r>
      <w:r w:rsidR="00E527B2">
        <w:t>R blocks</w:t>
      </w:r>
      <w:r w:rsidR="006672F7">
        <w:t xml:space="preserve">, </w:t>
      </w:r>
      <w:proofErr w:type="gramStart"/>
      <w:r w:rsidR="006672F7">
        <w:t>similar to</w:t>
      </w:r>
      <w:proofErr w:type="gramEnd"/>
      <w:r w:rsidR="006672F7">
        <w:t xml:space="preserve"> Experiment 1</w:t>
      </w:r>
      <w:r w:rsidR="00CD3EEB">
        <w:t>. Although the amplitude of the bloc</w:t>
      </w:r>
      <w:r w:rsidR="00CA7ACC">
        <w:t>k</w:t>
      </w:r>
      <w:r w:rsidR="00CD3EEB">
        <w:t xml:space="preserve"> type effect was numerically larger in the 11% coherence condition, the interaction between the two factors was not significant,</w:t>
      </w:r>
      <w:r w:rsidR="00CD3EEB" w:rsidRPr="00CD3EEB">
        <w:rPr>
          <w:i/>
        </w:rPr>
        <w:t xml:space="preserve"> </w:t>
      </w:r>
      <w:proofErr w:type="gramStart"/>
      <w:r w:rsidR="00CD3EEB" w:rsidRPr="006D744C">
        <w:rPr>
          <w:i/>
        </w:rPr>
        <w:t>F</w:t>
      </w:r>
      <w:r w:rsidR="00CD3EEB">
        <w:t>(</w:t>
      </w:r>
      <w:proofErr w:type="gramEnd"/>
      <w:r w:rsidR="009A671B">
        <w:t>3</w:t>
      </w:r>
      <w:r w:rsidR="00CD3EEB">
        <w:t>.</w:t>
      </w:r>
      <w:r w:rsidR="009A671B">
        <w:t>19</w:t>
      </w:r>
      <w:r w:rsidR="00CD3EEB">
        <w:t xml:space="preserve">, </w:t>
      </w:r>
      <w:r w:rsidR="009A671B">
        <w:t>73</w:t>
      </w:r>
      <w:r w:rsidR="00CD3EEB">
        <w:t>.</w:t>
      </w:r>
      <w:r w:rsidR="009A671B">
        <w:t>4</w:t>
      </w:r>
      <w:r w:rsidR="00CD3EEB">
        <w:t xml:space="preserve">7) = </w:t>
      </w:r>
      <w:r w:rsidR="009A671B">
        <w:t>1</w:t>
      </w:r>
      <w:r w:rsidR="00CD3EEB">
        <w:t>.</w:t>
      </w:r>
      <w:r w:rsidR="009A671B">
        <w:t>73</w:t>
      </w:r>
      <w:r w:rsidR="00CD3EEB" w:rsidRPr="006D744C">
        <w:t xml:space="preserve">, </w:t>
      </w:r>
      <w:r w:rsidR="00CD3EEB" w:rsidRPr="006D744C">
        <w:rPr>
          <w:i/>
        </w:rPr>
        <w:t>p</w:t>
      </w:r>
      <w:r w:rsidR="009A671B">
        <w:t xml:space="preserve"> = .17</w:t>
      </w:r>
      <w:r w:rsidR="00CD3EEB" w:rsidRPr="006D744C">
        <w:t xml:space="preserve">, </w:t>
      </w:r>
      <w:proofErr w:type="spellStart"/>
      <w:r w:rsidR="00CD3EEB" w:rsidRPr="006D744C">
        <w:rPr>
          <w:i/>
        </w:rPr>
        <w:t>BF</w:t>
      </w:r>
      <w:r w:rsidR="00CD3EEB" w:rsidRPr="006D744C">
        <w:rPr>
          <w:i/>
          <w:vertAlign w:val="subscript"/>
        </w:rPr>
        <w:t>incl</w:t>
      </w:r>
      <w:proofErr w:type="spellEnd"/>
      <w:r w:rsidR="00CD3EEB" w:rsidRPr="006D744C">
        <w:rPr>
          <w:vertAlign w:val="subscript"/>
        </w:rPr>
        <w:t xml:space="preserve"> </w:t>
      </w:r>
      <w:r w:rsidR="00CD3EEB">
        <w:t xml:space="preserve">= </w:t>
      </w:r>
      <w:r w:rsidR="00FB6D7D">
        <w:t>0</w:t>
      </w:r>
      <w:r w:rsidR="00CD3EEB">
        <w:t>.</w:t>
      </w:r>
      <w:r w:rsidR="00FB6D7D">
        <w:t>36 (anecdotal</w:t>
      </w:r>
      <w:r w:rsidR="00CD3EEB">
        <w:t xml:space="preserve"> evidence for H</w:t>
      </w:r>
      <w:r w:rsidR="00FB6D7D">
        <w:rPr>
          <w:vertAlign w:val="subscript"/>
        </w:rPr>
        <w:t>0</w:t>
      </w:r>
      <w:r w:rsidR="00CD3EEB">
        <w:t>)</w:t>
      </w:r>
      <w:r w:rsidR="00957857">
        <w:t>.</w:t>
      </w:r>
      <w:r w:rsidR="00CF2FF8">
        <w:t xml:space="preserve"> </w:t>
      </w:r>
    </w:p>
    <w:p w14:paraId="526AD868" w14:textId="150C7FE4" w:rsidR="007D3087" w:rsidRDefault="00CF2FF8" w:rsidP="00A06F40">
      <w:r>
        <w:tab/>
      </w:r>
      <w:r w:rsidR="006672F7" w:rsidRPr="00907C2E">
        <w:t>To specifically evaluate the effect of the delay manipulation in RS blocks, we computed an</w:t>
      </w:r>
      <w:r w:rsidR="00907C2E" w:rsidRPr="00907C2E">
        <w:t xml:space="preserve"> additional</w:t>
      </w:r>
      <w:r w:rsidR="006672F7" w:rsidRPr="00907C2E">
        <w:t xml:space="preserve"> ANOVA on the proportion of correc</w:t>
      </w:r>
      <w:r>
        <w:t>t responses in RS blocks with</w:t>
      </w:r>
      <w:r w:rsidR="00CA63D5">
        <w:t xml:space="preserve"> delay (3 vs. 5 vs. </w:t>
      </w:r>
      <w:r w:rsidR="006672F7" w:rsidRPr="00907C2E">
        <w:t>7</w:t>
      </w:r>
      <w:r w:rsidR="00CA63D5">
        <w:t xml:space="preserve"> s</w:t>
      </w:r>
      <w:r w:rsidR="006672F7" w:rsidRPr="00907C2E">
        <w:t xml:space="preserve">) and motion coherence (2 vs. 11 vs. 40 %) as factors. The delay manipulation did not modulate response accuracy, </w:t>
      </w:r>
      <w:proofErr w:type="gramStart"/>
      <w:r w:rsidR="006672F7" w:rsidRPr="00907C2E">
        <w:rPr>
          <w:i/>
        </w:rPr>
        <w:t>F</w:t>
      </w:r>
      <w:r w:rsidR="00AF6822">
        <w:t>(</w:t>
      </w:r>
      <w:proofErr w:type="gramEnd"/>
      <w:r w:rsidR="00AF6822">
        <w:t>2, 46) &lt; 1</w:t>
      </w:r>
      <w:r w:rsidR="006672F7" w:rsidRPr="00907C2E">
        <w:t xml:space="preserve">, </w:t>
      </w:r>
      <w:proofErr w:type="spellStart"/>
      <w:r w:rsidR="006672F7" w:rsidRPr="00907C2E">
        <w:rPr>
          <w:i/>
        </w:rPr>
        <w:t>BF</w:t>
      </w:r>
      <w:r w:rsidR="006672F7" w:rsidRPr="00907C2E">
        <w:rPr>
          <w:i/>
          <w:vertAlign w:val="subscript"/>
        </w:rPr>
        <w:t>incl</w:t>
      </w:r>
      <w:proofErr w:type="spellEnd"/>
      <w:r w:rsidR="006672F7" w:rsidRPr="00907C2E">
        <w:rPr>
          <w:vertAlign w:val="subscript"/>
        </w:rPr>
        <w:t xml:space="preserve"> </w:t>
      </w:r>
      <w:r w:rsidR="00AF6822">
        <w:t>= 0.04 (strong</w:t>
      </w:r>
      <w:r w:rsidR="006672F7" w:rsidRPr="00907C2E">
        <w:t xml:space="preserve"> evidence for H</w:t>
      </w:r>
      <w:r w:rsidR="006672F7" w:rsidRPr="00907C2E">
        <w:rPr>
          <w:vertAlign w:val="subscript"/>
        </w:rPr>
        <w:t>0</w:t>
      </w:r>
      <w:r w:rsidR="006672F7" w:rsidRPr="00907C2E">
        <w:t xml:space="preserve">), and </w:t>
      </w:r>
      <w:del w:id="151" w:author="GAJDOS Thibault" w:date="2024-11-12T15:18:00Z" w16du:dateUtc="2024-11-12T14:18:00Z">
        <w:r w:rsidR="006672F7" w:rsidRPr="00907C2E" w:rsidDel="00C96043">
          <w:delText>did not interact</w:delText>
        </w:r>
      </w:del>
      <w:ins w:id="152" w:author="GAJDOS Thibault" w:date="2024-11-12T15:18:00Z" w16du:dateUtc="2024-11-12T14:18:00Z">
        <w:r w:rsidR="00C96043">
          <w:t>there was no interaction between</w:t>
        </w:r>
      </w:ins>
      <w:r w:rsidR="006672F7" w:rsidRPr="00907C2E">
        <w:t xml:space="preserve"> </w:t>
      </w:r>
      <w:del w:id="153" w:author="GAJDOS Thibault" w:date="2024-11-12T15:18:00Z" w16du:dateUtc="2024-11-12T14:18:00Z">
        <w:r w:rsidR="006672F7" w:rsidRPr="00907C2E" w:rsidDel="00C96043">
          <w:delText xml:space="preserve">with </w:delText>
        </w:r>
      </w:del>
      <w:ins w:id="154" w:author="GAJDOS Thibault" w:date="2024-11-12T15:18:00Z" w16du:dateUtc="2024-11-12T14:18:00Z">
        <w:r w:rsidR="00C96043">
          <w:t>delay and</w:t>
        </w:r>
        <w:r w:rsidR="00C96043" w:rsidRPr="00907C2E">
          <w:t xml:space="preserve"> </w:t>
        </w:r>
      </w:ins>
      <w:r w:rsidR="006672F7" w:rsidRPr="00907C2E">
        <w:t xml:space="preserve">coherence, </w:t>
      </w:r>
      <w:r w:rsidR="006672F7" w:rsidRPr="00907C2E">
        <w:rPr>
          <w:i/>
        </w:rPr>
        <w:t>F</w:t>
      </w:r>
      <w:r w:rsidR="00AB506D">
        <w:t>(2.80, 64.50) =</w:t>
      </w:r>
      <w:r w:rsidR="006672F7" w:rsidRPr="00907C2E">
        <w:t xml:space="preserve"> 1,</w:t>
      </w:r>
      <w:r w:rsidR="00AB506D">
        <w:t xml:space="preserve"> </w:t>
      </w:r>
      <w:r w:rsidR="00AB506D" w:rsidRPr="006D744C">
        <w:rPr>
          <w:i/>
        </w:rPr>
        <w:t>p</w:t>
      </w:r>
      <w:r w:rsidR="00AB506D">
        <w:t xml:space="preserve"> = .39</w:t>
      </w:r>
      <w:r w:rsidR="00AB506D" w:rsidRPr="006D744C">
        <w:t xml:space="preserve">, </w:t>
      </w:r>
      <w:r w:rsidR="006672F7" w:rsidRPr="00907C2E">
        <w:t xml:space="preserve"> </w:t>
      </w:r>
      <w:proofErr w:type="spellStart"/>
      <w:r w:rsidR="006672F7" w:rsidRPr="00907C2E">
        <w:rPr>
          <w:i/>
        </w:rPr>
        <w:t>BF</w:t>
      </w:r>
      <w:r w:rsidR="006672F7" w:rsidRPr="00907C2E">
        <w:rPr>
          <w:i/>
          <w:vertAlign w:val="subscript"/>
        </w:rPr>
        <w:t>incl</w:t>
      </w:r>
      <w:proofErr w:type="spellEnd"/>
      <w:r w:rsidR="006672F7" w:rsidRPr="00907C2E">
        <w:rPr>
          <w:vertAlign w:val="subscript"/>
        </w:rPr>
        <w:t xml:space="preserve"> </w:t>
      </w:r>
      <w:r w:rsidR="00AB506D">
        <w:t>= 0.015 (decisive</w:t>
      </w:r>
      <w:r w:rsidR="006672F7" w:rsidRPr="00907C2E">
        <w:t xml:space="preserve"> evidence for H</w:t>
      </w:r>
      <w:r w:rsidR="006672F7" w:rsidRPr="00907C2E">
        <w:rPr>
          <w:vertAlign w:val="subscript"/>
        </w:rPr>
        <w:t>0</w:t>
      </w:r>
      <w:r w:rsidR="006672F7" w:rsidRPr="00907C2E">
        <w:t>).</w:t>
      </w:r>
      <w:r w:rsidR="006672F7" w:rsidRPr="006672F7">
        <w:t xml:space="preserve">  </w:t>
      </w:r>
    </w:p>
    <w:p w14:paraId="1AA78E3D" w14:textId="7AB888C9" w:rsidR="007D3087" w:rsidRPr="00A06F40" w:rsidRDefault="007D3087" w:rsidP="00A92CF5">
      <w:pPr>
        <w:pStyle w:val="Titre3"/>
      </w:pPr>
      <w:r w:rsidRPr="00A06F40">
        <w:t>Slope of muscle activation and mean MT</w:t>
      </w:r>
    </w:p>
    <w:p w14:paraId="14647DB5" w14:textId="736CFC3C" w:rsidR="00CF2FF8" w:rsidRDefault="00C94838" w:rsidP="00A06F40">
      <w:r>
        <w:tab/>
      </w:r>
      <w:r w:rsidR="0026427D" w:rsidRPr="0026427D">
        <w:t>The slope of muscle activation (estimated u</w:t>
      </w:r>
      <w:r w:rsidR="0026427D">
        <w:t>sing linear regression in the 7</w:t>
      </w:r>
      <w:r w:rsidR="0026427D" w:rsidRPr="0026427D">
        <w:t xml:space="preserve">0 </w:t>
      </w:r>
      <w:proofErr w:type="spellStart"/>
      <w:r w:rsidR="0026427D" w:rsidRPr="0026427D">
        <w:t>ms</w:t>
      </w:r>
      <w:proofErr w:type="spellEnd"/>
      <w:r w:rsidR="0026427D" w:rsidRPr="0026427D">
        <w:t xml:space="preserve"> window from the onset of muscle activation to the peak amplitude) and mean MT in each condition averaged across subjects are presented in Figure </w:t>
      </w:r>
      <w:r w:rsidR="00FC18DD">
        <w:t>5</w:t>
      </w:r>
      <w:r w:rsidR="0026427D" w:rsidRPr="0026427D">
        <w:t xml:space="preserve">B and </w:t>
      </w:r>
      <w:r w:rsidR="00FC18DD">
        <w:t>5</w:t>
      </w:r>
      <w:r w:rsidR="0026427D" w:rsidRPr="0026427D">
        <w:t>C respectively.</w:t>
      </w:r>
      <w:r w:rsidR="0026427D">
        <w:t xml:space="preserve"> </w:t>
      </w:r>
      <w:r w:rsidR="002F3F8C">
        <w:t>An ANOVA on mean MT with block type (FR vs. RS3 vs. RS5 vs. RS7) and motion coherence</w:t>
      </w:r>
      <w:r w:rsidR="00E045CC">
        <w:t xml:space="preserve"> (2 vs. 11 vs. 40 %) showed an interaction between the two factors, </w:t>
      </w:r>
      <w:proofErr w:type="gramStart"/>
      <w:r w:rsidR="002E2916" w:rsidRPr="006D744C">
        <w:rPr>
          <w:i/>
        </w:rPr>
        <w:t>F</w:t>
      </w:r>
      <w:r w:rsidR="002E2916">
        <w:t>(</w:t>
      </w:r>
      <w:proofErr w:type="gramEnd"/>
      <w:r w:rsidR="002E2916">
        <w:t>2.74, 62.96) = 9.35</w:t>
      </w:r>
      <w:r w:rsidR="002E2916" w:rsidRPr="006D744C">
        <w:t xml:space="preserve">, </w:t>
      </w:r>
      <w:r w:rsidR="002E2916" w:rsidRPr="006D744C">
        <w:rPr>
          <w:i/>
        </w:rPr>
        <w:t>p</w:t>
      </w:r>
      <w:r w:rsidR="002E2916" w:rsidRPr="006D744C">
        <w:t xml:space="preserve"> &lt; .001, </w:t>
      </w:r>
      <w:r w:rsidR="002E2916" w:rsidRPr="006D744C">
        <w:rPr>
          <w:i/>
        </w:rPr>
        <w:t>η</w:t>
      </w:r>
      <w:r w:rsidR="002E2916" w:rsidRPr="006D744C">
        <w:rPr>
          <w:i/>
          <w:vertAlign w:val="subscript"/>
        </w:rPr>
        <w:t>p</w:t>
      </w:r>
      <w:r w:rsidR="002E2916" w:rsidRPr="006D744C">
        <w:rPr>
          <w:i/>
          <w:vertAlign w:val="superscript"/>
        </w:rPr>
        <w:t>2</w:t>
      </w:r>
      <w:r w:rsidR="002E2916">
        <w:t xml:space="preserve"> = </w:t>
      </w:r>
      <w:r w:rsidR="002E2916">
        <w:lastRenderedPageBreak/>
        <w:t>.29</w:t>
      </w:r>
      <w:r w:rsidR="002E2916" w:rsidRPr="006D744C">
        <w:t xml:space="preserve">, </w:t>
      </w:r>
      <w:proofErr w:type="spellStart"/>
      <w:r w:rsidR="002E2916" w:rsidRPr="006D744C">
        <w:rPr>
          <w:i/>
        </w:rPr>
        <w:t>BF</w:t>
      </w:r>
      <w:r w:rsidR="002E2916" w:rsidRPr="006D744C">
        <w:rPr>
          <w:i/>
          <w:vertAlign w:val="subscript"/>
        </w:rPr>
        <w:t>incl</w:t>
      </w:r>
      <w:proofErr w:type="spellEnd"/>
      <w:r w:rsidR="002E2916" w:rsidRPr="006D744C">
        <w:rPr>
          <w:vertAlign w:val="subscript"/>
        </w:rPr>
        <w:t xml:space="preserve"> </w:t>
      </w:r>
      <w:r w:rsidR="00F22ED1">
        <w:t>= 3.94</w:t>
      </w:r>
      <w:r w:rsidR="002E2916">
        <w:t xml:space="preserve"> × 10</w:t>
      </w:r>
      <w:r w:rsidR="00F22ED1">
        <w:rPr>
          <w:vertAlign w:val="superscript"/>
        </w:rPr>
        <w:t>6</w:t>
      </w:r>
      <w:r w:rsidR="002E2916">
        <w:t xml:space="preserve"> (decisive evidence for H</w:t>
      </w:r>
      <w:r w:rsidR="002E2916" w:rsidRPr="0060696B">
        <w:rPr>
          <w:vertAlign w:val="subscript"/>
        </w:rPr>
        <w:t>1</w:t>
      </w:r>
      <w:r w:rsidR="002E2916">
        <w:t>)</w:t>
      </w:r>
      <w:r w:rsidR="00AC328B">
        <w:t>. Mean MT</w:t>
      </w:r>
      <w:r w:rsidR="000A61ED">
        <w:t xml:space="preserve"> in</w:t>
      </w:r>
      <w:r w:rsidR="00AC328B">
        <w:t xml:space="preserve">creased as motion coherence decreased, the amplitude of this effect was larger in FR than RS blocks. </w:t>
      </w:r>
      <w:r w:rsidR="004E43D8">
        <w:t xml:space="preserve">A second </w:t>
      </w:r>
      <w:r w:rsidR="00AC328B">
        <w:t xml:space="preserve">ANOVA on mean MT data from RS blocks with </w:t>
      </w:r>
      <w:r w:rsidR="00AC328B" w:rsidRPr="00907C2E">
        <w:t xml:space="preserve">coherence (2 vs. 11 vs. 40 %) </w:t>
      </w:r>
      <w:r w:rsidR="00AC328B">
        <w:t xml:space="preserve">and </w:t>
      </w:r>
      <w:r w:rsidR="00AC328B" w:rsidRPr="00907C2E">
        <w:t>delay (</w:t>
      </w:r>
      <w:r w:rsidR="009371AC">
        <w:t xml:space="preserve">3 vs. 5 vs. </w:t>
      </w:r>
      <w:r w:rsidR="004E43D8">
        <w:t>7</w:t>
      </w:r>
      <w:r w:rsidR="009371AC">
        <w:t xml:space="preserve"> s</w:t>
      </w:r>
      <w:r w:rsidR="004E43D8">
        <w:t xml:space="preserve">) as factors showed reliable </w:t>
      </w:r>
      <w:r w:rsidR="00AC328B">
        <w:t xml:space="preserve">main effects of coherence and delay, </w:t>
      </w:r>
      <w:r w:rsidR="00AC328B" w:rsidRPr="006D744C">
        <w:rPr>
          <w:i/>
        </w:rPr>
        <w:t>F</w:t>
      </w:r>
      <w:r w:rsidR="00AC328B">
        <w:t>(2, 46) = 11.44</w:t>
      </w:r>
      <w:r w:rsidR="00AC328B" w:rsidRPr="006D744C">
        <w:t xml:space="preserve">, </w:t>
      </w:r>
      <w:r w:rsidR="00AC328B" w:rsidRPr="006D744C">
        <w:rPr>
          <w:i/>
        </w:rPr>
        <w:t>p</w:t>
      </w:r>
      <w:r w:rsidR="00AC328B" w:rsidRPr="006D744C">
        <w:t xml:space="preserve"> &lt; .001, </w:t>
      </w:r>
      <w:r w:rsidR="00AC328B" w:rsidRPr="006D744C">
        <w:rPr>
          <w:i/>
        </w:rPr>
        <w:t>η</w:t>
      </w:r>
      <w:r w:rsidR="00AC328B" w:rsidRPr="006D744C">
        <w:rPr>
          <w:i/>
          <w:vertAlign w:val="subscript"/>
        </w:rPr>
        <w:t>p</w:t>
      </w:r>
      <w:r w:rsidR="00AC328B" w:rsidRPr="006D744C">
        <w:rPr>
          <w:i/>
          <w:vertAlign w:val="superscript"/>
        </w:rPr>
        <w:t>2</w:t>
      </w:r>
      <w:r w:rsidR="00AC328B">
        <w:t xml:space="preserve"> = .33</w:t>
      </w:r>
      <w:r w:rsidR="00AC328B" w:rsidRPr="006D744C">
        <w:t xml:space="preserve">, </w:t>
      </w:r>
      <w:proofErr w:type="spellStart"/>
      <w:r w:rsidR="00AC328B" w:rsidRPr="006D744C">
        <w:rPr>
          <w:i/>
        </w:rPr>
        <w:t>BF</w:t>
      </w:r>
      <w:r w:rsidR="00AC328B" w:rsidRPr="006D744C">
        <w:rPr>
          <w:i/>
          <w:vertAlign w:val="subscript"/>
        </w:rPr>
        <w:t>incl</w:t>
      </w:r>
      <w:proofErr w:type="spellEnd"/>
      <w:r w:rsidR="00AC328B" w:rsidRPr="006D744C">
        <w:rPr>
          <w:vertAlign w:val="subscript"/>
        </w:rPr>
        <w:t xml:space="preserve"> </w:t>
      </w:r>
      <w:r w:rsidR="00AC328B">
        <w:t>= 13</w:t>
      </w:r>
      <w:r w:rsidR="008B21B0">
        <w:t>5</w:t>
      </w:r>
      <w:r w:rsidR="00AC328B">
        <w:t xml:space="preserve"> (decisive evidence for H</w:t>
      </w:r>
      <w:r w:rsidR="00AC328B" w:rsidRPr="0060696B">
        <w:rPr>
          <w:vertAlign w:val="subscript"/>
        </w:rPr>
        <w:t>1</w:t>
      </w:r>
      <w:r w:rsidR="00AC328B">
        <w:t xml:space="preserve">) and </w:t>
      </w:r>
      <w:r w:rsidR="00AC328B" w:rsidRPr="006D744C">
        <w:rPr>
          <w:i/>
        </w:rPr>
        <w:t>F</w:t>
      </w:r>
      <w:r w:rsidR="008B21B0">
        <w:t>(2, 46) = 8.98</w:t>
      </w:r>
      <w:r w:rsidR="00AC328B" w:rsidRPr="006D744C">
        <w:t xml:space="preserve">, </w:t>
      </w:r>
      <w:r w:rsidR="00AC328B" w:rsidRPr="006D744C">
        <w:rPr>
          <w:i/>
        </w:rPr>
        <w:t>p</w:t>
      </w:r>
      <w:r w:rsidR="00AC328B" w:rsidRPr="006D744C">
        <w:t xml:space="preserve"> &lt; .001, </w:t>
      </w:r>
      <w:r w:rsidR="00AC328B" w:rsidRPr="006D744C">
        <w:rPr>
          <w:i/>
        </w:rPr>
        <w:t>η</w:t>
      </w:r>
      <w:r w:rsidR="00AC328B" w:rsidRPr="006D744C">
        <w:rPr>
          <w:i/>
          <w:vertAlign w:val="subscript"/>
        </w:rPr>
        <w:t>p</w:t>
      </w:r>
      <w:r w:rsidR="00AC328B" w:rsidRPr="006D744C">
        <w:rPr>
          <w:i/>
          <w:vertAlign w:val="superscript"/>
        </w:rPr>
        <w:t>2</w:t>
      </w:r>
      <w:r w:rsidR="008B21B0">
        <w:t xml:space="preserve"> = .28</w:t>
      </w:r>
      <w:r w:rsidR="00AC328B" w:rsidRPr="006D744C">
        <w:t xml:space="preserve">, </w:t>
      </w:r>
      <w:proofErr w:type="spellStart"/>
      <w:r w:rsidR="00AC328B" w:rsidRPr="006D744C">
        <w:rPr>
          <w:i/>
        </w:rPr>
        <w:t>BF</w:t>
      </w:r>
      <w:r w:rsidR="00AC328B" w:rsidRPr="006D744C">
        <w:rPr>
          <w:i/>
          <w:vertAlign w:val="subscript"/>
        </w:rPr>
        <w:t>incl</w:t>
      </w:r>
      <w:proofErr w:type="spellEnd"/>
      <w:r w:rsidR="00AC328B" w:rsidRPr="006D744C">
        <w:rPr>
          <w:vertAlign w:val="subscript"/>
        </w:rPr>
        <w:t xml:space="preserve"> </w:t>
      </w:r>
      <w:r w:rsidR="00AC328B">
        <w:t xml:space="preserve">= </w:t>
      </w:r>
      <w:r w:rsidR="00734736">
        <w:t>55</w:t>
      </w:r>
      <w:r w:rsidR="00AC328B">
        <w:t xml:space="preserve"> (</w:t>
      </w:r>
      <w:r w:rsidR="0079091F">
        <w:t>very strong</w:t>
      </w:r>
      <w:r w:rsidR="00AC328B">
        <w:t xml:space="preserve"> evidence for H</w:t>
      </w:r>
      <w:r w:rsidR="00AC328B" w:rsidRPr="0060696B">
        <w:rPr>
          <w:vertAlign w:val="subscript"/>
        </w:rPr>
        <w:t>1</w:t>
      </w:r>
      <w:r w:rsidR="00AC328B">
        <w:t xml:space="preserve">) respectively, but no interaction between the two factors, </w:t>
      </w:r>
      <w:r w:rsidR="00AC328B" w:rsidRPr="006D744C">
        <w:rPr>
          <w:i/>
        </w:rPr>
        <w:t>F</w:t>
      </w:r>
      <w:r w:rsidR="008B21B0">
        <w:t>(2.67, 61.51) &lt; 1</w:t>
      </w:r>
      <w:r w:rsidR="00AC328B" w:rsidRPr="006D744C">
        <w:t xml:space="preserve">, </w:t>
      </w:r>
      <w:proofErr w:type="spellStart"/>
      <w:r w:rsidR="00AC328B" w:rsidRPr="006D744C">
        <w:rPr>
          <w:i/>
        </w:rPr>
        <w:t>BF</w:t>
      </w:r>
      <w:r w:rsidR="00AC328B" w:rsidRPr="006D744C">
        <w:rPr>
          <w:i/>
          <w:vertAlign w:val="subscript"/>
        </w:rPr>
        <w:t>incl</w:t>
      </w:r>
      <w:proofErr w:type="spellEnd"/>
      <w:r w:rsidR="00AC328B" w:rsidRPr="006D744C">
        <w:rPr>
          <w:vertAlign w:val="subscript"/>
        </w:rPr>
        <w:t xml:space="preserve"> </w:t>
      </w:r>
      <w:r w:rsidR="00AC328B">
        <w:t xml:space="preserve">= </w:t>
      </w:r>
      <w:r w:rsidR="003F494D">
        <w:t>0.06</w:t>
      </w:r>
      <w:r w:rsidR="00AC328B">
        <w:t xml:space="preserve"> (</w:t>
      </w:r>
      <w:r w:rsidR="00DE3E33">
        <w:t xml:space="preserve">strong </w:t>
      </w:r>
      <w:r w:rsidR="00AC328B">
        <w:t>evidence for H</w:t>
      </w:r>
      <w:r w:rsidR="00AC328B" w:rsidRPr="0060696B">
        <w:rPr>
          <w:vertAlign w:val="subscript"/>
        </w:rPr>
        <w:t>1</w:t>
      </w:r>
      <w:r w:rsidR="00AC328B">
        <w:t>)</w:t>
      </w:r>
      <w:r w:rsidR="00B91D4C">
        <w:t>.</w:t>
      </w:r>
      <w:r w:rsidR="000A61ED">
        <w:t xml:space="preserve"> Mea</w:t>
      </w:r>
      <w:r w:rsidR="00F31F0E">
        <w:t xml:space="preserve">n MT increased as motion coherence </w:t>
      </w:r>
      <w:proofErr w:type="gramStart"/>
      <w:r w:rsidR="00F31F0E">
        <w:t>de</w:t>
      </w:r>
      <w:r w:rsidR="008248E2">
        <w:t>creased, and</w:t>
      </w:r>
      <w:proofErr w:type="gramEnd"/>
      <w:r w:rsidR="000A61ED">
        <w:t xml:space="preserve"> increased as the delay increased.</w:t>
      </w:r>
    </w:p>
    <w:p w14:paraId="023947FA" w14:textId="3C7539CC" w:rsidR="00AC328B" w:rsidRPr="00AC328B" w:rsidRDefault="004E43D8" w:rsidP="00A06F40">
      <w:r>
        <w:tab/>
        <w:t xml:space="preserve">We next computed an ANOVA on the slope data with block type (FR vs. RS3 vs. RS5 vs. RS7) and motion coherence (2 vs. 11 vs. 40 %) as factors. </w:t>
      </w:r>
      <w:r w:rsidR="006628C2">
        <w:t xml:space="preserve">This analysis showed </w:t>
      </w:r>
      <w:r w:rsidR="008A2F46">
        <w:t xml:space="preserve">an interaction between the two factors, </w:t>
      </w:r>
      <w:proofErr w:type="gramStart"/>
      <w:r w:rsidR="008A2F46" w:rsidRPr="006D744C">
        <w:rPr>
          <w:i/>
        </w:rPr>
        <w:t>F</w:t>
      </w:r>
      <w:r w:rsidR="008A2F46">
        <w:t>(</w:t>
      </w:r>
      <w:proofErr w:type="gramEnd"/>
      <w:r w:rsidR="008A2F46">
        <w:t>6, 138) = 7.36</w:t>
      </w:r>
      <w:r w:rsidR="008A2F46" w:rsidRPr="006D744C">
        <w:t xml:space="preserve">, </w:t>
      </w:r>
      <w:r w:rsidR="008A2F46" w:rsidRPr="006D744C">
        <w:rPr>
          <w:i/>
        </w:rPr>
        <w:t>p</w:t>
      </w:r>
      <w:r w:rsidR="008A2F46" w:rsidRPr="006D744C">
        <w:t xml:space="preserve"> &lt; .001, </w:t>
      </w:r>
      <w:r w:rsidR="008A2F46" w:rsidRPr="006D744C">
        <w:rPr>
          <w:i/>
        </w:rPr>
        <w:t>η</w:t>
      </w:r>
      <w:r w:rsidR="008A2F46" w:rsidRPr="006D744C">
        <w:rPr>
          <w:i/>
          <w:vertAlign w:val="subscript"/>
        </w:rPr>
        <w:t>p</w:t>
      </w:r>
      <w:r w:rsidR="008A2F46" w:rsidRPr="006D744C">
        <w:rPr>
          <w:i/>
          <w:vertAlign w:val="superscript"/>
        </w:rPr>
        <w:t>2</w:t>
      </w:r>
      <w:r w:rsidR="008A2F46">
        <w:t xml:space="preserve"> = .24</w:t>
      </w:r>
      <w:r w:rsidR="008A2F46" w:rsidRPr="006D744C">
        <w:t xml:space="preserve">, </w:t>
      </w:r>
      <w:proofErr w:type="spellStart"/>
      <w:r w:rsidR="008A2F46" w:rsidRPr="006D744C">
        <w:rPr>
          <w:i/>
        </w:rPr>
        <w:t>BF</w:t>
      </w:r>
      <w:r w:rsidR="008A2F46" w:rsidRPr="006D744C">
        <w:rPr>
          <w:i/>
          <w:vertAlign w:val="subscript"/>
        </w:rPr>
        <w:t>incl</w:t>
      </w:r>
      <w:proofErr w:type="spellEnd"/>
      <w:r w:rsidR="008A2F46" w:rsidRPr="006D744C">
        <w:rPr>
          <w:vertAlign w:val="subscript"/>
        </w:rPr>
        <w:t xml:space="preserve"> </w:t>
      </w:r>
      <w:r w:rsidR="00146EB8">
        <w:t>= 8.91</w:t>
      </w:r>
      <w:r w:rsidR="008A2F46">
        <w:t xml:space="preserve"> × 10</w:t>
      </w:r>
      <w:r w:rsidR="00146EB8">
        <w:rPr>
          <w:vertAlign w:val="superscript"/>
        </w:rPr>
        <w:t>4</w:t>
      </w:r>
      <w:r w:rsidR="008A2F46">
        <w:t xml:space="preserve"> (decisive evidence for H</w:t>
      </w:r>
      <w:r w:rsidR="008A2F46" w:rsidRPr="0060696B">
        <w:rPr>
          <w:vertAlign w:val="subscript"/>
        </w:rPr>
        <w:t>1</w:t>
      </w:r>
      <w:r w:rsidR="008A2F46">
        <w:t>)</w:t>
      </w:r>
      <w:r w:rsidR="00770B85">
        <w:t xml:space="preserve">. </w:t>
      </w:r>
      <w:r w:rsidR="00770B85" w:rsidRPr="009279CD">
        <w:t>The slope of muscle activation decreased as coherence decreased</w:t>
      </w:r>
      <w:r w:rsidR="00770B85">
        <w:t>, and the amplitude of this effect was larger in FR than RS blocks. An</w:t>
      </w:r>
      <w:r w:rsidR="006B011B">
        <w:t xml:space="preserve"> a</w:t>
      </w:r>
      <w:r w:rsidR="00770B85">
        <w:t xml:space="preserve">dditional ANOVA on data from RS blocks with coherence (2 vs. 11 vs. 40 %) and delay </w:t>
      </w:r>
      <w:r w:rsidR="00770B85" w:rsidRPr="00907C2E">
        <w:t>(</w:t>
      </w:r>
      <w:r w:rsidR="006B011B">
        <w:t xml:space="preserve">3 vs. 5 vs. </w:t>
      </w:r>
      <w:r w:rsidR="00770B85">
        <w:t>7</w:t>
      </w:r>
      <w:r w:rsidR="006B011B">
        <w:t xml:space="preserve"> s</w:t>
      </w:r>
      <w:r w:rsidR="00770B85">
        <w:t xml:space="preserve">) as factors showed reliable main effects of coherence and delay, </w:t>
      </w:r>
      <w:r w:rsidR="00770B85" w:rsidRPr="006D744C">
        <w:rPr>
          <w:i/>
        </w:rPr>
        <w:t>F</w:t>
      </w:r>
      <w:r w:rsidR="004E3E0E">
        <w:t>(2, 46) = 14.83</w:t>
      </w:r>
      <w:r w:rsidR="00770B85" w:rsidRPr="006D744C">
        <w:t xml:space="preserve">, </w:t>
      </w:r>
      <w:r w:rsidR="00770B85" w:rsidRPr="006D744C">
        <w:rPr>
          <w:i/>
        </w:rPr>
        <w:t>p</w:t>
      </w:r>
      <w:r w:rsidR="00770B85" w:rsidRPr="006D744C">
        <w:t xml:space="preserve"> &lt; .001, </w:t>
      </w:r>
      <w:r w:rsidR="00770B85" w:rsidRPr="006D744C">
        <w:rPr>
          <w:i/>
        </w:rPr>
        <w:t>η</w:t>
      </w:r>
      <w:r w:rsidR="00770B85" w:rsidRPr="006D744C">
        <w:rPr>
          <w:i/>
          <w:vertAlign w:val="subscript"/>
        </w:rPr>
        <w:t>p</w:t>
      </w:r>
      <w:r w:rsidR="00770B85" w:rsidRPr="006D744C">
        <w:rPr>
          <w:i/>
          <w:vertAlign w:val="superscript"/>
        </w:rPr>
        <w:t>2</w:t>
      </w:r>
      <w:r w:rsidR="004E3E0E">
        <w:t xml:space="preserve"> = .38</w:t>
      </w:r>
      <w:r w:rsidR="00770B85" w:rsidRPr="006D744C">
        <w:t xml:space="preserve">, </w:t>
      </w:r>
      <w:proofErr w:type="spellStart"/>
      <w:r w:rsidR="00770B85" w:rsidRPr="006D744C">
        <w:rPr>
          <w:i/>
        </w:rPr>
        <w:t>BF</w:t>
      </w:r>
      <w:r w:rsidR="00770B85" w:rsidRPr="006D744C">
        <w:rPr>
          <w:i/>
          <w:vertAlign w:val="subscript"/>
        </w:rPr>
        <w:t>incl</w:t>
      </w:r>
      <w:proofErr w:type="spellEnd"/>
      <w:r w:rsidR="00770B85" w:rsidRPr="006D744C">
        <w:rPr>
          <w:vertAlign w:val="subscript"/>
        </w:rPr>
        <w:t xml:space="preserve"> </w:t>
      </w:r>
      <w:r w:rsidR="004E3E0E">
        <w:t>= 14</w:t>
      </w:r>
      <w:r w:rsidR="00770B85">
        <w:t>5 (decisive evidence for H</w:t>
      </w:r>
      <w:r w:rsidR="00770B85" w:rsidRPr="0060696B">
        <w:rPr>
          <w:vertAlign w:val="subscript"/>
        </w:rPr>
        <w:t>1</w:t>
      </w:r>
      <w:r w:rsidR="00770B85">
        <w:t xml:space="preserve">) and </w:t>
      </w:r>
      <w:r w:rsidR="00770B85" w:rsidRPr="006D744C">
        <w:rPr>
          <w:i/>
        </w:rPr>
        <w:t>F</w:t>
      </w:r>
      <w:r w:rsidR="004E3E0E">
        <w:t>(1.56</w:t>
      </w:r>
      <w:r w:rsidR="00770B85">
        <w:t xml:space="preserve">, </w:t>
      </w:r>
      <w:r w:rsidR="004E3E0E">
        <w:t>35.88</w:t>
      </w:r>
      <w:r w:rsidR="00770B85">
        <w:t>) = 8.</w:t>
      </w:r>
      <w:r w:rsidR="004E3E0E">
        <w:t>72</w:t>
      </w:r>
      <w:r w:rsidR="00770B85" w:rsidRPr="006D744C">
        <w:t xml:space="preserve">, </w:t>
      </w:r>
      <w:r w:rsidR="00770B85" w:rsidRPr="006D744C">
        <w:rPr>
          <w:i/>
        </w:rPr>
        <w:t>p</w:t>
      </w:r>
      <w:r w:rsidR="004E3E0E">
        <w:t xml:space="preserve"> = .002</w:t>
      </w:r>
      <w:r w:rsidR="00770B85" w:rsidRPr="006D744C">
        <w:t xml:space="preserve">, </w:t>
      </w:r>
      <w:r w:rsidR="00770B85" w:rsidRPr="006D744C">
        <w:rPr>
          <w:i/>
        </w:rPr>
        <w:t>η</w:t>
      </w:r>
      <w:r w:rsidR="00770B85" w:rsidRPr="006D744C">
        <w:rPr>
          <w:i/>
          <w:vertAlign w:val="subscript"/>
        </w:rPr>
        <w:t>p</w:t>
      </w:r>
      <w:r w:rsidR="00770B85" w:rsidRPr="006D744C">
        <w:rPr>
          <w:i/>
          <w:vertAlign w:val="superscript"/>
        </w:rPr>
        <w:t>2</w:t>
      </w:r>
      <w:r w:rsidR="00770B85">
        <w:t xml:space="preserve"> = .2</w:t>
      </w:r>
      <w:r w:rsidR="004E3E0E">
        <w:t>7</w:t>
      </w:r>
      <w:r w:rsidR="00770B85" w:rsidRPr="006D744C">
        <w:t xml:space="preserve">, </w:t>
      </w:r>
      <w:proofErr w:type="spellStart"/>
      <w:r w:rsidR="00770B85" w:rsidRPr="006D744C">
        <w:rPr>
          <w:i/>
        </w:rPr>
        <w:t>BF</w:t>
      </w:r>
      <w:r w:rsidR="00770B85" w:rsidRPr="006D744C">
        <w:rPr>
          <w:i/>
          <w:vertAlign w:val="subscript"/>
        </w:rPr>
        <w:t>incl</w:t>
      </w:r>
      <w:proofErr w:type="spellEnd"/>
      <w:r w:rsidR="00770B85" w:rsidRPr="006D744C">
        <w:rPr>
          <w:vertAlign w:val="subscript"/>
        </w:rPr>
        <w:t xml:space="preserve"> </w:t>
      </w:r>
      <w:r w:rsidR="004E3E0E">
        <w:t>= 57 (very strong</w:t>
      </w:r>
      <w:r w:rsidR="00770B85">
        <w:t xml:space="preserve"> evidence for H</w:t>
      </w:r>
      <w:r w:rsidR="00770B85" w:rsidRPr="0060696B">
        <w:rPr>
          <w:vertAlign w:val="subscript"/>
        </w:rPr>
        <w:t>1</w:t>
      </w:r>
      <w:r w:rsidR="00770B85">
        <w:t xml:space="preserve">) respectively, but no interaction between the two factors, </w:t>
      </w:r>
      <w:r w:rsidR="00770B85" w:rsidRPr="006D744C">
        <w:rPr>
          <w:i/>
        </w:rPr>
        <w:t>F</w:t>
      </w:r>
      <w:r w:rsidR="006757E8">
        <w:t>(4, 92</w:t>
      </w:r>
      <w:r w:rsidR="00770B85">
        <w:t>) &lt; 1</w:t>
      </w:r>
      <w:r w:rsidR="00770B85" w:rsidRPr="006D744C">
        <w:t xml:space="preserve">, </w:t>
      </w:r>
      <w:proofErr w:type="spellStart"/>
      <w:r w:rsidR="00770B85" w:rsidRPr="006D744C">
        <w:rPr>
          <w:i/>
        </w:rPr>
        <w:t>BF</w:t>
      </w:r>
      <w:r w:rsidR="00770B85" w:rsidRPr="006D744C">
        <w:rPr>
          <w:i/>
          <w:vertAlign w:val="subscript"/>
        </w:rPr>
        <w:t>incl</w:t>
      </w:r>
      <w:proofErr w:type="spellEnd"/>
      <w:r w:rsidR="00770B85" w:rsidRPr="006D744C">
        <w:rPr>
          <w:vertAlign w:val="subscript"/>
        </w:rPr>
        <w:t xml:space="preserve"> </w:t>
      </w:r>
      <w:r w:rsidR="00770B85">
        <w:t>= 0.0</w:t>
      </w:r>
      <w:r w:rsidR="006757E8">
        <w:t>5</w:t>
      </w:r>
      <w:r w:rsidR="00770B85">
        <w:t xml:space="preserve"> (strong evidence for H</w:t>
      </w:r>
      <w:r w:rsidR="00770B85" w:rsidRPr="0060696B">
        <w:rPr>
          <w:vertAlign w:val="subscript"/>
        </w:rPr>
        <w:t>1</w:t>
      </w:r>
      <w:r w:rsidR="00770B85">
        <w:t>).</w:t>
      </w:r>
      <w:r w:rsidR="0069614D">
        <w:t xml:space="preserve"> </w:t>
      </w:r>
      <w:r w:rsidR="0069614D" w:rsidRPr="009279CD">
        <w:t xml:space="preserve">The slope of muscle activation decreased as </w:t>
      </w:r>
      <w:r w:rsidR="00356D2B" w:rsidRPr="009279CD">
        <w:t xml:space="preserve">motion </w:t>
      </w:r>
      <w:r w:rsidR="0069614D" w:rsidRPr="009279CD">
        <w:t>coherence decreased</w:t>
      </w:r>
      <w:r w:rsidR="003A5FDD" w:rsidRPr="009279CD">
        <w:t>.</w:t>
      </w:r>
      <w:r w:rsidR="003A5FDD">
        <w:t xml:space="preserve"> It also </w:t>
      </w:r>
      <w:r w:rsidR="0069614D">
        <w:t xml:space="preserve">decreased as the delay increased. </w:t>
      </w:r>
    </w:p>
    <w:p w14:paraId="2DB80E74" w14:textId="405D4FB7" w:rsidR="007D3087" w:rsidRPr="00A06F40" w:rsidRDefault="007D3087" w:rsidP="00A92CF5">
      <w:pPr>
        <w:pStyle w:val="Titre3"/>
      </w:pPr>
      <w:r w:rsidRPr="00A06F40">
        <w:t>Mean PMT</w:t>
      </w:r>
    </w:p>
    <w:p w14:paraId="31F19E55" w14:textId="4048FFF8" w:rsidR="00634087" w:rsidRPr="00634087" w:rsidRDefault="00B807AD" w:rsidP="00A06F40">
      <w:r>
        <w:tab/>
      </w:r>
      <w:r w:rsidRPr="00B807AD">
        <w:t>The mean PMT in each condition averaged across s</w:t>
      </w:r>
      <w:r>
        <w:t xml:space="preserve">ubjects is presented in Figure </w:t>
      </w:r>
      <w:r w:rsidR="00855EEC">
        <w:t>5B</w:t>
      </w:r>
      <w:r w:rsidRPr="00B807AD">
        <w:t>.</w:t>
      </w:r>
      <w:r w:rsidR="00642054">
        <w:t xml:space="preserve"> An ANOVA on mean PMT with block type (FR vs. RS3 vs. RS5 vs. RS7) and motion coherence (2 vs. 11 vs. 40 %) revealed an interaction between the two factors, </w:t>
      </w:r>
      <w:proofErr w:type="gramStart"/>
      <w:r w:rsidR="00642054" w:rsidRPr="006D744C">
        <w:rPr>
          <w:i/>
        </w:rPr>
        <w:t>F</w:t>
      </w:r>
      <w:r w:rsidR="00642054">
        <w:t>(</w:t>
      </w:r>
      <w:proofErr w:type="gramEnd"/>
      <w:r w:rsidR="00642054">
        <w:t>1.48, 33.93) = 39.41</w:t>
      </w:r>
      <w:r w:rsidR="00642054" w:rsidRPr="006D744C">
        <w:t xml:space="preserve">, </w:t>
      </w:r>
      <w:r w:rsidR="00642054" w:rsidRPr="006D744C">
        <w:rPr>
          <w:i/>
        </w:rPr>
        <w:t>p</w:t>
      </w:r>
      <w:r w:rsidR="00642054">
        <w:t xml:space="preserve"> &lt; .001</w:t>
      </w:r>
      <w:r w:rsidR="00642054" w:rsidRPr="006D744C">
        <w:t xml:space="preserve">, </w:t>
      </w:r>
      <w:r w:rsidR="00642054" w:rsidRPr="006D744C">
        <w:rPr>
          <w:i/>
        </w:rPr>
        <w:t>η</w:t>
      </w:r>
      <w:r w:rsidR="00642054" w:rsidRPr="006D744C">
        <w:rPr>
          <w:i/>
          <w:vertAlign w:val="subscript"/>
        </w:rPr>
        <w:t>p</w:t>
      </w:r>
      <w:r w:rsidR="00642054" w:rsidRPr="006D744C">
        <w:rPr>
          <w:i/>
          <w:vertAlign w:val="superscript"/>
        </w:rPr>
        <w:t>2</w:t>
      </w:r>
      <w:r w:rsidR="00642054">
        <w:t xml:space="preserve"> = .63</w:t>
      </w:r>
      <w:r w:rsidR="00642054" w:rsidRPr="006D744C">
        <w:t xml:space="preserve">, </w:t>
      </w:r>
      <w:proofErr w:type="spellStart"/>
      <w:r w:rsidR="00642054" w:rsidRPr="006D744C">
        <w:rPr>
          <w:i/>
        </w:rPr>
        <w:t>BF</w:t>
      </w:r>
      <w:r w:rsidR="00642054" w:rsidRPr="006D744C">
        <w:rPr>
          <w:i/>
          <w:vertAlign w:val="subscript"/>
        </w:rPr>
        <w:t>incl</w:t>
      </w:r>
      <w:proofErr w:type="spellEnd"/>
      <w:r w:rsidR="00642054" w:rsidRPr="006D744C">
        <w:rPr>
          <w:vertAlign w:val="subscript"/>
        </w:rPr>
        <w:t xml:space="preserve"> </w:t>
      </w:r>
      <w:r w:rsidR="00642054">
        <w:t>= 4.34 × 10</w:t>
      </w:r>
      <w:r w:rsidR="00642054">
        <w:rPr>
          <w:vertAlign w:val="superscript"/>
        </w:rPr>
        <w:t>26</w:t>
      </w:r>
      <w:r w:rsidR="00642054">
        <w:t xml:space="preserve"> (decisive evidence for H</w:t>
      </w:r>
      <w:r w:rsidR="00642054" w:rsidRPr="0060696B">
        <w:rPr>
          <w:vertAlign w:val="subscript"/>
        </w:rPr>
        <w:t>1</w:t>
      </w:r>
      <w:r w:rsidR="00642054">
        <w:t>).</w:t>
      </w:r>
      <w:r w:rsidR="00634087">
        <w:t xml:space="preserve"> Mean PMT increased as motion coherence decreased in FR blocks only. This was confirmed by a second </w:t>
      </w:r>
      <w:r w:rsidR="00634087">
        <w:lastRenderedPageBreak/>
        <w:t>ANOVA computed on mean PMT in RS blocks with coherence (2 vs. 11 vs. 40 %) and delay (</w:t>
      </w:r>
      <w:r w:rsidR="00D47519">
        <w:t xml:space="preserve">3 vs. 5 vs. 7 s) as factors. The </w:t>
      </w:r>
      <w:r w:rsidR="00F31833">
        <w:t xml:space="preserve">main </w:t>
      </w:r>
      <w:r w:rsidR="00D47519">
        <w:t xml:space="preserve">effect of coherence was not significant, </w:t>
      </w:r>
      <w:proofErr w:type="gramStart"/>
      <w:r w:rsidR="00D47519" w:rsidRPr="009D238D">
        <w:rPr>
          <w:i/>
        </w:rPr>
        <w:t>F</w:t>
      </w:r>
      <w:r w:rsidR="00D47519">
        <w:t>(</w:t>
      </w:r>
      <w:proofErr w:type="gramEnd"/>
      <w:r w:rsidR="00D47519">
        <w:t>1.34, 30.82) &lt; 1</w:t>
      </w:r>
      <w:r w:rsidR="00D47519" w:rsidRPr="009D238D">
        <w:t xml:space="preserve">, </w:t>
      </w:r>
      <w:proofErr w:type="spellStart"/>
      <w:r w:rsidR="00D47519" w:rsidRPr="009D238D">
        <w:rPr>
          <w:i/>
        </w:rPr>
        <w:t>BF</w:t>
      </w:r>
      <w:r w:rsidR="00D47519" w:rsidRPr="009D238D">
        <w:rPr>
          <w:i/>
          <w:vertAlign w:val="subscript"/>
        </w:rPr>
        <w:t>incl</w:t>
      </w:r>
      <w:proofErr w:type="spellEnd"/>
      <w:r w:rsidR="00D47519">
        <w:t xml:space="preserve"> = 0.13 (substantial</w:t>
      </w:r>
      <w:r w:rsidR="00D47519" w:rsidRPr="009D238D">
        <w:t xml:space="preserve"> evidence for H</w:t>
      </w:r>
      <w:r w:rsidR="00D47519" w:rsidRPr="009D238D">
        <w:rPr>
          <w:vertAlign w:val="subscript"/>
        </w:rPr>
        <w:t>0</w:t>
      </w:r>
      <w:r w:rsidR="00D47519">
        <w:t xml:space="preserve">), and </w:t>
      </w:r>
      <w:ins w:id="155" w:author="GAJDOS Thibault" w:date="2024-11-12T15:18:00Z" w16du:dateUtc="2024-11-12T14:18:00Z">
        <w:r w:rsidR="00C96043">
          <w:t xml:space="preserve">there was no interaction between </w:t>
        </w:r>
      </w:ins>
      <w:r w:rsidR="00F31833">
        <w:t xml:space="preserve">coherence </w:t>
      </w:r>
      <w:del w:id="156" w:author="GAJDOS Thibault" w:date="2024-11-12T15:19:00Z" w16du:dateUtc="2024-11-12T14:19:00Z">
        <w:r w:rsidR="00D47519" w:rsidDel="00C96043">
          <w:delText>did not interact wi</w:delText>
        </w:r>
        <w:r w:rsidR="004B4ACC" w:rsidDel="00C96043">
          <w:delText>th</w:delText>
        </w:r>
      </w:del>
      <w:ins w:id="157" w:author="GAJDOS Thibault" w:date="2024-11-12T15:19:00Z" w16du:dateUtc="2024-11-12T14:19:00Z">
        <w:r w:rsidR="00C96043">
          <w:t>and</w:t>
        </w:r>
      </w:ins>
      <w:r w:rsidR="00D47519">
        <w:t xml:space="preserve"> delay, </w:t>
      </w:r>
      <w:r w:rsidR="00D47519" w:rsidRPr="009D238D">
        <w:rPr>
          <w:i/>
        </w:rPr>
        <w:t>F</w:t>
      </w:r>
      <w:r w:rsidR="00D47519">
        <w:t>(4, 92) = 1.55</w:t>
      </w:r>
      <w:r w:rsidR="00D47519" w:rsidRPr="009D238D">
        <w:t>,</w:t>
      </w:r>
      <w:r w:rsidR="00D47519">
        <w:t xml:space="preserve"> </w:t>
      </w:r>
      <w:r w:rsidR="00D47519" w:rsidRPr="006D744C">
        <w:rPr>
          <w:i/>
        </w:rPr>
        <w:t>p</w:t>
      </w:r>
      <w:r w:rsidR="00D47519">
        <w:t xml:space="preserve"> = .19</w:t>
      </w:r>
      <w:r w:rsidR="00D47519" w:rsidRPr="009D238D">
        <w:t xml:space="preserve"> </w:t>
      </w:r>
      <w:proofErr w:type="spellStart"/>
      <w:r w:rsidR="00D47519" w:rsidRPr="009D238D">
        <w:rPr>
          <w:i/>
        </w:rPr>
        <w:t>BF</w:t>
      </w:r>
      <w:r w:rsidR="00D47519" w:rsidRPr="009D238D">
        <w:rPr>
          <w:i/>
          <w:vertAlign w:val="subscript"/>
        </w:rPr>
        <w:t>incl</w:t>
      </w:r>
      <w:proofErr w:type="spellEnd"/>
      <w:r w:rsidR="00D47519">
        <w:t xml:space="preserve"> = 0.26 (substantial</w:t>
      </w:r>
      <w:r w:rsidR="00D47519" w:rsidRPr="009D238D">
        <w:t xml:space="preserve"> evidence for H</w:t>
      </w:r>
      <w:r w:rsidR="00D47519" w:rsidRPr="009D238D">
        <w:rPr>
          <w:vertAlign w:val="subscript"/>
        </w:rPr>
        <w:t>0</w:t>
      </w:r>
      <w:r w:rsidR="00D47519">
        <w:t>)</w:t>
      </w:r>
      <w:r w:rsidR="00EE664F">
        <w:t xml:space="preserve">. </w:t>
      </w:r>
      <w:r w:rsidR="00F31833">
        <w:t xml:space="preserve">The effect of delay was significant, </w:t>
      </w:r>
      <w:proofErr w:type="gramStart"/>
      <w:r w:rsidR="00F31833" w:rsidRPr="006D744C">
        <w:rPr>
          <w:i/>
        </w:rPr>
        <w:t>F</w:t>
      </w:r>
      <w:r w:rsidR="00F31833">
        <w:t>(</w:t>
      </w:r>
      <w:proofErr w:type="gramEnd"/>
      <w:r w:rsidR="00F31833">
        <w:t>2, 46) = 7.99</w:t>
      </w:r>
      <w:r w:rsidR="00F31833" w:rsidRPr="006D744C">
        <w:t xml:space="preserve">, </w:t>
      </w:r>
      <w:r w:rsidR="00F31833" w:rsidRPr="006D744C">
        <w:rPr>
          <w:i/>
        </w:rPr>
        <w:t>p</w:t>
      </w:r>
      <w:r w:rsidR="00F31833">
        <w:t xml:space="preserve"> = .001</w:t>
      </w:r>
      <w:r w:rsidR="00F31833" w:rsidRPr="006D744C">
        <w:t xml:space="preserve">, </w:t>
      </w:r>
      <w:r w:rsidR="00F31833" w:rsidRPr="006D744C">
        <w:rPr>
          <w:i/>
        </w:rPr>
        <w:t>η</w:t>
      </w:r>
      <w:r w:rsidR="00F31833" w:rsidRPr="006D744C">
        <w:rPr>
          <w:i/>
          <w:vertAlign w:val="subscript"/>
        </w:rPr>
        <w:t>p</w:t>
      </w:r>
      <w:r w:rsidR="00F31833" w:rsidRPr="006D744C">
        <w:rPr>
          <w:i/>
          <w:vertAlign w:val="superscript"/>
        </w:rPr>
        <w:t>2</w:t>
      </w:r>
      <w:r w:rsidR="00F31833">
        <w:t xml:space="preserve"> = .26</w:t>
      </w:r>
      <w:r w:rsidR="00F31833" w:rsidRPr="006D744C">
        <w:t xml:space="preserve">, </w:t>
      </w:r>
      <w:proofErr w:type="spellStart"/>
      <w:r w:rsidR="00F31833" w:rsidRPr="006D744C">
        <w:rPr>
          <w:i/>
        </w:rPr>
        <w:t>BF</w:t>
      </w:r>
      <w:r w:rsidR="00F31833" w:rsidRPr="006D744C">
        <w:rPr>
          <w:i/>
          <w:vertAlign w:val="subscript"/>
        </w:rPr>
        <w:t>incl</w:t>
      </w:r>
      <w:proofErr w:type="spellEnd"/>
      <w:r w:rsidR="00F31833" w:rsidRPr="006D744C">
        <w:rPr>
          <w:vertAlign w:val="subscript"/>
        </w:rPr>
        <w:t xml:space="preserve"> </w:t>
      </w:r>
      <w:r w:rsidR="00F31833">
        <w:t>= 37 (very strong evidence for H</w:t>
      </w:r>
      <w:r w:rsidR="00F31833" w:rsidRPr="0060696B">
        <w:rPr>
          <w:vertAlign w:val="subscript"/>
        </w:rPr>
        <w:t>1</w:t>
      </w:r>
      <w:r w:rsidR="00F31833">
        <w:t>)</w:t>
      </w:r>
      <w:r w:rsidR="00CB58EF">
        <w:t xml:space="preserve">, reflecting </w:t>
      </w:r>
      <w:r w:rsidR="003F5EB8">
        <w:t xml:space="preserve">a </w:t>
      </w:r>
      <w:r w:rsidR="00CB58EF">
        <w:t>faster mean PMT</w:t>
      </w:r>
      <w:r w:rsidR="003F5EB8">
        <w:t xml:space="preserve"> in the 3 s compared to the 5 s and 7 s delay conditions. </w:t>
      </w:r>
      <w:r w:rsidR="00CB58EF">
        <w:t xml:space="preserve"> </w:t>
      </w:r>
    </w:p>
    <w:p w14:paraId="2547AEA2" w14:textId="1D6184C1" w:rsidR="007D3087" w:rsidRPr="00A06F40" w:rsidRDefault="007D3087" w:rsidP="00A92CF5">
      <w:pPr>
        <w:pStyle w:val="Titre3"/>
      </w:pPr>
      <w:r w:rsidRPr="00A06F40">
        <w:t>Rate of partial muscle activation</w:t>
      </w:r>
    </w:p>
    <w:p w14:paraId="204CEF33" w14:textId="6D343DA0" w:rsidR="00A92CF5" w:rsidRDefault="007C4C9B" w:rsidP="00A92CF5">
      <w:pPr>
        <w:sectPr w:rsidR="00A92CF5">
          <w:pgSz w:w="11906" w:h="16838"/>
          <w:pgMar w:top="1417" w:right="1417" w:bottom="1417" w:left="1417" w:header="708" w:footer="708" w:gutter="0"/>
          <w:cols w:space="708"/>
          <w:docGrid w:linePitch="360"/>
        </w:sectPr>
      </w:pPr>
      <w:r>
        <w:tab/>
      </w:r>
      <w:r w:rsidRPr="007C4C9B">
        <w:t>The rate of partial muscle activation for each condition and EMG channel averaged across subjects is shown in Figure 3</w:t>
      </w:r>
      <w:r w:rsidR="00855EEC">
        <w:t>C</w:t>
      </w:r>
      <w:r w:rsidR="00514ED8">
        <w:t xml:space="preserve">. </w:t>
      </w:r>
      <w:r w:rsidR="00E059AD">
        <w:t>We first analyzed</w:t>
      </w:r>
      <w:r w:rsidR="00514ED8">
        <w:t xml:space="preserve"> the rate of partial muscle activation in the EMG channel associated with the response in FR blocks. An ANOVA with motion coherence as a factor showed that the rate increased as motion coherence decreased, </w:t>
      </w:r>
      <w:proofErr w:type="gramStart"/>
      <w:r w:rsidR="00514ED8" w:rsidRPr="006D744C">
        <w:rPr>
          <w:i/>
        </w:rPr>
        <w:t>F</w:t>
      </w:r>
      <w:r w:rsidR="00514ED8">
        <w:t>(</w:t>
      </w:r>
      <w:proofErr w:type="gramEnd"/>
      <w:r w:rsidR="00514ED8">
        <w:t>2, 46) = 12.50</w:t>
      </w:r>
      <w:r w:rsidR="00514ED8" w:rsidRPr="006D744C">
        <w:t xml:space="preserve">, </w:t>
      </w:r>
      <w:r w:rsidR="00514ED8" w:rsidRPr="006D744C">
        <w:rPr>
          <w:i/>
        </w:rPr>
        <w:t>p</w:t>
      </w:r>
      <w:r w:rsidR="00514ED8" w:rsidRPr="006D744C">
        <w:t xml:space="preserve"> &lt; .001, </w:t>
      </w:r>
      <w:r w:rsidR="00514ED8" w:rsidRPr="006D744C">
        <w:rPr>
          <w:i/>
        </w:rPr>
        <w:t>η</w:t>
      </w:r>
      <w:r w:rsidR="00514ED8" w:rsidRPr="006D744C">
        <w:rPr>
          <w:i/>
          <w:vertAlign w:val="subscript"/>
        </w:rPr>
        <w:t>p</w:t>
      </w:r>
      <w:r w:rsidR="00514ED8" w:rsidRPr="006D744C">
        <w:rPr>
          <w:i/>
          <w:vertAlign w:val="superscript"/>
        </w:rPr>
        <w:t>2</w:t>
      </w:r>
      <w:r w:rsidR="00514ED8">
        <w:t xml:space="preserve"> = .35</w:t>
      </w:r>
      <w:r w:rsidR="00514ED8" w:rsidRPr="006D744C">
        <w:t xml:space="preserve">, </w:t>
      </w:r>
      <w:proofErr w:type="spellStart"/>
      <w:r w:rsidR="00514ED8" w:rsidRPr="006D744C">
        <w:rPr>
          <w:i/>
        </w:rPr>
        <w:t>BF</w:t>
      </w:r>
      <w:r w:rsidR="00514ED8" w:rsidRPr="006D744C">
        <w:rPr>
          <w:i/>
          <w:vertAlign w:val="subscript"/>
        </w:rPr>
        <w:t>incl</w:t>
      </w:r>
      <w:proofErr w:type="spellEnd"/>
      <w:r w:rsidR="00514ED8" w:rsidRPr="006D744C">
        <w:rPr>
          <w:vertAlign w:val="subscript"/>
        </w:rPr>
        <w:t xml:space="preserve"> </w:t>
      </w:r>
      <w:r w:rsidR="00514ED8">
        <w:t>= 438 (decisive evidence for H</w:t>
      </w:r>
      <w:r w:rsidR="00514ED8" w:rsidRPr="0060696B">
        <w:rPr>
          <w:vertAlign w:val="subscript"/>
        </w:rPr>
        <w:t>1</w:t>
      </w:r>
      <w:r w:rsidR="00514ED8">
        <w:t xml:space="preserve">). We next </w:t>
      </w:r>
      <w:r w:rsidR="00E059AD">
        <w:t>focused on the rate of partial muscle activation in RS blocks. An ANOVA on this rate with EMG channel</w:t>
      </w:r>
      <w:r w:rsidR="00FE1E23">
        <w:t xml:space="preserve"> (same as response vs. opposite) and period (stimulus presentation vs. delay vs. </w:t>
      </w:r>
      <w:r w:rsidR="00E01F3E">
        <w:t>post-</w:t>
      </w:r>
      <w:r w:rsidR="00FE1E23">
        <w:t xml:space="preserve">RS) showed </w:t>
      </w:r>
      <w:r w:rsidR="004C4C5C">
        <w:t xml:space="preserve">a significant interaction between the two factors, </w:t>
      </w:r>
      <w:proofErr w:type="gramStart"/>
      <w:r w:rsidR="004C4C5C" w:rsidRPr="006D744C">
        <w:rPr>
          <w:i/>
        </w:rPr>
        <w:t>F</w:t>
      </w:r>
      <w:r w:rsidR="004C4C5C">
        <w:t>(</w:t>
      </w:r>
      <w:proofErr w:type="gramEnd"/>
      <w:r w:rsidR="004C4C5C">
        <w:t>1.04, 23.82) = 23.54</w:t>
      </w:r>
      <w:r w:rsidR="004C4C5C" w:rsidRPr="006D744C">
        <w:t xml:space="preserve">, </w:t>
      </w:r>
      <w:r w:rsidR="004C4C5C" w:rsidRPr="006D744C">
        <w:rPr>
          <w:i/>
        </w:rPr>
        <w:t>p</w:t>
      </w:r>
      <w:r w:rsidR="004C4C5C">
        <w:t xml:space="preserve"> &lt; .001</w:t>
      </w:r>
      <w:r w:rsidR="004C4C5C" w:rsidRPr="006D744C">
        <w:t xml:space="preserve">, </w:t>
      </w:r>
      <w:r w:rsidR="004C4C5C" w:rsidRPr="006D744C">
        <w:rPr>
          <w:i/>
        </w:rPr>
        <w:t>η</w:t>
      </w:r>
      <w:r w:rsidR="004C4C5C" w:rsidRPr="006D744C">
        <w:rPr>
          <w:i/>
          <w:vertAlign w:val="subscript"/>
        </w:rPr>
        <w:t>p</w:t>
      </w:r>
      <w:r w:rsidR="004C4C5C" w:rsidRPr="006D744C">
        <w:rPr>
          <w:i/>
          <w:vertAlign w:val="superscript"/>
        </w:rPr>
        <w:t>2</w:t>
      </w:r>
      <w:r w:rsidR="004C4C5C">
        <w:t xml:space="preserve"> = .51</w:t>
      </w:r>
      <w:r w:rsidR="004C4C5C" w:rsidRPr="006D744C">
        <w:t xml:space="preserve">, </w:t>
      </w:r>
      <w:proofErr w:type="spellStart"/>
      <w:r w:rsidR="004C4C5C" w:rsidRPr="006D744C">
        <w:rPr>
          <w:i/>
        </w:rPr>
        <w:t>BF</w:t>
      </w:r>
      <w:r w:rsidR="004C4C5C" w:rsidRPr="006D744C">
        <w:rPr>
          <w:i/>
          <w:vertAlign w:val="subscript"/>
        </w:rPr>
        <w:t>incl</w:t>
      </w:r>
      <w:proofErr w:type="spellEnd"/>
      <w:r w:rsidR="004C4C5C" w:rsidRPr="006D744C">
        <w:rPr>
          <w:vertAlign w:val="subscript"/>
        </w:rPr>
        <w:t xml:space="preserve"> </w:t>
      </w:r>
      <w:r w:rsidR="004C4C5C">
        <w:t xml:space="preserve">= </w:t>
      </w:r>
      <w:r w:rsidR="00E01F3E">
        <w:t>1.75 × 10</w:t>
      </w:r>
      <w:r w:rsidR="00E01F3E">
        <w:rPr>
          <w:vertAlign w:val="superscript"/>
        </w:rPr>
        <w:t>6</w:t>
      </w:r>
      <w:r w:rsidR="00E01F3E">
        <w:t xml:space="preserve"> (decisive evidence for H</w:t>
      </w:r>
      <w:r w:rsidR="00E01F3E" w:rsidRPr="0060696B">
        <w:rPr>
          <w:vertAlign w:val="subscript"/>
        </w:rPr>
        <w:t>1</w:t>
      </w:r>
      <w:r w:rsidR="00E01F3E">
        <w:t xml:space="preserve">). Analyses of simple effects </w:t>
      </w:r>
      <w:r w:rsidR="00412162">
        <w:t xml:space="preserve">for the channel factor </w:t>
      </w:r>
      <w:r w:rsidR="00E01F3E">
        <w:t xml:space="preserve">showed a significant effect after the RS only (stimulus presentation: </w:t>
      </w:r>
      <w:r w:rsidR="00E01F3E" w:rsidRPr="00E01F3E">
        <w:rPr>
          <w:i/>
        </w:rPr>
        <w:t xml:space="preserve">p </w:t>
      </w:r>
      <w:r w:rsidR="00E01F3E">
        <w:t xml:space="preserve">= .97, </w:t>
      </w:r>
      <w:proofErr w:type="spellStart"/>
      <w:r w:rsidR="00E01F3E" w:rsidRPr="006D744C">
        <w:rPr>
          <w:i/>
        </w:rPr>
        <w:t>BF</w:t>
      </w:r>
      <w:r w:rsidR="00E01F3E" w:rsidRPr="006D744C">
        <w:rPr>
          <w:i/>
          <w:vertAlign w:val="subscript"/>
        </w:rPr>
        <w:t>incl</w:t>
      </w:r>
      <w:proofErr w:type="spellEnd"/>
      <w:r w:rsidR="00E01F3E" w:rsidRPr="006D744C">
        <w:rPr>
          <w:vertAlign w:val="subscript"/>
        </w:rPr>
        <w:t xml:space="preserve"> </w:t>
      </w:r>
      <w:r w:rsidR="00E01F3E">
        <w:t>= 0.28</w:t>
      </w:r>
      <w:r w:rsidR="0030198C">
        <w:t xml:space="preserve"> [substantial evidence for H</w:t>
      </w:r>
      <w:r w:rsidR="0030198C">
        <w:rPr>
          <w:vertAlign w:val="subscript"/>
        </w:rPr>
        <w:t>0</w:t>
      </w:r>
      <w:r w:rsidR="0030198C">
        <w:t>]</w:t>
      </w:r>
      <w:r w:rsidR="00E01F3E">
        <w:t xml:space="preserve">; delay: </w:t>
      </w:r>
      <w:r w:rsidR="00E01F3E" w:rsidRPr="005A7D99">
        <w:rPr>
          <w:i/>
        </w:rPr>
        <w:t>p</w:t>
      </w:r>
      <w:r w:rsidR="00E01F3E">
        <w:t xml:space="preserve"> = .55, </w:t>
      </w:r>
      <w:proofErr w:type="spellStart"/>
      <w:r w:rsidR="00E01F3E" w:rsidRPr="006D744C">
        <w:rPr>
          <w:i/>
        </w:rPr>
        <w:t>BF</w:t>
      </w:r>
      <w:r w:rsidR="00E01F3E" w:rsidRPr="006D744C">
        <w:rPr>
          <w:i/>
          <w:vertAlign w:val="subscript"/>
        </w:rPr>
        <w:t>incl</w:t>
      </w:r>
      <w:proofErr w:type="spellEnd"/>
      <w:r w:rsidR="00E01F3E" w:rsidRPr="006D744C">
        <w:rPr>
          <w:vertAlign w:val="subscript"/>
        </w:rPr>
        <w:t xml:space="preserve"> </w:t>
      </w:r>
      <w:r w:rsidR="00E01F3E">
        <w:t>= 0.</w:t>
      </w:r>
      <w:r w:rsidR="005A7D99">
        <w:t>33</w:t>
      </w:r>
      <w:r w:rsidR="0030198C">
        <w:t xml:space="preserve"> [substantial evidence for H</w:t>
      </w:r>
      <w:r w:rsidR="0030198C">
        <w:rPr>
          <w:vertAlign w:val="subscript"/>
        </w:rPr>
        <w:t>0</w:t>
      </w:r>
      <w:r w:rsidR="0030198C">
        <w:t>]</w:t>
      </w:r>
      <w:r w:rsidR="00E01F3E">
        <w:t xml:space="preserve">; RS: </w:t>
      </w:r>
      <w:r w:rsidR="00E01F3E" w:rsidRPr="00166F4E">
        <w:rPr>
          <w:i/>
        </w:rPr>
        <w:t>p</w:t>
      </w:r>
      <w:r w:rsidR="00E01F3E">
        <w:t xml:space="preserve"> &lt; .001</w:t>
      </w:r>
      <w:r w:rsidR="00166F4E">
        <w:t>,</w:t>
      </w:r>
      <w:r w:rsidR="00166F4E" w:rsidRPr="00166F4E">
        <w:rPr>
          <w:i/>
        </w:rPr>
        <w:t xml:space="preserve"> </w:t>
      </w:r>
      <w:proofErr w:type="spellStart"/>
      <w:r w:rsidR="00166F4E" w:rsidRPr="006D744C">
        <w:rPr>
          <w:i/>
        </w:rPr>
        <w:t>BF</w:t>
      </w:r>
      <w:r w:rsidR="00166F4E" w:rsidRPr="006D744C">
        <w:rPr>
          <w:i/>
          <w:vertAlign w:val="subscript"/>
        </w:rPr>
        <w:t>incl</w:t>
      </w:r>
      <w:proofErr w:type="spellEnd"/>
      <w:r w:rsidR="00166F4E" w:rsidRPr="006D744C">
        <w:rPr>
          <w:vertAlign w:val="subscript"/>
        </w:rPr>
        <w:t xml:space="preserve"> </w:t>
      </w:r>
      <w:r w:rsidR="00166F4E">
        <w:t>= 269</w:t>
      </w:r>
      <w:r w:rsidR="0030198C">
        <w:t xml:space="preserve"> [decisive evidence for H</w:t>
      </w:r>
      <w:r w:rsidR="0030198C" w:rsidRPr="0060696B">
        <w:rPr>
          <w:vertAlign w:val="subscript"/>
        </w:rPr>
        <w:t>1</w:t>
      </w:r>
      <w:r w:rsidR="0030198C">
        <w:t>]</w:t>
      </w:r>
      <w:r w:rsidR="00E01F3E">
        <w:t>)</w:t>
      </w:r>
      <w:r w:rsidR="00412162">
        <w:t>, reflecting a higher rate</w:t>
      </w:r>
      <w:r w:rsidR="0024221B">
        <w:t xml:space="preserve"> of partial muscle activation </w:t>
      </w:r>
      <w:r w:rsidR="00E01F3E">
        <w:t>in the channel associated with the response</w:t>
      </w:r>
      <w:r w:rsidR="00166F4E">
        <w:t xml:space="preserve"> compared to the opposite channel, consistent with our hypothesis</w:t>
      </w:r>
      <w:r w:rsidR="00412162">
        <w:t>.</w:t>
      </w:r>
    </w:p>
    <w:p w14:paraId="65E20B02" w14:textId="1494B743" w:rsidR="006F0DAA" w:rsidRPr="00C80852" w:rsidRDefault="006F0DAA" w:rsidP="00A92CF5">
      <w:pPr>
        <w:pStyle w:val="Titre2"/>
      </w:pPr>
      <w:r>
        <w:lastRenderedPageBreak/>
        <w:t xml:space="preserve">Figure </w:t>
      </w:r>
      <w:r w:rsidR="00FC18DD">
        <w:t>5</w:t>
      </w:r>
    </w:p>
    <w:p w14:paraId="2BCD3EE5" w14:textId="4CC278AA" w:rsidR="006F0DAA" w:rsidRDefault="006F0DAA" w:rsidP="00A92CF5">
      <w:pPr>
        <w:spacing w:after="0"/>
      </w:pPr>
      <w:r>
        <w:t>Empirical design and results of Experiment 3</w:t>
      </w:r>
    </w:p>
    <w:p w14:paraId="0D791A14" w14:textId="4C046456" w:rsidR="0066486D" w:rsidRDefault="005E47D2" w:rsidP="00521C94">
      <w:pPr>
        <w:pStyle w:val="Titre1"/>
      </w:pPr>
      <w:r>
        <w:rPr>
          <w:noProof/>
          <w:lang w:val="fr-FR" w:eastAsia="fr-FR"/>
        </w:rPr>
        <w:drawing>
          <wp:inline distT="0" distB="0" distL="0" distR="0" wp14:anchorId="5F8A211D" wp14:editId="2B7B1F6D">
            <wp:extent cx="5760720" cy="5586730"/>
            <wp:effectExtent l="0" t="0" r="0" b="0"/>
            <wp:docPr id="271340616" name="Image 1"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0616" name="Image 1" descr="Une image contenant texte, diagramme, capture d’écran, lign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5586730"/>
                    </a:xfrm>
                    <a:prstGeom prst="rect">
                      <a:avLst/>
                    </a:prstGeom>
                  </pic:spPr>
                </pic:pic>
              </a:graphicData>
            </a:graphic>
          </wp:inline>
        </w:drawing>
      </w:r>
    </w:p>
    <w:p w14:paraId="34EABE61" w14:textId="2FB89E4D" w:rsidR="002944AF" w:rsidRPr="00A06F40" w:rsidRDefault="002944AF" w:rsidP="00A06F40">
      <w:pPr>
        <w:spacing w:line="276" w:lineRule="auto"/>
        <w:rPr>
          <w:rStyle w:val="Accentuationlgre"/>
        </w:rPr>
      </w:pPr>
      <w:r w:rsidRPr="00A06F40">
        <w:rPr>
          <w:rStyle w:val="Accentuationlgre"/>
          <w:i/>
          <w:iCs w:val="0"/>
        </w:rPr>
        <w:t>Note.</w:t>
      </w:r>
      <w:r w:rsidRPr="00A06F40">
        <w:rPr>
          <w:rStyle w:val="Accentuationlgre"/>
        </w:rPr>
        <w:t xml:space="preserve"> (A) Trial structure in FR (left panel) and RS (right panel) blocks. See text for details. (B) Proportion of correct responses, mean RT, mean PMT, and mean MT for each condition. Insets provide a zoom on data from RS blocks. (C) Muscle activation leading to the response for each condition averaged across subjects. EMG signals are time-locked to the onset of muscle </w:t>
      </w:r>
      <w:proofErr w:type="gramStart"/>
      <w:r w:rsidRPr="00A06F40">
        <w:rPr>
          <w:rStyle w:val="Accentuationlgre"/>
        </w:rPr>
        <w:t>activation, and</w:t>
      </w:r>
      <w:proofErr w:type="gramEnd"/>
      <w:r w:rsidRPr="00A06F40">
        <w:rPr>
          <w:rStyle w:val="Accentuationlgre"/>
        </w:rPr>
        <w:t xml:space="preserve"> are normalized with respect to the peak amplitude (detected for each subject on the response-locked EMG signal averaged across all conditions, in the 150 </w:t>
      </w:r>
      <w:proofErr w:type="spellStart"/>
      <w:r w:rsidRPr="00A06F40">
        <w:rPr>
          <w:rStyle w:val="Accentuationlgre"/>
        </w:rPr>
        <w:t>ms</w:t>
      </w:r>
      <w:proofErr w:type="spellEnd"/>
      <w:r w:rsidRPr="00A06F40">
        <w:rPr>
          <w:rStyle w:val="Accentuationlgre"/>
        </w:rPr>
        <w:t xml:space="preserve"> window before the response). Insets display the average </w:t>
      </w:r>
      <w:del w:id="158" w:author="GAJDOS Thibault" w:date="2024-11-12T15:19:00Z" w16du:dateUtc="2024-11-12T14:19:00Z">
        <w:r w:rsidRPr="00A06F40" w:rsidDel="00C96043">
          <w:rPr>
            <w:rStyle w:val="Accentuationlgre"/>
          </w:rPr>
          <w:delText xml:space="preserve">rising </w:delText>
        </w:r>
      </w:del>
      <w:r w:rsidRPr="00A06F40">
        <w:rPr>
          <w:rStyle w:val="Accentuationlgre"/>
        </w:rPr>
        <w:t>slope of muscle activation for each condition, computed u</w:t>
      </w:r>
      <w:r w:rsidR="004D7547" w:rsidRPr="00A06F40">
        <w:rPr>
          <w:rStyle w:val="Accentuationlgre"/>
        </w:rPr>
        <w:t>sing linear regression in the 7</w:t>
      </w:r>
      <w:r w:rsidRPr="00A06F40">
        <w:rPr>
          <w:rStyle w:val="Accentuationlgre"/>
        </w:rPr>
        <w:t xml:space="preserve">0 </w:t>
      </w:r>
      <w:proofErr w:type="spellStart"/>
      <w:r w:rsidRPr="00A06F40">
        <w:rPr>
          <w:rStyle w:val="Accentuationlgre"/>
        </w:rPr>
        <w:t>ms</w:t>
      </w:r>
      <w:proofErr w:type="spellEnd"/>
      <w:r w:rsidRPr="00A06F40">
        <w:rPr>
          <w:rStyle w:val="Accentuationlgre"/>
        </w:rPr>
        <w:t xml:space="preserve"> window after muscle activation onset. Shaded areas represent ± 1 within-subjects standard error of the mean. FR: free response; RS: response signal; RT: reaction time; PMT: premotor time; MT: motor time; EMG: electromyography.</w:t>
      </w:r>
    </w:p>
    <w:p w14:paraId="70B42CA3" w14:textId="77777777" w:rsidR="004D46DC" w:rsidRDefault="004D46DC" w:rsidP="00A92CF5">
      <w:pPr>
        <w:pStyle w:val="Titre2"/>
        <w:sectPr w:rsidR="004D46DC">
          <w:pgSz w:w="11906" w:h="16838"/>
          <w:pgMar w:top="1417" w:right="1417" w:bottom="1417" w:left="1417" w:header="708" w:footer="708" w:gutter="0"/>
          <w:cols w:space="708"/>
          <w:docGrid w:linePitch="360"/>
        </w:sectPr>
      </w:pPr>
    </w:p>
    <w:p w14:paraId="5EB47A94" w14:textId="5616410A" w:rsidR="00CE7FB7" w:rsidRPr="00A06F40" w:rsidRDefault="00CE7FB7" w:rsidP="00A92CF5">
      <w:pPr>
        <w:pStyle w:val="Titre2"/>
      </w:pPr>
      <w:r w:rsidRPr="00A06F40">
        <w:lastRenderedPageBreak/>
        <w:t>Discussion</w:t>
      </w:r>
    </w:p>
    <w:p w14:paraId="66363FA4" w14:textId="7C195BD8" w:rsidR="0058479E" w:rsidRDefault="00AB46FD" w:rsidP="00A06F40">
      <w:r>
        <w:tab/>
        <w:t xml:space="preserve">Empirical results in FR blocks replicate those observed in Experiment 1. Mean PMT and mean MT increased as motion coherence decreased, the latter being caused by a decrease in the slope of muscle activation. </w:t>
      </w:r>
      <w:r w:rsidR="004529BD">
        <w:t xml:space="preserve">Moreover, the rate of partial muscle activation increased as coherence decreased. These findings demonstrate that the effects observed using leftward/rightward motion directions and left/right responses replicate when using upward/downward motion directions and left/right responses, consistent with GCD. </w:t>
      </w:r>
    </w:p>
    <w:p w14:paraId="37A48E05" w14:textId="0C8F6984" w:rsidR="00C82B11" w:rsidRDefault="00483056" w:rsidP="00A06F40">
      <w:r>
        <w:tab/>
        <w:t xml:space="preserve">The data from RS blocks are </w:t>
      </w:r>
      <w:r w:rsidR="00164A5F">
        <w:t xml:space="preserve">generally </w:t>
      </w:r>
      <w:r>
        <w:t xml:space="preserve">consistent with our hypotheses. The rate of partial muscle activation was higher in the EMG channel associated with the response compared to the opposite channel only after the RS, suggesting that subjects did not prepare a specific response during the delay, consistent with </w:t>
      </w:r>
      <w:r w:rsidR="00810A55">
        <w:t xml:space="preserve">the </w:t>
      </w:r>
      <w:r>
        <w:t xml:space="preserve">structure of the task. </w:t>
      </w:r>
      <w:r w:rsidR="00164A5F">
        <w:t xml:space="preserve">Accordingly, </w:t>
      </w:r>
      <w:r w:rsidR="007C625E">
        <w:t>m</w:t>
      </w:r>
      <w:r w:rsidR="00164A5F" w:rsidRPr="0058479E">
        <w:t xml:space="preserve">ean PMT in RS blocks </w:t>
      </w:r>
      <w:r w:rsidR="00164A5F">
        <w:t>was generally slower (</w:t>
      </w:r>
      <w:r w:rsidR="00164A5F" w:rsidRPr="00E634DD">
        <w:rPr>
          <w:i/>
        </w:rPr>
        <w:t>M</w:t>
      </w:r>
      <w:r w:rsidR="00164A5F">
        <w:t xml:space="preserve"> = 780 </w:t>
      </w:r>
      <w:proofErr w:type="spellStart"/>
      <w:r w:rsidR="00164A5F">
        <w:t>ms</w:t>
      </w:r>
      <w:proofErr w:type="spellEnd"/>
      <w:r w:rsidR="00164A5F">
        <w:t>) compared to that observed in Experiment 2 (</w:t>
      </w:r>
      <w:r w:rsidR="00164A5F" w:rsidRPr="00411779">
        <w:rPr>
          <w:i/>
        </w:rPr>
        <w:t>M</w:t>
      </w:r>
      <w:r w:rsidR="00164A5F">
        <w:t xml:space="preserve"> = 402 </w:t>
      </w:r>
      <w:proofErr w:type="spellStart"/>
      <w:r w:rsidR="00164A5F">
        <w:t>ms</w:t>
      </w:r>
      <w:proofErr w:type="spellEnd"/>
      <w:r w:rsidR="00164A5F">
        <w:t>) and Experiment 1 (</w:t>
      </w:r>
      <w:r w:rsidR="00164A5F" w:rsidRPr="00D20C4F">
        <w:rPr>
          <w:i/>
        </w:rPr>
        <w:t>M</w:t>
      </w:r>
      <w:r w:rsidR="00164A5F">
        <w:t xml:space="preserve"> = 385</w:t>
      </w:r>
      <w:r w:rsidR="00A25408">
        <w:t xml:space="preserve"> </w:t>
      </w:r>
      <w:proofErr w:type="spellStart"/>
      <w:r w:rsidR="00A25408">
        <w:t>ms</w:t>
      </w:r>
      <w:proofErr w:type="spellEnd"/>
      <w:r w:rsidR="00164A5F">
        <w:t xml:space="preserve">), due to the additional processing operations to translate the representation of the stimulus category into a response. Mean MT increased and the slope of muscle activation decreased as motion </w:t>
      </w:r>
      <w:r w:rsidR="0026753C">
        <w:t>coherence decreased. Within GCD</w:t>
      </w:r>
      <w:r w:rsidR="0026753C" w:rsidRPr="0026753C">
        <w:rPr>
          <w:vertAlign w:val="subscript"/>
        </w:rPr>
        <w:t>RS</w:t>
      </w:r>
      <w:r w:rsidR="0026753C">
        <w:t>, this finding suggests that subjects retrieved some samples of motion evidence from memory during the second phase of accumulation</w:t>
      </w:r>
      <w:r w:rsidR="00984D0E">
        <w:t>, consistent with previous experiments</w:t>
      </w:r>
      <w:r w:rsidR="00CC5A0E">
        <w:t xml:space="preserve">. Since mean PMT was not modulated by coherence, this retrieval process must have occurred after </w:t>
      </w:r>
      <w:r w:rsidR="0026753C">
        <w:t xml:space="preserve">the </w:t>
      </w:r>
      <w:r w:rsidR="00537A74">
        <w:t xml:space="preserve">evidence </w:t>
      </w:r>
      <w:r w:rsidR="0026753C">
        <w:t xml:space="preserve">accumulation variable </w:t>
      </w:r>
      <w:r w:rsidR="00537A74">
        <w:t xml:space="preserve">in phase 2 </w:t>
      </w:r>
      <w:r w:rsidR="00C92772">
        <w:t>had crossed</w:t>
      </w:r>
      <w:r w:rsidR="00CC5A0E">
        <w:t xml:space="preserve"> </w:t>
      </w:r>
      <w:r w:rsidR="0026753C">
        <w:t xml:space="preserve">the gate, </w:t>
      </w:r>
      <w:r w:rsidR="00984D0E">
        <w:t xml:space="preserve">and possibly reflects </w:t>
      </w:r>
      <w:r w:rsidR="0026753C">
        <w:t xml:space="preserve">a final attempt to check the decision. </w:t>
      </w:r>
    </w:p>
    <w:p w14:paraId="63EBA332" w14:textId="255144C5" w:rsidR="00C92772" w:rsidRDefault="00C82B11" w:rsidP="00A06F40">
      <w:r>
        <w:tab/>
      </w:r>
      <w:r w:rsidR="009E3760">
        <w:t xml:space="preserve">Finally, the mean PMT and mean MT data showed the typical markers </w:t>
      </w:r>
      <w:r w:rsidR="00C92772">
        <w:t>of temporal preparation</w:t>
      </w:r>
      <w:r>
        <w:t xml:space="preserve"> </w:t>
      </w:r>
      <w:r>
        <w:fldChar w:fldCharType="begin"/>
      </w:r>
      <w:r>
        <w:instrText xml:space="preserve"> ADDIN ZOTERO_ITEM CSL_CITATION {"citationID":"EOWGg6BP","properties":{"formattedCitation":"(Hasbroucq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fldChar w:fldCharType="separate"/>
      </w:r>
      <w:r w:rsidRPr="00C82B11">
        <w:t>(Hasbroucq et al., 1995; Tandonnet et al., 2003)</w:t>
      </w:r>
      <w:r>
        <w:fldChar w:fldCharType="end"/>
      </w:r>
      <w:r>
        <w:t>, consistent with our hypothesis</w:t>
      </w:r>
      <w:r w:rsidR="00C92772">
        <w:t>. Specifically, mean PMT and mean MT were faster in the 3 s compared to the longer delay conditions</w:t>
      </w:r>
      <w:r w:rsidR="00ED7ED2">
        <w:t xml:space="preserve">, </w:t>
      </w:r>
      <w:r w:rsidR="006F2736">
        <w:t xml:space="preserve">and the slope of muscle activation was steeper. </w:t>
      </w:r>
      <w:r w:rsidR="00692CE8">
        <w:t>Within GCD</w:t>
      </w:r>
      <w:r w:rsidR="00692CE8" w:rsidRPr="00797CC9">
        <w:rPr>
          <w:vertAlign w:val="subscript"/>
        </w:rPr>
        <w:t>RS</w:t>
      </w:r>
      <w:r w:rsidR="00692CE8">
        <w:t xml:space="preserve">, these effects can </w:t>
      </w:r>
      <w:r w:rsidR="00692CE8">
        <w:lastRenderedPageBreak/>
        <w:t>be explained by a modulation of the rate of evidence accumulation in phase 2, due to variations in temporal attention</w:t>
      </w:r>
      <w:r w:rsidR="00181440">
        <w:t xml:space="preserve"> </w:t>
      </w:r>
      <w:r w:rsidR="00181440">
        <w:fldChar w:fldCharType="begin"/>
      </w:r>
      <w:r w:rsidR="00181440">
        <w:instrText xml:space="preserve"> ADDIN ZOTERO_ITEM CSL_CITATION {"citationID":"qWAuQk6p","properties":{"formattedCitation":"(Seibold et al., 2023)","plainCitation":"(Seibold et al., 2023)","noteIndex":0},"citationItems":[{"id":11893,"uris":["http://zotero.org/users/5679506/items/DJ2FUJ8S"],"itemData":{"id":11893,"type":"article-journal","abstract":"&lt;p&gt;Attention, that is, the ability to focus processing resources on a specific part of sensory input, is often thought of as being mainly allocated in space, toward specific objects or modalities. However, attention can also be allocated within time. Temporal attention can be induced implicitly, that is, through learning of temporal regularities between at least two events, or explicitly, by the active instruction to attend to a specific time point. Moreover, temporal attention can be induced &lt;italic&gt;via&lt;/italic&gt; external rhythmic stimulation. Many studies throughout the last 120 years have shown that, irrespective of the way temporal attention is induced, it facilitates processing of upcoming events. Based on early findings measuring reaction time, researchers initially assumed that temporal attention primarily accelerates motor processing. Within the last 20 years, however, more and more evidence has emerged supporting the view that temporal attention facilitates perceptual processing. Moreover, temporal attention may even interact with other attentional domains such as spatial attention or feature-based attention. In the present article, we summarize classical as well as current findings and theoretical accounts on how temporal attention affects perceptual processing. Furthermore, we sketch current challenges and open questions in research on temporal attention.&lt;/p&gt;","container-title":"Frontiers in Cognition","DOI":"10.3389/fcogn.2023.1168320","ISSN":"2813-4532","journalAbbreviation":"Front. Cognit.","language":"English","note":"publisher: Frontiers","source":"Frontiers","title":"Temporal attention","URL":"https://www.frontiersin.org/journals/cognition/articles/10.3389/fcogn.2023.1168320/full","volume":"2","author":[{"family":"Seibold","given":"Verena C."},{"family":"Balke","given":"Janina"},{"family":"Rolke","given":"Bettina"}],"accessed":{"date-parts":[["2024",8,6]]},"issued":{"date-parts":[["2023",4,17]]}}}],"schema":"https://github.com/citation-style-language/schema/raw/master/csl-citation.json"} </w:instrText>
      </w:r>
      <w:r w:rsidR="00181440">
        <w:fldChar w:fldCharType="separate"/>
      </w:r>
      <w:r w:rsidR="00181440" w:rsidRPr="00181440">
        <w:t>(Seibold et al., 2023)</w:t>
      </w:r>
      <w:r w:rsidR="00181440">
        <w:fldChar w:fldCharType="end"/>
      </w:r>
      <w:r w:rsidR="00692CE8">
        <w:t xml:space="preserve">. </w:t>
      </w:r>
    </w:p>
    <w:p w14:paraId="39C7FDE7" w14:textId="77777777" w:rsidR="004975F6" w:rsidRDefault="004975F6" w:rsidP="00A06F40"/>
    <w:p w14:paraId="56D9CE86" w14:textId="0C6DE688" w:rsidR="00F026FD" w:rsidRPr="00A06F40" w:rsidRDefault="006F0DAA" w:rsidP="00521C94">
      <w:pPr>
        <w:pStyle w:val="Titre1"/>
      </w:pPr>
      <w:r w:rsidRPr="00A06F40">
        <w:t>General discussion</w:t>
      </w:r>
    </w:p>
    <w:p w14:paraId="35F30FFA" w14:textId="272EA2C7" w:rsidR="00620764" w:rsidRDefault="0032072B" w:rsidP="00A06F40">
      <w:r>
        <w:tab/>
      </w:r>
      <w:r w:rsidR="00BD624B">
        <w:t>The aim of this work was to extend</w:t>
      </w:r>
      <w:r w:rsidR="00F026FD">
        <w:t xml:space="preserve"> current continuous flow models of immediate decision reports to delayed decision reports</w:t>
      </w:r>
      <w:r w:rsidR="00BD624B">
        <w:t xml:space="preserve"> occurring after a relatively short </w:t>
      </w:r>
      <w:proofErr w:type="gramStart"/>
      <w:r w:rsidR="00BD624B">
        <w:t>time period</w:t>
      </w:r>
      <w:proofErr w:type="gramEnd"/>
      <w:r w:rsidR="00BD624B">
        <w:t xml:space="preserve"> (up to 7 s). </w:t>
      </w:r>
      <w:r w:rsidR="00F648B7">
        <w:t>W</w:t>
      </w:r>
      <w:r w:rsidR="00BD624B">
        <w:t>e proposed a simple extension of the GCD model framework</w:t>
      </w:r>
      <w:r w:rsidR="00F648B7">
        <w:t>, termed GCD</w:t>
      </w:r>
      <w:r w:rsidR="00F648B7" w:rsidRPr="00F648B7">
        <w:rPr>
          <w:vertAlign w:val="subscript"/>
        </w:rPr>
        <w:t>RS</w:t>
      </w:r>
      <w:r w:rsidR="00F648B7">
        <w:t>,</w:t>
      </w:r>
      <w:r w:rsidR="00BD624B">
        <w:t xml:space="preserve"> </w:t>
      </w:r>
      <w:r w:rsidR="00F648B7">
        <w:t>based on</w:t>
      </w:r>
      <w:r w:rsidR="00BD624B">
        <w:t xml:space="preserve"> empirical findings suggesting similar cortical mechanisms for decision-making and working memory</w:t>
      </w:r>
      <w:r w:rsidR="00441760">
        <w:t xml:space="preserve"> </w:t>
      </w:r>
      <w:r w:rsidR="00441760" w:rsidRPr="007B736C">
        <w:t>(Harvey et al., 2012; Wang, 2008; Wong &amp; Wang, 2006</w:t>
      </w:r>
      <w:r w:rsidR="00441760">
        <w:t>)</w:t>
      </w:r>
      <w:r w:rsidR="00BD624B">
        <w:t xml:space="preserve">. </w:t>
      </w:r>
      <w:r w:rsidR="00F648B7">
        <w:t xml:space="preserve">When the stimulus-response mapping is known during stimulus presentation, </w:t>
      </w:r>
      <w:r w:rsidR="00E3387B">
        <w:t>we assumed</w:t>
      </w:r>
      <w:r w:rsidR="00F648B7">
        <w:t xml:space="preserve"> a continuous flow of the evidence accumulation variable to the motor structure</w:t>
      </w:r>
      <w:r w:rsidR="00E3387B">
        <w:t>s</w:t>
      </w:r>
      <w:r w:rsidR="00F648B7">
        <w:t xml:space="preserve"> that prepare the response, </w:t>
      </w:r>
      <w:proofErr w:type="gramStart"/>
      <w:r w:rsidR="00F648B7">
        <w:t>similar to</w:t>
      </w:r>
      <w:proofErr w:type="gramEnd"/>
      <w:r w:rsidR="00F648B7">
        <w:t xml:space="preserve"> GCD, followed by sustained activity at the motor preparation level during the delay corresponding to the level of cumulative evidence. Gating inhibition at the motor preparation level is increased to prevent muscle activation. When the RS </w:t>
      </w:r>
      <w:r w:rsidR="0008661C">
        <w:t xml:space="preserve">is presented, subjects sample evidence from the RS to drive the muscles to the response threshold, </w:t>
      </w:r>
      <w:r w:rsidR="00FB53E5">
        <w:t xml:space="preserve">similar to models of one-choice RT tasks </w:t>
      </w:r>
      <w:r w:rsidR="00215FF3">
        <w:fldChar w:fldCharType="begin"/>
      </w:r>
      <w:r w:rsidR="00BD4393">
        <w:instrText xml:space="preserve"> ADDIN ZOTERO_ITEM CSL_CITATION {"citationID":"bXzuqgqA","properties":{"formattedCitation":"(Ratcliff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A","language":"eng","note":"PMID: 21690336\nPMCID: PMC3131321","page":"11285-11290","source":"PubMed","title":"Diffusion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US\npublisher: American Psychological Association","page":"567-593","source":"APA PsycNET","title":"Psychophysically principled models of visual simple reaction time","volume":"102","author":[{"family":"Smith","given":"Philip L."}],"issued":{"date-parts":[["1995"]]}}}],"schema":"https://github.com/citation-style-language/schema/raw/master/csl-citation.json"} </w:instrText>
      </w:r>
      <w:r w:rsidR="00215FF3">
        <w:fldChar w:fldCharType="separate"/>
      </w:r>
      <w:r w:rsidR="00215FF3" w:rsidRPr="00F95E3F">
        <w:t>(Ratcliff &amp; Van Dongen, 2011; Smith, 1995)</w:t>
      </w:r>
      <w:r w:rsidR="00215FF3">
        <w:fldChar w:fldCharType="end"/>
      </w:r>
      <w:r w:rsidR="00215FF3">
        <w:t>, and gating inhibition may</w:t>
      </w:r>
      <w:r w:rsidR="0008661C">
        <w:t xml:space="preserve"> d</w:t>
      </w:r>
      <w:r w:rsidR="00215FF3">
        <w:t>ecrease</w:t>
      </w:r>
      <w:r w:rsidR="0008661C">
        <w:t xml:space="preserve"> to facilitate response production. When the stimulus-response mapping is not known during stimulus presentation and is instead delivered by the RS, </w:t>
      </w:r>
      <w:r w:rsidR="00215FF3">
        <w:t xml:space="preserve">we assumed that </w:t>
      </w:r>
      <w:r w:rsidR="00620764">
        <w:t xml:space="preserve">subjects </w:t>
      </w:r>
      <w:r w:rsidR="00215FF3">
        <w:t xml:space="preserve">first </w:t>
      </w:r>
      <w:r w:rsidR="00620764">
        <w:t xml:space="preserve">compute a decision about the category of the </w:t>
      </w:r>
      <w:proofErr w:type="gramStart"/>
      <w:r w:rsidR="00620764">
        <w:t>stimulus, and</w:t>
      </w:r>
      <w:proofErr w:type="gramEnd"/>
      <w:r w:rsidR="00620764">
        <w:t xml:space="preserve"> store this categorical representation in working memory. Motor preparation for a specific response begins after the presentation of the RS, through additional processing operations to convert the categorical representation of the stimulus into a response. </w:t>
      </w:r>
    </w:p>
    <w:p w14:paraId="2BE8B3E6" w14:textId="0309AF69" w:rsidR="007A4633" w:rsidRDefault="00F91BCB" w:rsidP="00A06F40">
      <w:r>
        <w:tab/>
        <w:t>We tested predictions from GCD</w:t>
      </w:r>
      <w:r w:rsidRPr="00F648B7">
        <w:rPr>
          <w:vertAlign w:val="subscript"/>
        </w:rPr>
        <w:t>RS</w:t>
      </w:r>
      <w:r>
        <w:t xml:space="preserve"> in three experiments</w:t>
      </w:r>
      <w:r w:rsidR="00165A60">
        <w:t xml:space="preserve"> that used a RS variant of the random dot motion task featuring a manipulation of motion coherence and a delay between </w:t>
      </w:r>
      <w:r w:rsidR="00165A60">
        <w:lastRenderedPageBreak/>
        <w:t xml:space="preserve">stimulus offset and RS onset. The stimulus-response mapping was known during stimulus presentation in Experiments 1 and </w:t>
      </w:r>
      <w:proofErr w:type="gramStart"/>
      <w:r w:rsidR="00165A60">
        <w:t>2, and</w:t>
      </w:r>
      <w:proofErr w:type="gramEnd"/>
      <w:r w:rsidR="00165A60">
        <w:t xml:space="preserve"> was delivered by the RS in Experiment 3. Experiments 1 and 3 manipulated the duration of the delay (3 vs. 5 vs. 7 s)</w:t>
      </w:r>
      <w:r w:rsidR="00624762">
        <w:t>, and incorporated FR</w:t>
      </w:r>
      <w:r w:rsidR="00A815A0">
        <w:t xml:space="preserve"> blocks of trials</w:t>
      </w:r>
      <w:r w:rsidR="00624762">
        <w:t xml:space="preserve"> as a control condition</w:t>
      </w:r>
      <w:r w:rsidR="00165A60">
        <w:t>. Experiment 2 manipulated stimulus presentation duration.</w:t>
      </w:r>
      <w:r w:rsidR="00624762">
        <w:t xml:space="preserve"> </w:t>
      </w:r>
      <w:r w:rsidR="00A815A0">
        <w:t xml:space="preserve">Empirical findings from </w:t>
      </w:r>
      <w:r w:rsidR="00313938">
        <w:t>FR</w:t>
      </w:r>
      <w:r w:rsidR="00A815A0">
        <w:t xml:space="preserve"> blocks replicate previous </w:t>
      </w:r>
      <w:proofErr w:type="gramStart"/>
      <w:r w:rsidR="00A815A0">
        <w:t>findings, and</w:t>
      </w:r>
      <w:proofErr w:type="gramEnd"/>
      <w:r w:rsidR="00A815A0">
        <w:t xml:space="preserve"> provide additional evidence for GCD. </w:t>
      </w:r>
      <w:r w:rsidR="00A73F76">
        <w:t>Specifically, mean PMT</w:t>
      </w:r>
      <w:r w:rsidR="006A3061">
        <w:t xml:space="preserve"> </w:t>
      </w:r>
      <w:r w:rsidR="00A73F76">
        <w:t xml:space="preserve">and mean MT increased as motion coherence decreased, the latter being caused by a decrease in the slope of muscle activation. </w:t>
      </w:r>
      <w:r w:rsidR="006A3061">
        <w:t xml:space="preserve">Moreover, the rate of partial muscle activation in the EMG channel associated with the response increased as coherence decreased, due the decrease in the signal-to-noise ratio of the motor preparation variable. Empirical findings from RS blocks </w:t>
      </w:r>
      <w:r w:rsidR="00165A60">
        <w:t>were globally in line with predictions from GCD</w:t>
      </w:r>
      <w:r w:rsidR="00165A60" w:rsidRPr="00165A60">
        <w:rPr>
          <w:vertAlign w:val="subscript"/>
        </w:rPr>
        <w:t>RS</w:t>
      </w:r>
      <w:r w:rsidR="00165A60">
        <w:t xml:space="preserve">. </w:t>
      </w:r>
      <w:r w:rsidR="007A4633">
        <w:t>In the first two experiments, the rate of partial muscle activation was higher in the EMG channel associated with the response compared to the opposite channel during the delay, suggesting that subjects maintained a representation of the selected response at the motor preparation level. Consequently, mean PMT was much faster compared to that observed in the FR variant of the task. In experiment 3, the ra</w:t>
      </w:r>
      <w:r w:rsidR="002440F4">
        <w:t xml:space="preserve">te of partial muscle activation did not differ between the two EMG channels during the delay, confirming that subjects did not prepare a specific response before the RS. After the RS, the rate of partial muscle activation was higher </w:t>
      </w:r>
      <w:r w:rsidR="0011325C" w:rsidRPr="0011325C">
        <w:t>i</w:t>
      </w:r>
      <w:r w:rsidR="007A4633">
        <w:t>n the EMG channel associated with the response compared to the opposite channel</w:t>
      </w:r>
      <w:r w:rsidR="002440F4">
        <w:t xml:space="preserve">, reflecting the formation of the motor command. </w:t>
      </w:r>
      <w:r w:rsidR="007A4633">
        <w:t>Mean PMT was much slower</w:t>
      </w:r>
      <w:r w:rsidR="00624762">
        <w:t xml:space="preserve"> compared to the previous experiments, due</w:t>
      </w:r>
      <w:r w:rsidR="006A3061">
        <w:t xml:space="preserve"> the additional processing operations to convert the categorical representation of the stimulus into a response, according to the mapping provided by the RS. </w:t>
      </w:r>
    </w:p>
    <w:p w14:paraId="5498066A" w14:textId="0243E55C" w:rsidR="003E6AD0" w:rsidRDefault="00811E99" w:rsidP="00A06F40">
      <w:r>
        <w:tab/>
      </w:r>
      <w:r w:rsidR="00A2307C">
        <w:t>Experimental manipulations in RS blocks provided further constraints on GCD</w:t>
      </w:r>
      <w:r w:rsidR="00A2307C" w:rsidRPr="00A2307C">
        <w:rPr>
          <w:vertAlign w:val="subscript"/>
        </w:rPr>
        <w:t>RS</w:t>
      </w:r>
      <w:r w:rsidR="00A2307C">
        <w:t>.</w:t>
      </w:r>
      <w:r w:rsidR="003E6AD0">
        <w:t xml:space="preserve"> A decrease in motion coherence produced a decrease in the slope of muscle activation in the three experiments, though the amplitude of this modulation was too small in the first two </w:t>
      </w:r>
      <w:r w:rsidR="003E6AD0">
        <w:lastRenderedPageBreak/>
        <w:t xml:space="preserve">experiments to impact mean MT. This unexpected finding suggests that subjects accumulated a few samples of motion evidence retrieved from memory. The rate of evidence accumulation in phase 2 (parameter </w:t>
      </w:r>
      <w:r w:rsidR="003E6AD0" w:rsidRPr="003E6AD0">
        <w:rPr>
          <w:i/>
        </w:rPr>
        <w:t>w</w:t>
      </w:r>
      <w:r w:rsidR="003E6AD0">
        <w:t xml:space="preserve">) thus seems to be determined by two sources of evidence: evidence sampled from the RS and </w:t>
      </w:r>
      <w:r w:rsidR="00B5752D">
        <w:t xml:space="preserve">(to a much lesser extent) </w:t>
      </w:r>
      <w:r w:rsidR="003E6AD0">
        <w:t xml:space="preserve">evidence from the stimulus retrieved from memory. One may be tempted to relate </w:t>
      </w:r>
      <w:r w:rsidR="00FB5627">
        <w:t xml:space="preserve">this finding to the recent study of </w:t>
      </w:r>
      <w:proofErr w:type="spellStart"/>
      <w:r w:rsidR="00FB5627">
        <w:t>Shrushruth</w:t>
      </w:r>
      <w:proofErr w:type="spellEnd"/>
      <w:r w:rsidR="00FB5627">
        <w:t xml:space="preserve"> et al. (</w:t>
      </w:r>
      <w:r w:rsidR="007B111E">
        <w:t>2022</w:t>
      </w:r>
      <w:r w:rsidR="00FB5627">
        <w:t xml:space="preserve">), showing that monkeys store samples of evidence in memory, and do not accumulate evidence before the presentation of the RS. There are, however, important differences between the two studies. Most importantly, the processing scheme hypothesized by </w:t>
      </w:r>
      <w:proofErr w:type="spellStart"/>
      <w:r w:rsidR="00FB5627">
        <w:t>Shrushruth</w:t>
      </w:r>
      <w:proofErr w:type="spellEnd"/>
      <w:r w:rsidR="00FB5627">
        <w:t xml:space="preserve"> et al. (</w:t>
      </w:r>
      <w:r w:rsidR="007B111E">
        <w:t>2022</w:t>
      </w:r>
      <w:r w:rsidR="00FB5627">
        <w:t>) predicts no difference in mean PMT and mean MT between FR and RS blocks. However, findings from Experiments 1 and 3 show a clear difference between the two task variants. Although the amplitude of the difference was reduced in Experiment 3, mean PMT was not modulated by motion coherence, contrary to FR blocks. T</w:t>
      </w:r>
      <w:r w:rsidR="00B137C7">
        <w:t xml:space="preserve">hese findings suggest </w:t>
      </w:r>
      <w:r w:rsidR="002D2EE6">
        <w:t xml:space="preserve">that </w:t>
      </w:r>
      <w:r w:rsidR="00B137C7">
        <w:t>(1</w:t>
      </w:r>
      <w:r w:rsidR="002D2EE6">
        <w:t>)</w:t>
      </w:r>
      <w:r w:rsidR="00B137C7">
        <w:t xml:space="preserve"> motion evidence retrieved from memory cannot be the only source of evidence determining parameter </w:t>
      </w:r>
      <w:r w:rsidR="00B137C7" w:rsidRPr="00B137C7">
        <w:rPr>
          <w:i/>
        </w:rPr>
        <w:t>w</w:t>
      </w:r>
      <w:r w:rsidR="00B137C7">
        <w:t>, and (2) the retrieval process occurs in late processing steps, after the evidence ac</w:t>
      </w:r>
      <w:r w:rsidR="00103CDB">
        <w:t>cumulation variable in phase 2</w:t>
      </w:r>
      <w:r w:rsidR="00B137C7">
        <w:t xml:space="preserve"> has crossed the gate.</w:t>
      </w:r>
      <w:r w:rsidR="002D2EE6">
        <w:t xml:space="preserve"> </w:t>
      </w:r>
      <w:r w:rsidR="00B137C7">
        <w:t>We thus interpret the motion coherence effect on the slop</w:t>
      </w:r>
      <w:r w:rsidR="002D2EE6">
        <w:t>e of muscle activation as a final</w:t>
      </w:r>
      <w:r w:rsidR="00B137C7">
        <w:t xml:space="preserve"> attempt to </w:t>
      </w:r>
      <w:r w:rsidR="002D2EE6">
        <w:t>verify</w:t>
      </w:r>
      <w:r w:rsidR="002B5D75">
        <w:t xml:space="preserve"> the decision, though follow-up studies are needed to gain a better understanding of this phenomenon. </w:t>
      </w:r>
    </w:p>
    <w:p w14:paraId="1C1958D2" w14:textId="7D68615F" w:rsidR="005E2F39" w:rsidRDefault="002D2EE6" w:rsidP="00A06F40">
      <w:r>
        <w:tab/>
      </w:r>
      <w:r w:rsidR="00D83FA0">
        <w:t>Although mean PMT was not modulated by motion coherence in Experiment 3, it systematically increased as motion coherence decreased in Experiments 1 and 2</w:t>
      </w:r>
      <w:r w:rsidR="00CC399F">
        <w:t>. T</w:t>
      </w:r>
      <w:r w:rsidR="008034F1">
        <w:t>his effect</w:t>
      </w:r>
      <w:r w:rsidR="00F80B26">
        <w:t xml:space="preserve"> thus appeared</w:t>
      </w:r>
      <w:r w:rsidR="002D7ABC">
        <w:t xml:space="preserve"> to be driven</w:t>
      </w:r>
      <w:r w:rsidR="00CC399F">
        <w:t xml:space="preserve"> by a modulation of the average level of sustained motor preparation activity by coherence during the delay</w:t>
      </w:r>
      <w:r w:rsidR="008034F1">
        <w:t xml:space="preserve">, consistent with single-unit studies in monkeys </w:t>
      </w:r>
      <w:r w:rsidR="004F24B3" w:rsidRPr="00C220AB">
        <w:fldChar w:fldCharType="begin"/>
      </w:r>
      <w:r w:rsidR="00F6113E">
        <w:instrText xml:space="preserve"> ADDIN ZOTERO_ITEM CSL_CITATION {"citationID":"kUqD6uny","properties":{"formattedCitation":"(de Lafuente et al., 2015; Kiani et al., 2008; Rao et al., 2012; Roitman &amp; Shadlen, 2002; Shadlen &amp; Newsome, 2001)","plainCitation":"(de Lafuente et al., 2015; Kiani et al., 2008; Rao et al., 2012; Roitman &amp; Shadlen, 2002; Shadlen &amp; Newsome, 2001)","noteIndex":0},"citationItems":[{"id":8741,"uris":["http://zotero.org/users/5679506/items/R25Q6M75"],"itemData":{"id":8741,"type":"article-journal","abstract":"Decisions are often made by accumulating evidence for and against the alternatives. The momentary evidence represented by sensory neurons is accumulated by downstream structures to form a decision variable, linking the evolving decision to the formation of a motor plan. When decisions are communicated by eye movements, neurons in the lateral intraparietal area (LIP) represent the accumulation of evidence bearing on the potential targets for saccades. We now show that reach-related neurons from the medial intraparietal area (MIP) exhibit a gradual modulation of their firing rates consistent with the representation of an evolving decision variable. When decisions were communicated by saccades instead of reaches, decision-related activity was attenuated in MIP, whereas LIP neurons were active while monkeys communicated decisions by saccades or reaches. Thus, for decisions communicated by a hand movement, a parallel flow of sensory information is directed to parietal areas MIP and LIP during decision formation.","container-title":"The Journal of Neuroscience: The Official Journal of the Society for Neuroscience","DOI":"10.1523/JNEUROSCI.2451-14.2015","ISSN":"1529-2401","issue":"10","journalAbbreviation":"J Neurosci","language":"eng","note":"PMID: 25762677\nPMCID: PMC4355201","page":"4306-4318","source":"PubMed","title":"Representation of accumulating evidence for a decision in two parietal areas","volume":"35","author":[{"family":"Lafuente","given":"Victor","non-dropping-particle":"de"},{"family":"Jazayeri","given":"Mehrdad"},{"family":"Shadlen","given":"Michael N."}],"issued":{"date-parts":[["2015",3,11]]}}},{"id":8725,"uris":["http://zotero.org/users/5679506/items/IRDHSPHC"],"itemData":{"id":8725,"type":"article-journal","abstract":"Decisions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N."}],"issued":{"date-parts":[["2008",3,19]]}}},{"id":8722,"uris":["http://zotero.org/users/5679506/items/2EW3XKHB"],"itemData":{"id":8722,"type":"article-journal","abstract":"Successful decision making involves combining observations of the external world with prior knowledge. Recent studies suggest that neural activity in macaque lateral intraparietal area (LIP) provides a useful window into this process. This study examines how rapidly changing prior knowledge about an upcoming sensory stimulus influences the computations that convert sensory signals into plans for action. Two monkeys performed a cued direction discrimination task, in which an arrow cue presented at the start of each trial communicated the prior probability of the direction of stimulus motion. We hypothesized that the cue would either shift the initial level of LIP activity before sensory evidence arrived, or it would scale sensory responses according to the prior probability of each stimulus, manifesting as a change in slope of LIP firing rates. Neural recordings demonstrated a clear shift in the activity level of LIP neurons following the arrow cue, which persisted into the presentation of the motion stimulus. No significant change in slope of responses was observed, suggesting that sensory gain was not strongly modulated. To confirm the latter observation, middle temporal area (MT) neurons were recorded during a version of the cued direction discrimination task, and we found no change in MT responses resulting from the presentation of the directional cue. These results suggest that information about an immediately upcoming stimulus does not scale the sensory response, but rather changes the amount of evidence that must be accumulated to reach a decision in areas that are involved in planning action.","container-title":"The Journal of Neuroscience: The Official Journal of the Society for Neuroscience","DOI":"10.1523/JNEUROSCI.5948-11.2012","ISSN":"1529-2401","issue":"29","journalAbbreviation":"J Neurosci","language":"eng","note":"PMID: 22815520\nPMCID: PMC3410938","page":"10063-10074","source":"PubMed","title":"Neural correlates of prior expectations of motion in the lateral intraparietal and middle temporal areas","volume":"32","author":[{"family":"Rao","given":"Vinod"},{"family":"DeAngelis","given":"Gregory C."},{"family":"Snyder","given":"Lawrence H."}],"issued":{"date-parts":[["2012",7,18]]}}},{"id":749,"uris":["http://zotero.org/users/5679506/items/BHUWBL3L"],"itemData":{"id":749,"type":"article-journal","abstract":"Decisions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N."}],"issued":{"date-parts":[["2002",11,1]]}}},{"id":8499,"uris":["http://zotero.org/users/5679506/items/S6KK27QV"],"itemData":{"id":8499,"type":"article-journal","abstract":"We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movement.","container-title":"Journal of Neurophysiology","DOI":"10.1152/jn.2001.86.4.1916","ISSN":"0022-3077","issue":"4","journalAbbreviation":"J Neurophysiol","language":"eng","note":"PMID: 11600651","page":"1916-1936","source":"PubMed","title":"Neural basis of a perceptual decision in the parietal cortex (area LIP) of the rhesus monkey","volume":"86","author":[{"family":"Shadlen","given":"M. N."},{"family":"Newsome","given":"W. T."}],"issued":{"date-parts":[["2001",10]]}}}],"schema":"https://github.com/citation-style-language/schema/raw/master/csl-citation.json"} </w:instrText>
      </w:r>
      <w:r w:rsidR="004F24B3" w:rsidRPr="00C220AB">
        <w:fldChar w:fldCharType="separate"/>
      </w:r>
      <w:r w:rsidR="004F24B3" w:rsidRPr="0012633F">
        <w:t>(de Lafuente et al., 2015; Kiani et al., 2008; Rao et al., 2012; Roitman &amp; Shadlen, 2002; Shadlen &amp; Newsome, 2001)</w:t>
      </w:r>
      <w:r w:rsidR="004F24B3" w:rsidRPr="00C220AB">
        <w:fldChar w:fldCharType="end"/>
      </w:r>
      <w:r w:rsidR="008034F1" w:rsidRPr="003B5A00">
        <w:t xml:space="preserve">. </w:t>
      </w:r>
      <w:r w:rsidR="008034F1" w:rsidRPr="008034F1">
        <w:t xml:space="preserve">Specifically, the averaged level of sustained motor preparation activity decreased as motion coherence </w:t>
      </w:r>
      <w:r w:rsidR="008034F1">
        <w:t>decreased</w:t>
      </w:r>
      <w:r w:rsidR="004877C6">
        <w:t>. T</w:t>
      </w:r>
      <w:r w:rsidR="002D7ABC">
        <w:t xml:space="preserve">his phenomenon could have </w:t>
      </w:r>
      <w:r w:rsidR="002D7ABC">
        <w:lastRenderedPageBreak/>
        <w:t xml:space="preserve">been caused by at least three mechanisms (see general introduction): a short post-threshold evidence accumulation period caused by a delay introduced by the (unknown) neural mechanism that compares activity to the threshold </w:t>
      </w:r>
      <w:r w:rsidR="002D7ABC">
        <w:fldChar w:fldCharType="begin"/>
      </w:r>
      <w:r w:rsidR="004877C6">
        <w:instrText xml:space="preserve"> ADDIN ZOTERO_ITEM CSL_CITATION {"citationID":"5xEzwXVu","properties":{"formattedCitation":"(Mazurek et al., 2003)","plainCitation":"(Mazurek et al., 2003)","noteIndex":0},"citationItems":[{"id":8737,"uris":["http://zotero.org/users/5679506/items/Y5CJU576"],"itemData":{"id":8737,"type":"article-journal","abstract":"Decisions based on uncertain information may benefit from an accumulation of information over time. We asked whether such an accumulation process may underlie decisions about the direction of motion in a random dot kinetogram. To address this question we developed a computational model of the decision process using ensembles of neurons whose spiking activity mimics neurons recorded in the extrastriate visual cortex (area MT or V5) and a sensorimotor association area of the parietal lobe (area LIP). The model instantiates the hypothesis that neurons in sensorimotor association areas compute the time integral of sensory signals from the visual cortex, construed as evidence for or against a proposition, and that the decision is made when the integrated evidence reaches a threshold. The model explains a variety of behavioral and physiological measurements obtained from monkeys.","container-title":"Cerebral Cortex (New York, N.Y.: 1991)","DOI":"10.1093/cercor/bhg097","ISSN":"1047-3211","issue":"11","journalAbbreviation":"Cereb Cortex","language":"eng","note":"PMID: 14576217","page":"1257-1269","source":"PubMed","title":"A role for neural integrators in perceptual decision making","volume":"13","author":[{"family":"Mazurek","given":"Mark E."},{"family":"Roitman","given":"Jamie D."},{"family":"Ditterich","given":"Jochen"},{"family":"Shadlen","given":"Michael N."}],"issued":{"date-parts":[["2003",11]]}}}],"schema":"https://github.com/citation-style-language/schema/raw/master/csl-citation.json"} </w:instrText>
      </w:r>
      <w:r w:rsidR="002D7ABC">
        <w:fldChar w:fldCharType="separate"/>
      </w:r>
      <w:r w:rsidR="002D7ABC" w:rsidRPr="00B1077E">
        <w:t>(Mazurek et al., 2003)</w:t>
      </w:r>
      <w:r w:rsidR="002D7ABC">
        <w:fldChar w:fldCharType="end"/>
      </w:r>
      <w:r w:rsidR="002D7ABC">
        <w:t xml:space="preserve">, a threshold that decreases as processing time increases due to the attentional cost of acquiring new samples of evidence </w:t>
      </w:r>
      <w:r w:rsidR="002D7ABC">
        <w:fldChar w:fldCharType="begin"/>
      </w:r>
      <w:r w:rsidR="004877C6">
        <w:instrText xml:space="preserve"> ADDIN ZOTERO_ITEM CSL_CITATION {"citationID":"JmtPKlTY","properties":{"formattedCitation":"(Cisek et al., 2009; Ditterich, 2006a, 2006b; Drugowitsch et al., 2012; Thura et al., 2012)","plainCitation":"(Cisek et al., 2009; Ditterich, 2006a, 2006b; Drugowitsch et al., 2012; Thura et al., 2012)","noteIndex":0},"citationItems":[{"id":8751,"uris":["http://zotero.org/users/5679506/items/7X6KYQJL"],"itemData":{"id":8751,"type":"article-journal","abstract":"Several widely accepted models of decision making suggest that, during simple decision tasks, neural activity builds up until a threshold is reached and a decision is made. These models explain error rates and reaction time distributions in a variety of tasks and are supported by neurophysiological studies showing that neural activity in several cortical and subcortical regions gradually builds up at a rate related to task difficulty and reaches a relatively constant level of discharge at a time that predicts movement initiation. The mechanism responsible for this buildup is believed to be related to the temporal integration of sequential samples of sensory information. However, an alternative mechanism that may explain the neural and behavioral data is one in which the buildup of activity is instead attributable to a growing signal related to the urgency to respond, which multiplicatively modulates updated estimates of sensory evidence. These models are difficult to distinguish when, as in previous studies, subjects are presented with constant sensory evidence throughout each trial. To distinguish the models, we presented human subjects with a task in which evidence changed over the course of each trial. Our results are more consistent with \"urgency gating\" than with temporal integration of sensory samples and suggest a simple mechanism for implementing trade-offs between the speed and accuracy of decisions.","container-title":"The Journal of Neuroscience: The Official Journal of the Society for Neuroscience","DOI":"10.1523/JNEUROSCI.1844-09.2009","ISSN":"1529-2401","issue":"37","journalAbbreviation":"J Neurosci","language":"eng","note":"PMID: 19759303\nPMCID: PMC6665752","page":"11560-11571","source":"PubMed","title":"Decisions in changing conditions: the urgency-gating model","title-short":"Decisions in changing conditions","volume":"29","author":[{"family":"Cisek","given":"Paul"},{"family":"Puskas","given":"Geneviève Aude"},{"family":"El-Murr","given":"Stephany"}],"issued":{"date-parts":[["2009",9,16]]}}},{"id":8756,"uris":["http://zotero.org/users/5679506/items/UEUN2G7X"],"itemData":{"id":8756,"type":"article-journal","abstract":"Computational models based on diffusion processes have been proposed to account for human decision-making behaviour in a variety of tasks. The basic idea is that the brain keeps accumulating noisy sensory evidence until a critical level is reached. This study explores whether such models account for the speed and accuracy of perceptual decisions in a reaction-time random dot motion direction discrimination task, and whether they explain the decision-related activity of neurons recorded from the parietal cortex (area LIP) of monkeys performing the task. While a simple diffusion model can explain the psychometric function and the mean response times of correct responses, it fails to account for the longer response times observed for errors and for the response time distributions. Here I demonstrate that a time-variant version of the diffusion model can explain the psychometric function, the mean response times and the shape of the response time distributions. Such a time-variant mechanism could be implemented in different ways, but the best match between the physiological data and model predictions is provided by a diffusion process with a gain of the sensory signals, which increases over time. It can be shown that such a time-variant decision process allows the monkey to perform optimally (in the sense of maximizing reward rate) given the risk of aborting a trial by breaking fixation before a choice can be reported. The results suggest that the brain trades off speed and accuracy not only by adjusting parameters between trials but also by dynamic adjustments during an ongoing decision.","container-title":"The European Journal of Neuroscience","DOI":"10.1111/j.1460-9568.2006.05221.x","ISSN":"0953-816X","issue":"12","journalAbbreviation":"Eur J Neurosci","language":"eng","note":"PMID: 17229111","page":"3628-3641","source":"PubMed","title":"Evidence for time-variant decision making","volume":"24","author":[{"family":"Ditterich","given":"Jochen"}],"issued":{"date-parts":[["2006",12]]}}},{"id":7136,"uris":["http://zotero.org/groups/4686760/items/KAZTNW53"],"itemData":{"id":7136,"type":"article-journal","abstract":"Roitman and Shadlen [Roitman J. D., &amp; Shadlen M. N. (2002). Response of neurons in the lateral intraparietal area during a combined visual discrimination reaction time task. Journal of Neuroscience, 22, 9475-9489] have published a non-human primate study on visual decision making. They collected both behavioral and neurophysiological data and provided evidence that the data are qualitatively consistent with a mechanism based on accumulating sensory evidence up to a decision threshold. I have previously demonstrated that a time-variant diffusion model can account quite well quantitatively for both the behavioral and the neural data. In this manuscript I discuss how well the data constrains different components and parameters of the computational process. I also discuss the biological plausibility of the model parameters. I will demonstrate that a relatively large class of models, both with and without temporal integration and both stationary and time-variant could account for the behavioral data. Both the single cell recordings from the parietal cortex and previously published data from the extrastriate visual cortex provide additional constraints. Overall, the data favor a diffusion model with time-variant gain and leaky integrators. The integration time constant, however, turns out not to be well-constrained by the data.","container-title":"Neural Networks: The Official Journal of the International Neural Network Society","DOI":"10.1016/j.neunet.2006.05.042","ISSN":"0893-6080","issue":"8","journalAbbreviation":"Neural Netw","language":"eng","note":"PMID: 16952441","page":"981-1012","source":"PubMed","title":"Stochastic models of decisions about motion direction: behavior and physiology","title-short":"Stochastic models of decisions about motion direction","volume":"19","author":[{"family":"Ditterich","given":"Jochen"}],"issued":{"date-parts":[["2006",10]]}}},{"id":8472,"uris":["http://zotero.org/users/5679506/items/82BQPV8Y"],"itemData":{"id":8472,"type":"article-journal","abstract":"Decision making often involves the accumulation of information over time, but acquiring information typically comes at a cost. Little is known about the cost incurred by animals and humans for acquiring additional information from sensory variables due, for instance, to attentional efforts. Through a novel integration of diffusion models and dynamic programming, we were able to estimate the cost of making additional observations per unit of time from two monkeys and six humans in a reaction time (RT) random-dot motion discrimination task. Surprisingly, we find that the cost is neither zero nor constant over time, but for the animals and humans features a brief period in which it is constant but increases thereafter. In addition, we show that our theory accurately matches the observed reaction time distributions for each stimulus condition, the time-dependent choice accuracy both conditional on stimulus strength and independent of it, and choice accuracy and mean reaction times as a function of stimulus strength. The theory also correctly predicts that urgency signals in the brain should be independent of the difficulty, or stimulus strength, at each trial.","container-title":"The Journal of Neuroscience: The Official Journal of the Society for Neuroscience","DOI":"10.1523/JNEUROSCI.4010-11.2012","ISSN":"1529-2401","issue":"11","journalAbbreviation":"J Neurosci","language":"eng","note":"PMID: 22423085\nPMCID: PMC3329788","page":"3612-3628","source":"PubMed","title":"The cost of accumulating evidence in perceptual decision making","volume":"32","author":[{"family":"Drugowitsch","given":"Jan"},{"family":"Moreno-Bote","given":"Rubén"},{"family":"Churchland","given":"Anne K."},{"family":"Shadlen","given":"Michael N."},{"family":"Pouget","given":"Alexandre"}],"issued":{"date-parts":[["2012",3,14]]}}},{"id":8754,"uris":["http://zotero.org/users/5679506/items/97548PD7"],"itemData":{"id":8754,"type":"article-journal","abstract":"It is often suggested that decisions are made when accumulated sensory information reaches a fixed accuracy criterion. This is supported by many studies showing a gradual build up of neural activity to a threshold. However, the proposal that this build up is caused by sensory accumulation is challenged by findings that decisions are based on information from a time window much shorter than the build-up process. Here, we propose that in natural conditions where the environment can suddenly change, the policy that maximizes reward rate is to estimate evidence by accumulating only novel information and then compare the result to a decreasing accuracy criterion. We suggest that the brain approximates this policy by multiplying an estimate of sensory evidence with a motor-related urgency signal and that the latter is primarily responsible for neural activity build up. We support this hypothesis using human behavioral data from a modified random-dot motion task in which motion coherence changes during each trial.","container-title":"Journal of Neurophysiology","DOI":"10.1152/jn.01071.2011","ISSN":"1522-1598","issue":"11","journalAbbreviation":"J Neurophysiol","language":"eng","note":"PMID: 22993260","page":"2912-2930","source":"PubMed","title":"Decision making by urgency gating: theory and experimental support","title-short":"Decision making by urgency gating","volume":"108","author":[{"family":"Thura","given":"David"},{"family":"Beauregard-Racine","given":"Julie"},{"family":"Fradet","given":"Charles-William"},{"family":"Cisek","given":"Paul"}],"issued":{"date-parts":[["2012",12]]}}}],"schema":"https://github.com/citation-style-language/schema/raw/master/csl-citation.json"} </w:instrText>
      </w:r>
      <w:r w:rsidR="002D7ABC">
        <w:fldChar w:fldCharType="separate"/>
      </w:r>
      <w:r w:rsidR="002D7ABC" w:rsidRPr="003F6FBD">
        <w:t>(Cisek et al., 2009; Ditterich, 2006a, 2006b; Drugowitsch et al., 2012; Thura et al., 2012)</w:t>
      </w:r>
      <w:r w:rsidR="002D7ABC">
        <w:fldChar w:fldCharType="end"/>
      </w:r>
      <w:r w:rsidR="004877C6">
        <w:t xml:space="preserve">, or a mixture of terminated and nonterminated decision processes </w:t>
      </w:r>
      <w:r w:rsidR="004877C6">
        <w:fldChar w:fldCharType="begin"/>
      </w:r>
      <w:r w:rsidR="004877C6">
        <w:instrText xml:space="preserve"> ADDIN ZOTERO_ITEM CSL_CITATION {"citationID":"44AKVEur","properties":{"formattedCitation":"(Ratcliff, 2006)","plainCitation":"(Ratcliff,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data","volume":"53","author":[{"family":"Ratcliff","given":"Roger"}],"issued":{"date-parts":[["2006",11]]}}}],"schema":"https://github.com/citation-style-language/schema/raw/master/csl-citation.json"} </w:instrText>
      </w:r>
      <w:r w:rsidR="004877C6">
        <w:fldChar w:fldCharType="separate"/>
      </w:r>
      <w:r w:rsidR="004877C6" w:rsidRPr="004877C6">
        <w:t>(Ratcliff, 2006)</w:t>
      </w:r>
      <w:r w:rsidR="004877C6">
        <w:fldChar w:fldCharType="end"/>
      </w:r>
      <w:r w:rsidR="00553BDC">
        <w:rPr>
          <w:rStyle w:val="Appelnotedebasdep"/>
        </w:rPr>
        <w:footnoteReference w:id="11"/>
      </w:r>
      <w:r w:rsidR="00553BDC">
        <w:t>.</w:t>
      </w:r>
      <w:r w:rsidR="00F80B26">
        <w:t xml:space="preserve"> </w:t>
      </w:r>
      <w:r w:rsidR="00553BDC">
        <w:t xml:space="preserve">The manipulation of stimulus presentation </w:t>
      </w:r>
      <w:r w:rsidR="003D7E85">
        <w:t xml:space="preserve">duration in Experiment </w:t>
      </w:r>
      <w:r w:rsidR="00B5428F">
        <w:t>2</w:t>
      </w:r>
      <w:r w:rsidR="003D7E85">
        <w:t xml:space="preserve"> also produced a modulation of mea</w:t>
      </w:r>
      <w:r w:rsidR="002B5D75">
        <w:t>n PMT. Specifically, mean PMT in</w:t>
      </w:r>
      <w:r w:rsidR="003D7E85">
        <w:t>creased as s</w:t>
      </w:r>
      <w:r w:rsidR="002B5D75">
        <w:t xml:space="preserve">timulus presentation decreased. A decreasing threshold as processing time increases cannot explain this effect, as it would predict the opposite pattern. </w:t>
      </w:r>
      <w:r w:rsidR="00FC2DBB">
        <w:t xml:space="preserve">Similarly, the post-threshold evidence accumulation hypothesis cannot explain the effect on its own. </w:t>
      </w:r>
      <w:r w:rsidR="00FC2DBB" w:rsidRPr="003B4135">
        <w:t>Therefore, the</w:t>
      </w:r>
      <w:r w:rsidR="00B9745E" w:rsidRPr="003B4135">
        <w:t xml:space="preserve"> most</w:t>
      </w:r>
      <w:r w:rsidR="00FC2DBB" w:rsidRPr="003B4135">
        <w:t xml:space="preserve"> plausible explanation </w:t>
      </w:r>
      <w:r w:rsidR="00B9745E" w:rsidRPr="003B4135">
        <w:t>among the 3 hypotheses proposed above</w:t>
      </w:r>
      <w:r w:rsidR="00FC2DBB" w:rsidRPr="003B4135">
        <w:t xml:space="preserve"> is the mixture</w:t>
      </w:r>
      <w:r w:rsidR="00FC2DBB">
        <w:t xml:space="preserve"> of terminated and nonterminated decision processes: shorter stimulus presentations increased the probability of nonterminated processes </w:t>
      </w:r>
      <w:r w:rsidR="00FC2DBB">
        <w:fldChar w:fldCharType="begin"/>
      </w:r>
      <w:r w:rsidR="00FC2DBB">
        <w:instrText xml:space="preserve"> ADDIN ZOTERO_ITEM CSL_CITATION {"citationID":"to99e0on","properties":{"formattedCitation":"(Ratcliff, 2006)","plainCitation":"(Ratcliff,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data","volume":"53","author":[{"family":"Ratcliff","given":"Roger"}],"issued":{"date-parts":[["2006",11]]}}}],"schema":"https://github.com/citation-style-language/schema/raw/master/csl-citation.json"} </w:instrText>
      </w:r>
      <w:r w:rsidR="00FC2DBB">
        <w:fldChar w:fldCharType="separate"/>
      </w:r>
      <w:r w:rsidR="00FC2DBB" w:rsidRPr="00FC2DBB">
        <w:t>(Ratcliff, 2006)</w:t>
      </w:r>
      <w:r w:rsidR="00FC2DBB">
        <w:fldChar w:fldCharType="end"/>
      </w:r>
      <w:r w:rsidR="00FC2DBB">
        <w:t xml:space="preserve">, thus producing a lower level of sustained motor </w:t>
      </w:r>
      <w:r w:rsidR="00C06B95">
        <w:t xml:space="preserve">preparation </w:t>
      </w:r>
      <w:r w:rsidR="00FC2DBB">
        <w:t>activity on average. An unresolved problem in the literature concerns the</w:t>
      </w:r>
      <w:r w:rsidR="008953BE">
        <w:t xml:space="preserve"> outcome</w:t>
      </w:r>
      <w:r w:rsidR="00FC2DBB">
        <w:t xml:space="preserve"> of nonterminated processes. It is unclear whether the decision-maker </w:t>
      </w:r>
      <w:r w:rsidR="008953BE">
        <w:t>has access</w:t>
      </w:r>
      <w:r w:rsidR="00FC2DBB">
        <w:t xml:space="preserve"> </w:t>
      </w:r>
      <w:r w:rsidR="008953BE">
        <w:t>to partial cumulative evidence</w:t>
      </w:r>
      <w:r w:rsidR="00160D4C">
        <w:t xml:space="preserve"> or not </w:t>
      </w:r>
      <w:r w:rsidR="00C57F6F">
        <w:fldChar w:fldCharType="begin"/>
      </w:r>
      <w:r w:rsidR="00DC456F">
        <w:instrText xml:space="preserve"> ADDIN ZOTERO_ITEM CSL_CITATION {"citationID":"gyWZ734M","properties":{"formattedCitation":"(Meyer et al., 1985, 1988; Ratcliff, 1988, 2006; Usher &amp; McClelland, 2001)","plainCitation":"(Meyer et al., 1985, 1988; Ratcliff, 1988, 2006; Usher &amp; McClelland, 2001)","noteIndex":0},"citationItems":[{"id":11879,"uris":["http://zotero.org/users/5679506/items/UU2A5FMH"],"itemData":{"id":11879,"type":"article-journal","container-title":"Cognitive Psychology","DOI":"10.1016/0010-0285(85)90016-7","ISSN":"0010-0285","issue":"4","journalAbbreviation":"Cogn Psychol","language":"eng","note":"PMID: 4064623","page":"445-518","source":"PubMed","title":"Temporal properties of human information processing: tests of discrete versus continuous models","title-short":"Temporal properties of human information processing","volume":"17","author":[{"family":"Meyer","given":"D. E."},{"family":"Yantis","given":"S."},{"family":"Osman","given":"A. M."},{"family":"Smith","given":"J. E."}],"issued":{"date-parts":[["1985",10]]}}},{"id":8929,"uris":["http://zotero.org/groups/5164497/items/3YASNUDG"],"itemData":{"id":8929,"type":"article-journal","abstract":"The interpretation of reaction time (RT) data requires strong assumptions about how Ss trade accuracy for speed of performance and about whether there is a discrete or continuous transmission of information from one component process to the next. Conventional RT and speed–accuracy trade-off procedures are not, by themselves, sufficiently powerful to test these assumptions. However, the deficiency can be remedied in part through a new speed–accuracy decomposition technique. The technique uses a hybrid mixture of (a) conventional RT trials in which Ss must process a given test stimulus with high accuracy and (b) peremptory response-signal trials in which Ss must make prompted guesses before stimulus processing has been finished. Data from this 'titrated RT procedure' are then analyzed in terms of a parallel sophistication-guessing model, under which normal mental processes and guessing processes are assumed to race against each other in producing overt responses. With the model, the amount of partial information that Ss have accumulated about a test stimulus can be estimated at each intermediate moment during a reaction time trial. An application of speed–accuracy decomposition to 5 studies of word recognition illustrates the potential power of the technique. (PsycINFO Database Record (c) 2016 APA, all rights reserved)","archive_location":"1988-28535-001","container-title":"Psychological Review","DOI":"10.1037/0033-295X.95.2.183","ISSN":"0033-295X","issue":"2","journalAbbreviation":"Psychological Review","note":"publisher: American Psychological Association","page":"183-237","source":"EBSCOhost","title":"The dynamics of cognition and action: Mental processes inferred from speed-accuracy decomposition","title-short":"The dynamics of cognition and action","volume":"95","author":[{"family":"Meyer","given":"David E."},{"family":"Irwin","given":"David E."},{"family":"Osman","given":"Allen M."},{"family":"Kounois","given":"John"}],"issued":{"date-parts":[["1988",4]]}}},{"id":11877,"uris":["http://zotero.org/users/5679506/items/SJ8LUL29"],"itemData":{"id":11877,"type":"article-journal","container-title":"Psychological Review","DOI":"10.1037/0033-295x.95.2.238","ISSN":"0033-295X","issue":"2","journalAbbreviation":"Psychol Rev","language":"eng","note":"PMID: 3375400","page":"238-255","source":"PubMed","title":"Continuous versus discrete information processing modeling accumulation of partial information","volume":"95","author":[{"family":"Ratcliff","given":"R."}],"issued":{"date-parts":[["1988",4]]}}},{"id":8733,"uris":["http://zotero.org/users/5679506/items/D7RY8PHU"],"itemData":{"id":8733,"type":"article-journal","abstract":"The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data","volume":"53","author":[{"family":"Ratcliff","given":"Roger"}],"issued":{"date-parts":[["2006",11]]}}},{"id":729,"uris":["http://zotero.org/users/5679506/items/CQ3GUDKP"],"itemData":{"id":729,"type":"article-journal","abstract":"The time course of perceptual choice is discussed in a model of gradual, leaky, stochastic, and competitive information accumulation in nonlinear decision units. Special cases of the model match a classical diffusion process, but leakage and competition work together to address several challenges to existing diffusion, random walk, and accumulator models. The model accounts for data from choice tasks using both time-controlled (e.g., response signal) and standard reaction time paradigms and its adequacy compares favorably with other approaches. A new paradigm that controls the time of arrival of information supporting different choice alternatives provides further support. The model captures choice behavior regardless of the number of alternatives, accounting for the log-linear relation between reaction time and number of alternatives (Hick's law) and explains a complex pattern of visual and contextual priming in visual word identification.","container-title":"Psychological Review","DOI":"10.1037/0033-295x.108.3.550","ISSN":"0033-295X","issue":"3","journalAbbreviation":"Psychol Rev","language":"eng","note":"PMID: 11488378","page":"550-592","source":"PubMed","title":"The time course of perceptual choice: the leaky, competing accumulator model","title-short":"The time course of perceptual choice","volume":"108","author":[{"family":"Usher","given":"M."},{"family":"McClelland","given":"J. L."}],"issued":{"date-parts":[["2001",7]]}}}],"schema":"https://github.com/citation-style-language/schema/raw/master/csl-citation.json"} </w:instrText>
      </w:r>
      <w:r w:rsidR="00C57F6F">
        <w:fldChar w:fldCharType="separate"/>
      </w:r>
      <w:r w:rsidR="00C57F6F" w:rsidRPr="00C57F6F">
        <w:t>(Meyer et al., 1985, 1988; Ratcliff, 1988, 2006; Usher &amp; McClelland, 2001)</w:t>
      </w:r>
      <w:r w:rsidR="00C57F6F">
        <w:fldChar w:fldCharType="end"/>
      </w:r>
      <w:r w:rsidR="008953BE">
        <w:t>.</w:t>
      </w:r>
      <w:r w:rsidR="00160D4C">
        <w:t xml:space="preserve"> </w:t>
      </w:r>
      <w:r w:rsidR="00907D4A">
        <w:t>Within</w:t>
      </w:r>
      <w:r w:rsidR="00FC2DBB">
        <w:t xml:space="preserve"> </w:t>
      </w:r>
      <w:r w:rsidR="00907D4A">
        <w:t>GCD</w:t>
      </w:r>
      <w:r w:rsidR="00907D4A" w:rsidRPr="00F648B7">
        <w:rPr>
          <w:vertAlign w:val="subscript"/>
        </w:rPr>
        <w:t>RS</w:t>
      </w:r>
      <w:r w:rsidR="00907D4A">
        <w:t xml:space="preserve">, this problem could be </w:t>
      </w:r>
      <w:r w:rsidR="00317A04">
        <w:t xml:space="preserve">formulated </w:t>
      </w:r>
      <w:r w:rsidR="00907D4A">
        <w:t xml:space="preserve">as follows. If the decision-maker has access to partial cumulative evidence, then the level of cumulated evidence could be maintained at the motor preparation level during the delay. The starting </w:t>
      </w:r>
      <w:r w:rsidR="00907D4A">
        <w:lastRenderedPageBreak/>
        <w:t>point for the second phase of accumulation would then correspond to this level. If not, then the decision-maker would produce a guess. In this case, the starting point for the second phase of accumulation should be 0 (baseline level</w:t>
      </w:r>
      <w:proofErr w:type="gramStart"/>
      <w:r w:rsidR="00907D4A">
        <w:t>)</w:t>
      </w:r>
      <w:r w:rsidR="003B4135">
        <w:t>, and</w:t>
      </w:r>
      <w:proofErr w:type="gramEnd"/>
      <w:r w:rsidR="003B4135">
        <w:t xml:space="preserve"> should thus be located farther away from the gate</w:t>
      </w:r>
      <w:r w:rsidR="00907D4A">
        <w:t>. Although a rigorous test of these two alternative hypotheses would require for</w:t>
      </w:r>
      <w:r w:rsidR="00EC708D">
        <w:t xml:space="preserve">mal modeling, two aspects of </w:t>
      </w:r>
      <w:r w:rsidR="00541F4C">
        <w:t>the</w:t>
      </w:r>
      <w:r w:rsidR="00907D4A">
        <w:t xml:space="preserve"> data</w:t>
      </w:r>
      <w:r w:rsidR="00541F4C">
        <w:t xml:space="preserve"> from Experiment 2</w:t>
      </w:r>
      <w:r w:rsidR="00907D4A">
        <w:t xml:space="preserve"> appear to favor the partial cumulative evidence hypothesis. First, response accuracy </w:t>
      </w:r>
      <w:r w:rsidR="00945ECE">
        <w:t>did not differ in the 40 % coherence condition between the three stimulus presentation durations</w:t>
      </w:r>
      <w:r w:rsidR="00190093">
        <w:t xml:space="preserve"> (post-hoc pairwise comparisons corrected with Holm's procedure: all </w:t>
      </w:r>
      <w:proofErr w:type="spellStart"/>
      <w:r w:rsidR="00190093" w:rsidRPr="00190093">
        <w:rPr>
          <w:i/>
        </w:rPr>
        <w:t>ps</w:t>
      </w:r>
      <w:proofErr w:type="spellEnd"/>
      <w:r w:rsidR="00190093">
        <w:t xml:space="preserve"> &gt; .05)</w:t>
      </w:r>
      <w:r w:rsidR="00945ECE">
        <w:t xml:space="preserve">. This result is difficult to reconcile with the guessing hypothesis, so long as one assumes that the probability of unterminated processes is not null in the 40 % coherence / 0.3 s stimulus presentation condition. </w:t>
      </w:r>
      <w:r w:rsidR="00190093">
        <w:t xml:space="preserve">The </w:t>
      </w:r>
      <w:r w:rsidR="00966CD2">
        <w:t>partial cumulative evidence hypothesis appears more plausible, as the level of cumulative evidence for nonterminated processes should be close to the threshold</w:t>
      </w:r>
      <w:r w:rsidR="00541F4C">
        <w:t xml:space="preserve"> on average</w:t>
      </w:r>
      <w:r w:rsidR="00966CD2">
        <w:t xml:space="preserve">. </w:t>
      </w:r>
      <w:r w:rsidR="00945ECE">
        <w:t xml:space="preserve">Second, the guessing hypothesis predicts a </w:t>
      </w:r>
      <w:r w:rsidR="00966CD2">
        <w:t>drop in response accuracy at</w:t>
      </w:r>
      <w:r w:rsidR="00EC708D">
        <w:t xml:space="preserve"> slow PM</w:t>
      </w:r>
      <w:r w:rsidR="00945ECE">
        <w:t>Ts</w:t>
      </w:r>
      <w:r w:rsidR="00015F88">
        <w:t xml:space="preserve">, </w:t>
      </w:r>
      <w:r w:rsidR="009F7D79">
        <w:t xml:space="preserve">because the starting point of motor preparation for guesses should be located farther away from the gate compared to regular trials. The amplitude of this drop </w:t>
      </w:r>
      <w:r w:rsidR="00015F88">
        <w:t>should increase as stimulus presentation decreases</w:t>
      </w:r>
      <w:r w:rsidR="009F7D79">
        <w:t xml:space="preserve">, because the proportion of guesses should increase. </w:t>
      </w:r>
      <w:r w:rsidR="00945ECE">
        <w:t>One way to evaluate this hypothesis con</w:t>
      </w:r>
      <w:r w:rsidR="00412185">
        <w:t>sists</w:t>
      </w:r>
      <w:r w:rsidR="00945ECE">
        <w:t xml:space="preserve"> in computing the proportion of correct resp</w:t>
      </w:r>
      <w:r w:rsidR="00EC708D">
        <w:t>onses as a function of PMT</w:t>
      </w:r>
      <w:r w:rsidR="00966CD2">
        <w:t xml:space="preserve"> bins</w:t>
      </w:r>
      <w:r w:rsidR="00945ECE">
        <w:t xml:space="preserve">. </w:t>
      </w:r>
      <w:r w:rsidR="00966CD2">
        <w:t xml:space="preserve">These so-called conditional accuracy functions </w:t>
      </w:r>
      <w:r w:rsidR="00966CD2">
        <w:fldChar w:fldCharType="begin"/>
      </w:r>
      <w:r w:rsidR="00966CD2">
        <w:instrText xml:space="preserve"> ADDIN ZOTERO_ITEM CSL_CITATION {"citationID":"GB4pN4HY","properties":{"formattedCitation":"(Gratton et al., 1988; Luce, 1986)","plainCitation":"(Gratton et al., 1988; Luce, 1986)","noteIndex":0},"citationItems":[{"id":277,"uris":["http://zotero.org/users/5679506/items/7JP5KWRW"],"itemData":{"id":277,"type":"article-journal","abstract":"To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Perform","language":"eng","note":"PMID: 2971764","page":"331-344","source":"PubMed","title":"Pre-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W."},{"family":"Donchin","given":"E."}],"issued":{"date-parts":[["1988",8]]}}},{"id":7246,"uris":["http://zotero.org/groups/4876799/items/EQG5CC8E"],"itemData":{"id":7246,"type":"book","event-place":"New York","publisher":"Oxford University Press","publisher-place":"New York","title":"Response times: Their role in inferring elementary mental organization.","author":[{"family":"Luce","given":"R. D."}],"issued":{"date-parts":[["1986"]]}}}],"schema":"https://github.com/citation-style-language/schema/raw/master/csl-citation.json"} </w:instrText>
      </w:r>
      <w:r w:rsidR="00966CD2">
        <w:fldChar w:fldCharType="separate"/>
      </w:r>
      <w:r w:rsidR="00966CD2" w:rsidRPr="00966CD2">
        <w:t>(Gratton et al., 1988; Luce, 1986)</w:t>
      </w:r>
      <w:r w:rsidR="00966CD2">
        <w:fldChar w:fldCharType="end"/>
      </w:r>
      <w:r w:rsidR="00966CD2">
        <w:t xml:space="preserve"> are shown in Appendix C. </w:t>
      </w:r>
      <w:r w:rsidR="005E2F39">
        <w:t>C</w:t>
      </w:r>
      <w:r w:rsidR="002B3757">
        <w:t>onditional accuracy dynamics are</w:t>
      </w:r>
      <w:r w:rsidR="005E2F39">
        <w:t xml:space="preserve"> very similar across the three stimulus duration conditions, and do not show a clear drop of accuracy for slow </w:t>
      </w:r>
      <w:proofErr w:type="spellStart"/>
      <w:r w:rsidR="005E2F39">
        <w:t>PMTs.</w:t>
      </w:r>
      <w:proofErr w:type="spellEnd"/>
      <w:r w:rsidR="005E2F39">
        <w:t xml:space="preserve"> </w:t>
      </w:r>
    </w:p>
    <w:p w14:paraId="5EBD8CC6" w14:textId="5C25E9F8" w:rsidR="005E2F39" w:rsidRDefault="00B10D9E" w:rsidP="00A06F40">
      <w:r>
        <w:tab/>
        <w:t xml:space="preserve">Lastly, </w:t>
      </w:r>
      <w:r w:rsidR="00B57798">
        <w:t>the manipulation of delay in Experiments 1 and 3 provides insight into temporal preparation</w:t>
      </w:r>
      <w:r w:rsidR="002A09C9">
        <w:t xml:space="preserve"> mechanisms</w:t>
      </w:r>
      <w:r w:rsidR="00ED7ED2">
        <w:t xml:space="preserve"> within RS tasks</w:t>
      </w:r>
      <w:r w:rsidR="00B57798">
        <w:t xml:space="preserve">. </w:t>
      </w:r>
      <w:r w:rsidR="001A416E">
        <w:t>As expected, longer delays reduced the quantity/quality of attentional resources allocated to the RS, and the impact of this modulation on performance was detectable only when RS processing was demanding</w:t>
      </w:r>
      <w:r w:rsidR="008A0EB5">
        <w:t xml:space="preserve">. Specifically, we observed a reliable increase in mean PMT and mean MT as the delay increased in Experiment </w:t>
      </w:r>
      <w:r w:rsidR="008A0EB5">
        <w:lastRenderedPageBreak/>
        <w:t xml:space="preserve">3 only, as well as a decrease in the slope of muscle activation, similar to previous findings obtained using the </w:t>
      </w:r>
      <w:proofErr w:type="spellStart"/>
      <w:r w:rsidR="008A0EB5">
        <w:t>foreperiod</w:t>
      </w:r>
      <w:proofErr w:type="spellEnd"/>
      <w:r w:rsidR="008A0EB5">
        <w:t xml:space="preserve"> paradigm </w:t>
      </w:r>
      <w:r w:rsidR="00F6113E">
        <w:fldChar w:fldCharType="begin"/>
      </w:r>
      <w:r w:rsidR="00F6113E">
        <w:instrText xml:space="preserve"> ADDIN ZOTERO_ITEM CSL_CITATION {"citationID":"7pE9yDbs","properties":{"formattedCitation":"(Hasbroucq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rsidR="00F6113E">
        <w:fldChar w:fldCharType="separate"/>
      </w:r>
      <w:r w:rsidR="00F6113E" w:rsidRPr="00F6113E">
        <w:t>(</w:t>
      </w:r>
      <w:proofErr w:type="spellStart"/>
      <w:r w:rsidR="00F6113E" w:rsidRPr="00F6113E">
        <w:t>Hasbroucq</w:t>
      </w:r>
      <w:proofErr w:type="spellEnd"/>
      <w:r w:rsidR="00F6113E" w:rsidRPr="00F6113E">
        <w:t xml:space="preserve"> et al., 1995; Tandonnet et al., 2003)</w:t>
      </w:r>
      <w:r w:rsidR="00F6113E">
        <w:fldChar w:fldCharType="end"/>
      </w:r>
      <w:r w:rsidR="00F6113E">
        <w:t xml:space="preserve">. </w:t>
      </w:r>
      <w:r w:rsidR="001A416E">
        <w:t xml:space="preserve"> </w:t>
      </w:r>
      <w:r w:rsidR="00F6113E">
        <w:t>GCD</w:t>
      </w:r>
      <w:r w:rsidR="00F6113E" w:rsidRPr="00F648B7">
        <w:rPr>
          <w:vertAlign w:val="subscript"/>
        </w:rPr>
        <w:t>RS</w:t>
      </w:r>
      <w:r w:rsidR="00F6113E">
        <w:t xml:space="preserve"> offer</w:t>
      </w:r>
      <w:r w:rsidR="00A42D4A">
        <w:t>s a simple explanation for this phenomenon</w:t>
      </w:r>
      <w:r w:rsidR="00F6113E">
        <w:t>: the decrease in attentional resources allocated to the RS as the delay increases</w:t>
      </w:r>
      <w:r w:rsidR="00581D2D">
        <w:t xml:space="preserve"> </w:t>
      </w:r>
      <w:r w:rsidR="00581D2D" w:rsidRPr="00581D2D">
        <w:t>results in a</w:t>
      </w:r>
      <w:r w:rsidR="00F6113E">
        <w:t xml:space="preserve"> decrease</w:t>
      </w:r>
      <w:r w:rsidR="00581D2D">
        <w:t xml:space="preserve"> in</w:t>
      </w:r>
      <w:r w:rsidR="00F6113E">
        <w:t xml:space="preserve"> the quality of evidence accumulated in phase 2</w:t>
      </w:r>
      <w:r w:rsidR="00A42D4A">
        <w:t xml:space="preserve">. The lower rate of evidence accumulation </w:t>
      </w:r>
      <w:r w:rsidR="00A42D4A" w:rsidRPr="00A42D4A">
        <w:rPr>
          <w:i/>
        </w:rPr>
        <w:t>w</w:t>
      </w:r>
      <w:r w:rsidR="00A42D4A">
        <w:t xml:space="preserve"> produces an increase in mean PMT and mean MT, and a decrease in </w:t>
      </w:r>
      <w:r w:rsidR="00F6113E">
        <w:t>the slope of muscle activation. Therefore, GCD</w:t>
      </w:r>
      <w:r w:rsidR="00F6113E" w:rsidRPr="00F648B7">
        <w:rPr>
          <w:vertAlign w:val="subscript"/>
        </w:rPr>
        <w:t>RS</w:t>
      </w:r>
      <w:r w:rsidR="00F6113E">
        <w:t xml:space="preserve"> appears </w:t>
      </w:r>
      <w:r w:rsidR="006747BC">
        <w:t xml:space="preserve">to be </w:t>
      </w:r>
      <w:r w:rsidR="00F6113E">
        <w:t xml:space="preserve">a promising tool </w:t>
      </w:r>
      <w:r w:rsidR="006747BC">
        <w:t>for</w:t>
      </w:r>
      <w:r w:rsidR="00F6113E">
        <w:t xml:space="preserve"> further </w:t>
      </w:r>
      <w:r w:rsidR="006747BC">
        <w:t>investigation of</w:t>
      </w:r>
      <w:r w:rsidR="00F6113E">
        <w:t xml:space="preserve"> </w:t>
      </w:r>
      <w:r w:rsidR="006747BC">
        <w:t xml:space="preserve">the </w:t>
      </w:r>
      <w:r w:rsidR="00F6113E">
        <w:t xml:space="preserve">processing mechanisms underlying temporal preparation. </w:t>
      </w:r>
    </w:p>
    <w:p w14:paraId="205A8BB1" w14:textId="67C68B1A" w:rsidR="00B1580C" w:rsidRPr="00A06F40" w:rsidRDefault="00B1580C" w:rsidP="00B85FE8">
      <w:pPr>
        <w:pStyle w:val="Titre2"/>
      </w:pPr>
      <w:r w:rsidRPr="00A06F40">
        <w:t>Limitations and future directions</w:t>
      </w:r>
    </w:p>
    <w:p w14:paraId="4C83B706" w14:textId="04ECCAC9" w:rsidR="00DB75EF" w:rsidRDefault="00B1580C" w:rsidP="00A06F40">
      <w:r>
        <w:tab/>
      </w:r>
      <w:r w:rsidR="00DB75EF">
        <w:t>To our knowledge, this work constitutes the first attempt to extend recent continuous flow decision-making models proposed in the context of immediate decision reports to delayed decision reports</w:t>
      </w:r>
      <w:r w:rsidR="00F60530">
        <w:t xml:space="preserve"> in humans</w:t>
      </w:r>
      <w:r w:rsidR="00DB75EF">
        <w:t xml:space="preserve">. </w:t>
      </w:r>
      <w:r w:rsidR="002617EB">
        <w:t>It is also the first EMG invest</w:t>
      </w:r>
      <w:r w:rsidR="0081146D">
        <w:t xml:space="preserve">igation of </w:t>
      </w:r>
      <w:r w:rsidR="00E91D29">
        <w:t xml:space="preserve">muscle activity </w:t>
      </w:r>
      <w:r w:rsidR="002617EB">
        <w:t xml:space="preserve">in RS tasks. </w:t>
      </w:r>
      <w:r w:rsidR="00B91610">
        <w:t>Three</w:t>
      </w:r>
      <w:r w:rsidR="00DB75EF">
        <w:t xml:space="preserve"> limitations restrict its scope, but we see these limitations as directions for future research rather than theoretical or methodological flaws.   </w:t>
      </w:r>
    </w:p>
    <w:p w14:paraId="72FD5710" w14:textId="393C798B" w:rsidR="00862C21" w:rsidRDefault="00DB75EF" w:rsidP="00A06F40">
      <w:r>
        <w:tab/>
        <w:t xml:space="preserve">A first limitation </w:t>
      </w:r>
      <w:r w:rsidR="00D87054">
        <w:t xml:space="preserve">concerns the absence of a continuous motor preparation neurophysiological signal to </w:t>
      </w:r>
      <w:r w:rsidR="00827623">
        <w:t xml:space="preserve">further </w:t>
      </w:r>
      <w:r w:rsidR="00D427B5">
        <w:t xml:space="preserve">test latent assumptions of </w:t>
      </w:r>
      <w:r w:rsidR="00D87054">
        <w:t>GCD</w:t>
      </w:r>
      <w:r w:rsidR="00D87054" w:rsidRPr="00F648B7">
        <w:rPr>
          <w:vertAlign w:val="subscript"/>
        </w:rPr>
        <w:t>RS</w:t>
      </w:r>
      <w:r w:rsidR="00192E23">
        <w:t xml:space="preserve">. </w:t>
      </w:r>
      <w:r w:rsidR="001B246D">
        <w:t>EEG, in particular, offers tw</w:t>
      </w:r>
      <w:r w:rsidR="00D427B5">
        <w:t>o markers of motor preparation i</w:t>
      </w:r>
      <w:r w:rsidR="001B246D">
        <w:t>n the case of left/right manual responses: the lateralized readiness potential and the decrease in spectral activity in the mu/beta band over the motor cortex</w:t>
      </w:r>
      <w:r w:rsidR="00701736">
        <w:t xml:space="preserve"> </w:t>
      </w:r>
      <w:r w:rsidR="00701736">
        <w:fldChar w:fldCharType="begin"/>
      </w:r>
      <w:r w:rsidR="00701736">
        <w:instrText xml:space="preserve"> ADDIN ZOTERO_ITEM CSL_CITATION {"citationID":"enurQ020","properties":{"formattedCitation":"(de Jong et al., 1988; Gratton et al., 1988; Pfurtscheller &amp; Lopes da Silva, 1999)","plainCitation":"(de Jong et al., 1988; Gratton et al., 1988; Pfurtscheller &amp; Lopes da Silva, 1999)","noteIndex":0},"citationItems":[{"id":6766,"uris":["http://zotero.org/users/5679506/items/VN3EHMWV"],"itemData":{"id":6766,"type":"article-journal","abstract":"We examined the reaction time (RT) benefit that is obtained when salient features of the stimulus set and response set correspond. Components of the event-related brain potentials were used to measure the timing of stimulus-related and response-related processes in order to determine the locus of this effect. Of particular importance was the development of a new index of selective response preparation, the corrected motor asymmetry (CMA). We found no evidence for the use of preliminary, partial stimulus information in response preparation. These results suggest that the benefit is located primarily in response selection processes and probably reflects a more efficient algorithm for stimulus-response translation. Also, we found trial-to-trial variability in the duration of response selection to be the major determinant of variability in RT, whereas the durations of subsequent response-related processes were relatively invariant. Implications of these results for discrete and continuous models of choice reaction performance are discussed. (PsycINFO Database Record (c) 2016 APA, all rights reserved)","container-title":"Journal of Experimental Psychology: Human Perception and Performance","DOI":"10.1037/0096-1523.14.4.682","ISSN":"1939-1277","issue":"4","note":"publisher-place: US\npublisher: American Psychological Association","page":"682-692","source":"APA PsycNet","title":"Use of partial stimulus information in response processing","volume":"14","author":[{"family":"Jong","given":"Ritske","non-dropping-particle":"de"},{"family":"Wierda","given":"Marcel"},{"family":"Mulder","given":"Gijsbertus"},{"family":"Mulder","given":"Lambertus J."}],"issued":{"date-parts":[["1988"]]}}},{"id":277,"uris":["http://zotero.org/users/5679506/items/7JP5KWRW"],"itemData":{"id":277,"type":"article-journal","abstract":"To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Perform","language":"eng","note":"PMID: 2971764","page":"331-344","source":"PubMed","title":"Pre-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W."},{"family":"Donchin","given":"E."}],"issued":{"date-parts":[["1988",8]]}}},{"id":6772,"uris":["http://zotero.org/users/5679506/items/5HAKLDWP"],"itemData":{"id":6772,"type":"article-jo</w:instrText>
      </w:r>
      <w:r w:rsidR="00701736" w:rsidRPr="00701736">
        <w:rPr>
          <w:lang w:val="fr-FR"/>
        </w:rPr>
        <w:instrText xml:space="preserve">urnal","abstract":"An internally or externally paced event results not only in the generation of an event-related potential (ERP) but also in a change in the ongoing EEG/MEG in form of an event-related desynchronization (ERD) or event-related synchronization (ERS). The ERP on the one side and the ERD/ERS on the other side are different responses of neuronal structures in the brain. While the former is phase-locked, the latter is not phase-locked to the event. The most important difference between both phenomena is that the ERD/ERS is highly frequency band-specific, whereby either the same or different locations on the scalp can display ERD and ERS simultaneously. Quantification of ERD/ERS in time and space is demonstrated on data from a number of movement experiments.","container-title":"Clinical Neurophysiology: Official Journal of the International Federation of Clinical Neurophysiology","DOI":"10.1016/s1388-2457(99)00141-8","ISSN":"1388-2457","issue":"11","journalAbbreviation":"Clin Neurophysiol","language":"eng","note":"PMID: 10576479","page":"1842-1857","source":"PubMed","title":"Event-related EEG/MEG synchronization and desynchronization: basic principles","title-short":"Event-related EEG/MEG synchronization and desynchronization","volume":"110","author":[{"family":"Pfurtscheller","given":"G."},{"family":"Lopes da Silva","given":"F. H."}],"issued":{"date-parts":[["1999",11]]}}}],"schema":"https://github.com/citation-style-language/schema/raw/master/csl-citation.json"} </w:instrText>
      </w:r>
      <w:r w:rsidR="00701736">
        <w:fldChar w:fldCharType="separate"/>
      </w:r>
      <w:r w:rsidR="00701736" w:rsidRPr="00701736">
        <w:rPr>
          <w:lang w:val="fr-FR"/>
        </w:rPr>
        <w:t>(de Jong et al., 1988; Gratton et al., 1988; Pfurtscheller &amp; Lopes da Silva, 1999)</w:t>
      </w:r>
      <w:r w:rsidR="00701736">
        <w:fldChar w:fldCharType="end"/>
      </w:r>
      <w:r w:rsidR="001B246D" w:rsidRPr="00701736">
        <w:rPr>
          <w:lang w:val="fr-FR"/>
        </w:rPr>
        <w:t xml:space="preserve">. </w:t>
      </w:r>
      <w:r w:rsidR="001B246D">
        <w:t xml:space="preserve">While both signals have been interpreted as reflecting evidence accumulation, recent studies </w:t>
      </w:r>
      <w:r w:rsidR="003B26EA">
        <w:t>suggest that only the mu/beta activity show ramping activities during stimulus presentation followed by sustained asymptotic activity during the memory delay</w:t>
      </w:r>
      <w:r w:rsidR="0078016A">
        <w:t xml:space="preserve"> </w:t>
      </w:r>
      <w:r w:rsidR="0078016A">
        <w:fldChar w:fldCharType="begin"/>
      </w:r>
      <w:r w:rsidR="0078016A">
        <w:instrText xml:space="preserve"> ADDIN ZOTERO_ITEM CSL_CITATION {"citationID":"oXwYd3fe","properties":{"formattedCitation":"(Rogge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output.","container-title":"NeuroImage","DOI":"10.1016/j.neuroimage.2022.119667","ISSN":"1095-9572","journalAbbreviation":"Neuroimage","language":"eng","note":"PMID: 36202156","page":"119667","source":"PubMed","title":"Motor cortical signals reflecting decision making and action preparation","volume":"263","author":[{"family":"Rogge","given":"Julia"},{"family":"Jocham","given":"Gerhard"},{"family":"Ullsperger","given":"Markus"}],"issued":{"date-parts":[["2022",11]]}}},{"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78016A">
        <w:fldChar w:fldCharType="separate"/>
      </w:r>
      <w:r w:rsidR="0078016A" w:rsidRPr="0078016A">
        <w:t>(Rogge et al., 2022; Twomey et al., 2016)</w:t>
      </w:r>
      <w:r w:rsidR="0078016A">
        <w:fldChar w:fldCharType="end"/>
      </w:r>
      <w:r w:rsidR="003B26EA">
        <w:t xml:space="preserve">. </w:t>
      </w:r>
      <w:r w:rsidR="0078016A">
        <w:t>Therefore, this signal seems a good candidate to</w:t>
      </w:r>
      <w:r w:rsidR="00827623">
        <w:t xml:space="preserve"> further</w:t>
      </w:r>
      <w:r w:rsidR="0078016A">
        <w:t xml:space="preserve"> test motor preparation dynamics assumed by GCD</w:t>
      </w:r>
      <w:r w:rsidR="0078016A" w:rsidRPr="00F648B7">
        <w:rPr>
          <w:vertAlign w:val="subscript"/>
        </w:rPr>
        <w:t>RS</w:t>
      </w:r>
      <w:r w:rsidR="00D427B5">
        <w:t xml:space="preserve"> in humans</w:t>
      </w:r>
      <w:r w:rsidR="0078016A">
        <w:t xml:space="preserve">. </w:t>
      </w:r>
      <w:r w:rsidR="00E745DA">
        <w:t xml:space="preserve">The EEG technique, however, is not </w:t>
      </w:r>
      <w:r w:rsidR="00E745DA" w:rsidRPr="00E745DA">
        <w:t>well suited to the analysis of tasks featuring very long trials</w:t>
      </w:r>
      <w:r w:rsidR="00E745DA">
        <w:t xml:space="preserve">, due to the high probability of </w:t>
      </w:r>
      <w:r w:rsidR="00E745DA">
        <w:lastRenderedPageBreak/>
        <w:t xml:space="preserve">movement and electrical artifacts, though blind source separation method could be applied to mitigate this issue </w:t>
      </w:r>
      <w:r w:rsidR="00E745DA">
        <w:fldChar w:fldCharType="begin"/>
      </w:r>
      <w:r w:rsidR="00360F67">
        <w:instrText xml:space="preserve"> ADDIN ZOTERO_ITEM CSL_CITATION {"citationID":"TaYzlvXX","properties":{"formattedCitation":"(Makeig et al., 1995)","plainCitation":"(Makeig et al., 1995)","noteIndex":0},"citationItems":[{"id":11889,"uris":["http://zotero.org/users/5679506/items/TAYV2F9U"],"itemData":{"id":11889,"type":"paper-conference","abstract":"Because of the distance between the skull and brain and their differ(cid:173) ent resistivities,  electroencephalographic (EEG) data collected from  any  point  on  the  human scalp  includes  activity  generated  within  a  large  brain area.  This spatial smearing of EEG  data by  volume  conduction  does  not involve significant time delays,  however,  sug(cid:173) gesting that the Independent  Component  Analysis (ICA) algorithm  of Bell and Sejnowski [1]  is suitable for  performing blind source sep(cid:173) aration on EEG data.  The ICA algorithm separates the problem of  source  identification from  that of source  localization.  First  results  of applying the ICA  algorithm to  EEG and  event-related potential  (ERP)  data  collected  during  a  sustained  auditory  detection  task  show:  (1)  ICA training is insensitive to different  random seeds.  (2)  ICA may be used to segregate obvious artifactual EEG components  (line and muscle noise, eye movements) from other sources.  (3) ICA  is  capable of isolating overlapping  EEG  phenomena,  including  al(cid:173) pha and theta bursts and spatially-separable ERP components, to  separate  ICA  channels.  (4)  N onstationarities  in  EEG  and  behav(cid:173) ioral state can be  tracked using ICA  via changes  in  the  amount of  residual  correlation  between  ICA-filtered  output channels.","container-title":"Advances in Neural Information Processing Systems","publisher":"MIT Press","source":"Neural Information Processing Systems","title":"Independent Component Analysis of Electroencephalographic Data","URL":"https://papers.nips.cc/paper_files/paper/1995/hash/754dda4b1ba34c6fa89716b85d68532b-Abstract.html","volume":"8","author":[{"family":"Makeig","given":"Scott"},{"family":"Bell","given":"Anthony"},{"family":"Jung","given":"Tzyy-Ping"},{"family":"Sejnowski","given":"Terrence J"}],"accessed":{"date-parts":[["2024",8,5]]},"issued":{"date-parts":[["1995"]]}}}],"schema":"https://github.com/citation-style-language/schema/raw/master/csl-citation.json"} </w:instrText>
      </w:r>
      <w:r w:rsidR="00E745DA">
        <w:fldChar w:fldCharType="separate"/>
      </w:r>
      <w:r w:rsidR="00360F67" w:rsidRPr="00360F67">
        <w:t>(Makeig et al., 1995)</w:t>
      </w:r>
      <w:r w:rsidR="00E745DA">
        <w:fldChar w:fldCharType="end"/>
      </w:r>
      <w:r w:rsidR="00E745DA">
        <w:t>. Moreover, the</w:t>
      </w:r>
      <w:r w:rsidR="00862C21">
        <w:t xml:space="preserve"> poor signal-to-noise ratio of EEG</w:t>
      </w:r>
      <w:r w:rsidR="00D427B5">
        <w:t xml:space="preserve"> </w:t>
      </w:r>
      <w:r w:rsidR="00E745DA">
        <w:t>makes trial-by-trial signal analysis difficult</w:t>
      </w:r>
      <w:r w:rsidR="00D14E57">
        <w:t xml:space="preserve"> </w:t>
      </w:r>
      <w:r w:rsidR="00D14E57">
        <w:fldChar w:fldCharType="begin"/>
      </w:r>
      <w:r w:rsidR="00D14E57">
        <w:instrText xml:space="preserve"> ADDIN ZOTERO_ITEM CSL_CITATION {"citationID":"IaLXeyNB","properties":{"formattedCitation":"(but not impossible; e.g., Nunez et al., 2017; Ratcliff, Sederberg, et al., 2016)","plainCitation":"(but not impossible; e.g., Nunez et al., 2017; Ratcliff, Sederberg, et al., 2016)","noteIndex":0},"citationItems":[{"id":11901,"uris":["http://zotero.org/users/5679506/items/YQTMJWNF"],"itemData":{"id":11901,"type":"article-journal","abstract":"Perceptual decision making can be accounted for by drift-diffusion models, a class of decision-making models that assume a stochastic accumulation of evidence on each trial. Fitting response time and accuracy to a drift-diffusion model produces evidence accumulation rate and non-decision time parameter estimates that reflect cognitive processes. Our goal is to elucidate the effect of attention on visual decision making. In this study, we show that measures of attention obtained from simultaneous EEG recordings can explain per-trial evidence accumulation rates and perceptual preprocessing times during a visual decision making task. Models assuming linear relationships between diffusion model parameters and EEG measures as external inputs were fit in a single step in a hierarchical Bayesian framework. The EEG measures were features of the evoked potential (EP) to the onset of a masking noise and the onset of a task-relevant signal stimulus. Single-trial evoked EEG responses, P200s to the onsets of visual noise and N200s to the onsets of visual signal, explain single-trial evidence accumulation and preprocessing times. Within-trial evidence accumulation variance was not found to be influenced by attention to the signal or noise. Single-trial measures of attention lead to better out-of-sample predictions of accuracy and correct reaction time distributions for individual subjects.","collection-title":"Model-based Cognitive Neuroscience","container-title":"Journal of Mathematical Psychology","DOI":"10.1016/j.jmp.2016.03.003","ISSN":"0022-2496","journalAbbreviation":"Journal of Mathematical Psychology","page":"117-130","source":"ScienceDirect","title":"How attention influences perceptual decision making: Single-trial EEG correlates of drift-diffusion model parameters","title-short":"How attention influences perceptual decision making","volume":"76","author":[{"family":"Nunez","given":"Michael D."},{"family":"Vandekerckhove","given":"Joachim"},{"family":"Srinivasan","given":"Ramesh"}],"issued":{"date-parts":[["2017",2,1]]}},"label":"page","prefix":"but not impossible; e.g., "},{"id":11898,"uris":["http://zotero.org/users/5679506/items/WI5AUMCP"],"itemData":{"id":11898,"type":"article-journal","abstract":"Recent work in perceptual decision-making has shown that although two distinct neural components differentiate experimental conditions (e.g., did you see a face or a car), only one tracked the evidence guiding the decision process. In the memory literature, there is a distinction between a fronto-central evoked potential measured with EEG beginning at 350 ms that seems to track familiarity and a late parietal evoked potential that peaks at 600 ms that tracks recollection. Here, we applied single-trial regressor analysis (similar to multivariate pattern analysis MVPA) and diffusion decision modeling to EEG and behavioral data from two recognition memory experiments to test whether these two components contribute to the </w:instrText>
      </w:r>
      <w:r w:rsidR="00D14E57" w:rsidRPr="00D14E57">
        <w:rPr>
          <w:lang w:val="fr-FR"/>
        </w:rPr>
        <w:instrText xml:space="preserve">recognition decision process. The regressor analysis only involved whether an item was studied or not and did not involve any use of the behavioral data. Only the EEG activity that distinguishes studied from not studied items at about 600 ms following each test item onset predicted the diffusion model drift rate derived from the behavioral choice and reaction times but only for studied items. When drift rate was made a linear function of the trial-level regressor values, the estimate for studied items was different than zero. This showed that the later EEG activity indexed the trial-to-trial variability in drift rate for studied items. Our results provide strong evidence that only a single EEG component reflects evidence being used in the decision process.","container-title":"Neuropsychologia","DOI":"10.1016/j.neuropsychologia.2016.09.026","ISSN":"0028-3932","issue":"Pt A","journalAbbreviation":"Neuropsychologia","note":"PMID: 27693702\nPMCID: PMC5148728","page":"128-141","source":"PubMed Central","title":"A Single Trial Analysis of EEG in Recognition Memory: Tracking the Neural Correlates of Memory Strength","title-short":"A Single Trial Analysis of EEG in Recognition Memory","volume":"93","author":[{"family":"Ratcliff","given":"Roger"},{"family":"Sederberg","given":"Per"},{"family":"Smith","given":"Troy"},{"family":"Childers","given":"Russ"}],"issued":{"date-parts":[["2016",12]]}}}],"schema":"https://github.com/citation-style-language/schema/raw/master/csl-citation.json"} </w:instrText>
      </w:r>
      <w:r w:rsidR="00D14E57">
        <w:fldChar w:fldCharType="separate"/>
      </w:r>
      <w:r w:rsidR="00D14E57" w:rsidRPr="00D14E57">
        <w:rPr>
          <w:lang w:val="fr-FR"/>
        </w:rPr>
        <w:t>(but not impossible; e.g., Nunez et al., 2017; Ratcliff, Sederberg, et al., 2016)</w:t>
      </w:r>
      <w:r w:rsidR="00D14E57">
        <w:fldChar w:fldCharType="end"/>
      </w:r>
      <w:r w:rsidR="00E745DA" w:rsidRPr="00D14E57">
        <w:rPr>
          <w:lang w:val="fr-FR"/>
        </w:rPr>
        <w:t xml:space="preserve">. </w:t>
      </w:r>
      <w:r w:rsidR="00862C21">
        <w:t>T</w:t>
      </w:r>
      <w:r w:rsidR="00E745DA">
        <w:t>herefore, we believe that EEG</w:t>
      </w:r>
      <w:r w:rsidR="00862C21">
        <w:t xml:space="preserve"> investigation</w:t>
      </w:r>
      <w:r w:rsidR="00E745DA">
        <w:t>s</w:t>
      </w:r>
      <w:r w:rsidR="00224F79">
        <w:t xml:space="preserve"> of delayed decision reports</w:t>
      </w:r>
      <w:r w:rsidR="00862C21">
        <w:t xml:space="preserve"> should be conducted in tandem with EMG. </w:t>
      </w:r>
    </w:p>
    <w:p w14:paraId="7B2F4482" w14:textId="20B382B2" w:rsidR="00B91610" w:rsidRDefault="00862C21" w:rsidP="00202A71">
      <w:r>
        <w:tab/>
        <w:t>A second limitatio</w:t>
      </w:r>
      <w:r w:rsidR="003603C7">
        <w:t>n concerns the absence of mathematical</w:t>
      </w:r>
      <w:r>
        <w:t xml:space="preserve"> modeling</w:t>
      </w:r>
      <w:r w:rsidR="003603C7">
        <w:t xml:space="preserve"> of the data</w:t>
      </w:r>
      <w:r>
        <w:t>.</w:t>
      </w:r>
      <w:r w:rsidR="003603C7">
        <w:t xml:space="preserve"> </w:t>
      </w:r>
      <w:r w:rsidR="00F60530">
        <w:t xml:space="preserve">An important strength of current continuous flow evidence accumulation models is their mathematical formalization, </w:t>
      </w:r>
      <w:r w:rsidR="003603C7">
        <w:t>which makes</w:t>
      </w:r>
      <w:r w:rsidR="00F60530">
        <w:t xml:space="preserve"> </w:t>
      </w:r>
      <w:r w:rsidR="003603C7">
        <w:t>mechanistic assumptions explicit and predictions clear</w:t>
      </w:r>
      <w:r w:rsidR="00FD6BD6">
        <w:t xml:space="preserve"> </w:t>
      </w:r>
      <w:r w:rsidR="004B1F84">
        <w:fldChar w:fldCharType="begin"/>
      </w:r>
      <w:r w:rsidR="004B1F84">
        <w:instrText xml:space="preserve"> ADDIN ZOTERO_ITEM CSL_CITATION {"citationID":"CvGkkhQA","properties":{"formattedCitation":"(Lewandowsky &amp; Farrell, 2011)","plainCitation":"(Lewandowsky &amp; Farrell, 2011)","noteIndex":0},"citationItems":[{"id":1431,"uris":["http://zotero.org/users/5679506/items/UJ49UWKQ"],"itemData":{"id":1431,"type":"book","event-place":"Thousand Oaks, CA","publisher":"Sage","publisher-place":"Thousand Oaks, CA","title":"Computational Modeling in Cognition: Principles and Practice","author":[{"family":"Lewandowsky","given":"S"},{"family":"Farrell","given":"S"}],"issued":{"date-parts":[["2011"]]}}}],"schema":"https://github.com/citation-style-language/schema/raw/master/csl-citation.json"} </w:instrText>
      </w:r>
      <w:r w:rsidR="004B1F84">
        <w:fldChar w:fldCharType="separate"/>
      </w:r>
      <w:r w:rsidR="004B1F84" w:rsidRPr="004B1F84">
        <w:t>(Lewandowsky &amp; Farrell, 2011)</w:t>
      </w:r>
      <w:r w:rsidR="004B1F84">
        <w:fldChar w:fldCharType="end"/>
      </w:r>
      <w:r w:rsidR="003603C7">
        <w:t xml:space="preserve">. </w:t>
      </w:r>
      <w:r w:rsidR="004B1F84">
        <w:t>This formalization, however, requires solving detailed and complex mechanistic problems, such as the transition between evidence accumulation and sustained activity within GCD</w:t>
      </w:r>
      <w:r w:rsidR="004B1F84" w:rsidRPr="00F648B7">
        <w:rPr>
          <w:vertAlign w:val="subscript"/>
        </w:rPr>
        <w:t>RS</w:t>
      </w:r>
      <w:r w:rsidR="004B1F84">
        <w:t xml:space="preserve">, </w:t>
      </w:r>
      <w:proofErr w:type="gramStart"/>
      <w:r w:rsidR="004B1F84">
        <w:t>taking into account</w:t>
      </w:r>
      <w:proofErr w:type="gramEnd"/>
      <w:r w:rsidR="004B1F84">
        <w:t xml:space="preserve"> the mechanics of the </w:t>
      </w:r>
      <w:r w:rsidR="00D14E57">
        <w:t>Kalman-</w:t>
      </w:r>
      <w:proofErr w:type="spellStart"/>
      <w:r w:rsidR="00D14E57">
        <w:t>Bucy</w:t>
      </w:r>
      <w:proofErr w:type="spellEnd"/>
      <w:r w:rsidR="004B1F84">
        <w:t xml:space="preserve"> filter</w:t>
      </w:r>
      <w:r w:rsidR="00D14E57">
        <w:t xml:space="preserve"> at the motor preparation lev</w:t>
      </w:r>
      <w:r w:rsidR="00AE737E">
        <w:t>e</w:t>
      </w:r>
      <w:r w:rsidR="00D14E57">
        <w:t>l</w:t>
      </w:r>
      <w:r w:rsidR="004B1F84">
        <w:t xml:space="preserve">. Since the goal of the present work was to extend general processing aspects of immediate decision reports to delayed decision reports, this step appeared premature, but we believe that it is necessary for future model developments and applications. </w:t>
      </w:r>
      <w:r w:rsidR="001E08A6">
        <w:t>A</w:t>
      </w:r>
      <w:r w:rsidR="007D1FDB">
        <w:t>n important challenge concerns the small amount of available data given the complexity of the model. In essence, the RS paradigm used in the present work offers no behavioral data prior to the RS to constrain model parameters. Consequently, we doubt that model parameters will be identifiable if GCD</w:t>
      </w:r>
      <w:r w:rsidR="007D1FDB" w:rsidRPr="00F648B7">
        <w:rPr>
          <w:vertAlign w:val="subscript"/>
        </w:rPr>
        <w:t>RS</w:t>
      </w:r>
      <w:r w:rsidR="007D1FDB">
        <w:t xml:space="preserve"> is fit to behavioral data only. </w:t>
      </w:r>
      <w:r w:rsidR="00CA4B9B">
        <w:t xml:space="preserve">We see two complementary ways to mitigate this problem. </w:t>
      </w:r>
      <w:r w:rsidR="003F470E">
        <w:t>First, t</w:t>
      </w:r>
      <w:r w:rsidR="00CA4B9B">
        <w:t xml:space="preserve">he original GCD could be fit to data </w:t>
      </w:r>
      <w:r w:rsidR="007D1FDB">
        <w:t>from FR</w:t>
      </w:r>
      <w:r w:rsidR="00CA4B9B">
        <w:t xml:space="preserve"> blocks, and the rate of evidence accumulation during stimulus presentation could be used to reduce the degrees of freedom within GCD</w:t>
      </w:r>
      <w:r w:rsidR="00CA4B9B" w:rsidRPr="00F648B7">
        <w:rPr>
          <w:vertAlign w:val="subscript"/>
        </w:rPr>
        <w:t>RS</w:t>
      </w:r>
      <w:r w:rsidR="00CA4B9B">
        <w:t>.</w:t>
      </w:r>
      <w:r w:rsidR="00701736">
        <w:t xml:space="preserve"> </w:t>
      </w:r>
      <w:r w:rsidR="003F470E">
        <w:t xml:space="preserve">Second, </w:t>
      </w:r>
      <w:r w:rsidR="00AE737E">
        <w:t>electrophysiological</w:t>
      </w:r>
      <w:r w:rsidR="003F470E">
        <w:t xml:space="preserve"> data could help constrain the model</w:t>
      </w:r>
      <w:r w:rsidR="00AE737E">
        <w:t xml:space="preserve">. </w:t>
      </w:r>
      <w:r w:rsidR="00014DE4">
        <w:t xml:space="preserve">For instance, the rate of partial muscle activation could be incorporated </w:t>
      </w:r>
      <w:r w:rsidR="00AE737E">
        <w:t>into the loss function quantifying the discrepancy between data and model predictions (</w:t>
      </w:r>
      <w:proofErr w:type="spellStart"/>
      <w:r w:rsidR="00AE737E">
        <w:t>Dendauw</w:t>
      </w:r>
      <w:proofErr w:type="spellEnd"/>
      <w:r w:rsidR="00AE737E">
        <w:t xml:space="preserve"> et al., 2024)</w:t>
      </w:r>
      <w:r w:rsidR="00014DE4">
        <w:t xml:space="preserve">. However, partial muscle activations will provide little </w:t>
      </w:r>
      <w:r w:rsidR="00014DE4">
        <w:lastRenderedPageBreak/>
        <w:t xml:space="preserve">constraints on the model when the stimulus-response mapping is delivered by the RS, so </w:t>
      </w:r>
      <w:r w:rsidR="00290B08">
        <w:t>we believe that the best strategy would be to constrain GCD</w:t>
      </w:r>
      <w:r w:rsidR="00290B08" w:rsidRPr="00F648B7">
        <w:rPr>
          <w:vertAlign w:val="subscript"/>
        </w:rPr>
        <w:t>RS</w:t>
      </w:r>
      <w:r w:rsidR="00290B08">
        <w:t xml:space="preserve"> with both </w:t>
      </w:r>
      <w:r w:rsidR="00777435">
        <w:t xml:space="preserve">EMG and EEG </w:t>
      </w:r>
      <w:r w:rsidR="00290B08">
        <w:t>data.</w:t>
      </w:r>
    </w:p>
    <w:p w14:paraId="67BFC922" w14:textId="2CE84A5D" w:rsidR="00665998" w:rsidRDefault="00B91610" w:rsidP="004E5086">
      <w:r>
        <w:tab/>
        <w:t>Finally, the scope of GCD</w:t>
      </w:r>
      <w:r w:rsidRPr="00F648B7">
        <w:rPr>
          <w:vertAlign w:val="subscript"/>
        </w:rPr>
        <w:t>RS</w:t>
      </w:r>
      <w:r>
        <w:t xml:space="preserve"> is </w:t>
      </w:r>
      <w:r w:rsidR="00D856A1">
        <w:t xml:space="preserve">currently </w:t>
      </w:r>
      <w:r>
        <w:t xml:space="preserve">limited to </w:t>
      </w:r>
      <w:r w:rsidR="007F093C">
        <w:t xml:space="preserve">short </w:t>
      </w:r>
      <w:r>
        <w:t>delays</w:t>
      </w:r>
      <w:r w:rsidR="007F093C">
        <w:t xml:space="preserve"> between decisions and actions. </w:t>
      </w:r>
      <w:r w:rsidR="00D4366E">
        <w:t>An important task for future research will be to extend the model's scope to longer</w:t>
      </w:r>
      <w:r w:rsidR="007F093C">
        <w:t xml:space="preserve"> delays, involving</w:t>
      </w:r>
      <w:r w:rsidR="00D4366E">
        <w:t xml:space="preserve"> long-term memory. </w:t>
      </w:r>
      <w:r w:rsidR="004E5086">
        <w:t xml:space="preserve">Since the choice cannot be actively maintained </w:t>
      </w:r>
      <w:r w:rsidR="00D32A60">
        <w:t xml:space="preserve">in the form of sustained activity </w:t>
      </w:r>
      <w:r w:rsidR="00D856A1">
        <w:t>over</w:t>
      </w:r>
      <w:r w:rsidR="004E5086">
        <w:t xml:space="preserve"> long periods</w:t>
      </w:r>
      <w:r w:rsidR="00D856A1">
        <w:t xml:space="preserve"> of time</w:t>
      </w:r>
      <w:r w:rsidR="004E5086">
        <w:t xml:space="preserve">, </w:t>
      </w:r>
      <w:r w:rsidR="004E5086" w:rsidRPr="004E5086">
        <w:t xml:space="preserve">it </w:t>
      </w:r>
      <w:r w:rsidR="00D856A1">
        <w:t xml:space="preserve">must be </w:t>
      </w:r>
      <w:r w:rsidR="00C97CC4">
        <w:t xml:space="preserve">stored using different neurophysiological mechanisms </w:t>
      </w:r>
      <w:r w:rsidR="00D41708">
        <w:fldChar w:fldCharType="begin"/>
      </w:r>
      <w:r w:rsidR="00D41708">
        <w:instrText xml:space="preserve"> ADDIN ZOTERO_ITEM CSL_CITATION {"citationID":"zv1zOMIC","properties":{"formattedCitation":"(e.g., long-term potentiation and depression; Abraham et al., 2019)","plainCitation":"(e.g., long-term potentiation and depression; Abraham et al., 2019)","noteIndex":0},"citationItems":[{"id":11912,"uris":["http://zotero.org/users/5679506/items/JKIHXCS8"],"itemData":{"id":11912,"type":"article-journal","abstract":"It has been 70 years since Donald Hebb published his formalized theory of synaptic adaptation during learning. Hebb's seminal work foreshadowed some of the great neuroscientific discoveries of the following decades, including the discovery of long-term potentiation and other lasting forms of synaptic plasticity, and more recently the residence of memories in synaptically connected neuronal assemblies. Our understanding of the processes underlying learning and memory has been dominated by the view that synapses are the principal site of information storage in the brain. This view has received substantial support from research in several model systems, with the vast majority of studies on the topic corroborating a role for synapses in memory storage. Yet, despite the neuroscience community's best efforts, we are still without conclusive proof that memories reside at synapses. Furthermore, an increasing number of non-synaptic mechanisms have emerged that are also capable of acting as memory substrates. In this review, we address the key findings from the synaptic plasticity literature that make these phenomena such attractive memory mechanisms. We then turn our attention to evidence that questions the reliance of memory exclusively on changes at the synapse and attempt to integrate these opposing views.","container-title":"NPJ science of learning","DOI":"10.1038/s41539-019-0048-y","ISSN":"2056-7936","journalAbbreviation":"NPJ Sci Learn","language":"eng","note":"PMID: 31285847\nPMCID: PMC6606636","page":"9","source":"PubMed","title":"Is plasticity of synapses the mechanism of long-term memory storage?","volume":"4","author":[{"family":"Abraham","given":"Wickliffe C."},{"family":"Jones","given":"Owen D."},{"family":"Glanzman","given":"David L."}],"issued":{"date-parts":[["2019"]]}},"label":"page","prefix":"e.g., long-term potentiation and depression;  "}],"schema":"https://github.com/citation-style-language/schema/raw/master/csl-citation.json"} </w:instrText>
      </w:r>
      <w:r w:rsidR="00D41708">
        <w:fldChar w:fldCharType="separate"/>
      </w:r>
      <w:r w:rsidR="00D41708" w:rsidRPr="00D41708">
        <w:t>(e.g., long-term potentiation and depression; Abraham et al., 2019)</w:t>
      </w:r>
      <w:r w:rsidR="00D41708">
        <w:fldChar w:fldCharType="end"/>
      </w:r>
      <w:r w:rsidR="00D41708">
        <w:t>. The present work su</w:t>
      </w:r>
      <w:r w:rsidR="00D856A1">
        <w:t>ggests that subjects</w:t>
      </w:r>
      <w:r w:rsidR="00665998">
        <w:t xml:space="preserve"> store </w:t>
      </w:r>
      <w:r w:rsidR="00D41708">
        <w:t>samples of evidence</w:t>
      </w:r>
      <w:r w:rsidR="00D856A1">
        <w:t xml:space="preserve"> as well</w:t>
      </w:r>
      <w:r w:rsidR="0047577E">
        <w:t>, presumably</w:t>
      </w:r>
      <w:r w:rsidR="004961FD">
        <w:t xml:space="preserve"> </w:t>
      </w:r>
      <w:r w:rsidR="00665998">
        <w:t>to</w:t>
      </w:r>
      <w:r w:rsidR="004961FD">
        <w:t xml:space="preserve"> be able to</w:t>
      </w:r>
      <w:r w:rsidR="00665998">
        <w:t xml:space="preserve"> check the initial choice. This strategy appears particularly important in the context of long delays, because it will allow </w:t>
      </w:r>
      <w:r w:rsidR="004961FD">
        <w:t xml:space="preserve">subjects </w:t>
      </w:r>
      <w:r w:rsidR="00665998">
        <w:t>to recompute</w:t>
      </w:r>
      <w:r w:rsidR="00D856A1">
        <w:t xml:space="preserve"> –and potentially revise–</w:t>
      </w:r>
      <w:r w:rsidR="004961FD">
        <w:t xml:space="preserve"> the choice</w:t>
      </w:r>
      <w:r w:rsidR="00233F82">
        <w:t xml:space="preserve">, </w:t>
      </w:r>
      <w:proofErr w:type="gramStart"/>
      <w:r w:rsidR="00233F82">
        <w:t>taking into account</w:t>
      </w:r>
      <w:proofErr w:type="gramEnd"/>
      <w:r w:rsidR="00665998">
        <w:t xml:space="preserve"> new </w:t>
      </w:r>
      <w:r w:rsidR="004961FD">
        <w:t>events that have occurred</w:t>
      </w:r>
      <w:r w:rsidR="00D856A1">
        <w:t xml:space="preserve"> during the delay. </w:t>
      </w:r>
    </w:p>
    <w:p w14:paraId="2F8DE701" w14:textId="77777777" w:rsidR="004E5086" w:rsidRDefault="004E5086" w:rsidP="00202A71"/>
    <w:p w14:paraId="22062562" w14:textId="77777777" w:rsidR="004E5086" w:rsidRDefault="004E5086" w:rsidP="00202A71"/>
    <w:p w14:paraId="1266686A" w14:textId="5330712F" w:rsidR="00B91610" w:rsidRDefault="00B91610" w:rsidP="00202A71">
      <w:pPr>
        <w:pStyle w:val="Titre1"/>
        <w:spacing w:after="0"/>
      </w:pPr>
    </w:p>
    <w:p w14:paraId="0472ED93" w14:textId="3E13E2AF" w:rsidR="008A6419" w:rsidRDefault="008A6419" w:rsidP="008A6419"/>
    <w:p w14:paraId="1BEC185C" w14:textId="2CDEE5B2" w:rsidR="008A6419" w:rsidRDefault="008A6419" w:rsidP="008A6419"/>
    <w:p w14:paraId="7E1EA18C" w14:textId="5121ADA7" w:rsidR="008A6419" w:rsidRDefault="008A6419" w:rsidP="008A6419"/>
    <w:p w14:paraId="140FD0AA" w14:textId="7CAC39CA" w:rsidR="008A6419" w:rsidRDefault="008A6419" w:rsidP="008A6419"/>
    <w:p w14:paraId="763204D9" w14:textId="09D17483" w:rsidR="008A6419" w:rsidRDefault="008A6419" w:rsidP="008A6419"/>
    <w:p w14:paraId="436F6FD9" w14:textId="3D4857FE" w:rsidR="008A6419" w:rsidRDefault="008A6419" w:rsidP="008A6419"/>
    <w:p w14:paraId="1B648231" w14:textId="6A9ABE37" w:rsidR="008A6419" w:rsidRDefault="008A6419" w:rsidP="008A6419"/>
    <w:p w14:paraId="0D634F52" w14:textId="32863691" w:rsidR="00B91610" w:rsidRDefault="00B91610" w:rsidP="00202A71">
      <w:pPr>
        <w:pStyle w:val="Titre1"/>
        <w:spacing w:after="0"/>
      </w:pPr>
    </w:p>
    <w:p w14:paraId="4C30ECAA" w14:textId="0F8F740A" w:rsidR="00E84454" w:rsidRDefault="00E84454" w:rsidP="00202A71">
      <w:pPr>
        <w:pStyle w:val="Titre1"/>
        <w:spacing w:after="0"/>
      </w:pPr>
      <w:r>
        <w:lastRenderedPageBreak/>
        <w:t>Appendix A</w:t>
      </w:r>
    </w:p>
    <w:p w14:paraId="69DB9B88" w14:textId="0F73E25B" w:rsidR="005B208A" w:rsidRDefault="00E84454" w:rsidP="00ED6A56">
      <w:pPr>
        <w:pStyle w:val="Titre1"/>
        <w:spacing w:after="0"/>
      </w:pPr>
      <w:r>
        <w:t>Illustration of partial muscle activations</w:t>
      </w:r>
    </w:p>
    <w:p w14:paraId="79B8F0BB" w14:textId="31E18595" w:rsidR="005B208A" w:rsidRDefault="005B208A" w:rsidP="00B85FE8">
      <w:pPr>
        <w:pStyle w:val="Titre2"/>
      </w:pPr>
      <w:r>
        <w:t xml:space="preserve">Figure A1. </w:t>
      </w:r>
    </w:p>
    <w:p w14:paraId="10FE1739" w14:textId="183B02E3" w:rsidR="005B208A" w:rsidRPr="006102BA" w:rsidRDefault="005B208A" w:rsidP="00B85FE8">
      <w:r w:rsidRPr="005B208A">
        <w:t>Illustration of partial muscle activations</w:t>
      </w:r>
      <w:r>
        <w:t xml:space="preserve"> </w:t>
      </w:r>
      <w:r w:rsidR="006102BA">
        <w:t xml:space="preserve">during the premotor time </w:t>
      </w:r>
      <w:r>
        <w:t xml:space="preserve">in FR </w:t>
      </w:r>
      <w:r w:rsidR="006102BA">
        <w:t xml:space="preserve">trials </w:t>
      </w:r>
      <w:r>
        <w:t xml:space="preserve">(left column) and </w:t>
      </w:r>
      <w:r w:rsidR="006102BA">
        <w:t xml:space="preserve">during the delay in </w:t>
      </w:r>
      <w:r>
        <w:t>RS trials (right column)</w:t>
      </w:r>
    </w:p>
    <w:p w14:paraId="4740C5C3" w14:textId="2A727D47" w:rsidR="004475C9" w:rsidRDefault="005B208A" w:rsidP="00521C94">
      <w:pPr>
        <w:pStyle w:val="Titre1"/>
      </w:pPr>
      <w:r>
        <w:rPr>
          <w:noProof/>
          <w:lang w:val="fr-FR" w:eastAsia="fr-FR"/>
        </w:rPr>
        <w:drawing>
          <wp:inline distT="0" distB="0" distL="0" distR="0" wp14:anchorId="2E77E4FA" wp14:editId="5BB82854">
            <wp:extent cx="5340328" cy="59531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A.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6862" cy="5960408"/>
                    </a:xfrm>
                    <a:prstGeom prst="rect">
                      <a:avLst/>
                    </a:prstGeom>
                  </pic:spPr>
                </pic:pic>
              </a:graphicData>
            </a:graphic>
          </wp:inline>
        </w:drawing>
      </w:r>
    </w:p>
    <w:p w14:paraId="4B7BCB41" w14:textId="0DB8A2A6" w:rsidR="002752A0" w:rsidRPr="00DC2783" w:rsidRDefault="005B208A" w:rsidP="00BB3FA0">
      <w:pPr>
        <w:pStyle w:val="Sansinterligne"/>
        <w:rPr>
          <w:rStyle w:val="Accentuationlgre"/>
        </w:rPr>
      </w:pPr>
      <w:r w:rsidRPr="00DC2783">
        <w:rPr>
          <w:rStyle w:val="Accentuationlgre"/>
          <w:i/>
        </w:rPr>
        <w:t>Note.</w:t>
      </w:r>
      <w:r w:rsidRPr="00BB3FA0">
        <w:rPr>
          <w:rStyle w:val="Accentuationlgre"/>
        </w:rPr>
        <w:t xml:space="preserve"> </w:t>
      </w:r>
      <w:r w:rsidR="006102BA" w:rsidRPr="00BB3FA0">
        <w:rPr>
          <w:rStyle w:val="Accentuationlgre"/>
        </w:rPr>
        <w:t>Each of the eight</w:t>
      </w:r>
      <w:r w:rsidRPr="00BB3FA0">
        <w:rPr>
          <w:rStyle w:val="Accentuationlgre"/>
        </w:rPr>
        <w:t xml:space="preserve"> subplots represents a trial containing at least one partial muscle activation. The upper EMG signal corresponds to the left hand, and the lower EMG signal corresponds to the right hand. </w:t>
      </w:r>
      <w:r w:rsidR="006102BA" w:rsidRPr="00BB3FA0">
        <w:rPr>
          <w:rStyle w:val="Accentuationlgre"/>
        </w:rPr>
        <w:t xml:space="preserve">The green solid vertical line corresponds to the onset of the stimulus. The blue solid vertical line </w:t>
      </w:r>
      <w:r w:rsidR="006102BA" w:rsidRPr="00DC2783">
        <w:rPr>
          <w:rStyle w:val="Accentuationlgre"/>
        </w:rPr>
        <w:lastRenderedPageBreak/>
        <w:t xml:space="preserve">corresponds to the response, and the number below corresponds to the reaction time (so the timescale is different between subplots). Each partial muscle activation is indicated by a red arrow. </w:t>
      </w:r>
      <w:r w:rsidRPr="00DC2783">
        <w:rPr>
          <w:rStyle w:val="Accentuationlgre"/>
        </w:rPr>
        <w:t>The activation</w:t>
      </w:r>
      <w:r w:rsidR="006102BA" w:rsidRPr="00DC2783">
        <w:rPr>
          <w:rStyle w:val="Accentuationlgre"/>
        </w:rPr>
        <w:t xml:space="preserve"> of the muscle leading to the response is indicated by a blue arrow. In RS trials, the offset of the stimulus is represented by a green vertical dashed line, and the onset of the RS is represented by a blue vertical dashed line. </w:t>
      </w:r>
    </w:p>
    <w:p w14:paraId="02E87702" w14:textId="77777777" w:rsidR="00ED6A56" w:rsidRDefault="00ED6A56" w:rsidP="00B85FE8">
      <w:pPr>
        <w:pStyle w:val="Titre1"/>
        <w:sectPr w:rsidR="00ED6A56">
          <w:pgSz w:w="11906" w:h="16838"/>
          <w:pgMar w:top="1417" w:right="1417" w:bottom="1417" w:left="1417" w:header="708" w:footer="708" w:gutter="0"/>
          <w:cols w:space="708"/>
          <w:docGrid w:linePitch="360"/>
        </w:sectPr>
      </w:pPr>
    </w:p>
    <w:p w14:paraId="3EC95058" w14:textId="7A9676B1" w:rsidR="00484969" w:rsidRPr="009B113E" w:rsidRDefault="00D45507" w:rsidP="00ED6A56">
      <w:pPr>
        <w:pStyle w:val="Titre1"/>
        <w:spacing w:after="0"/>
      </w:pPr>
      <w:r>
        <w:lastRenderedPageBreak/>
        <w:t>Appendix B</w:t>
      </w:r>
    </w:p>
    <w:p w14:paraId="6E759C17" w14:textId="1E17EC01" w:rsidR="00484969" w:rsidRDefault="00484969" w:rsidP="00ED6A56">
      <w:pPr>
        <w:pStyle w:val="Titre1"/>
        <w:spacing w:after="0"/>
      </w:pPr>
      <w:r w:rsidRPr="009B113E">
        <w:t>EMG onset detection</w:t>
      </w:r>
    </w:p>
    <w:p w14:paraId="30F21A10" w14:textId="77777777" w:rsidR="00484969" w:rsidRDefault="00484969" w:rsidP="00B85FE8">
      <w:r>
        <w:tab/>
        <w:t xml:space="preserve">In each experiment, we applied the following 3-step method to the rectified EMG signals to detect onsets. The first step allowed us to identify time windows of active EMG activity. For each epoch and EMG channel, we first computed the mean </w:t>
      </w:r>
      <w:r w:rsidRPr="005947DC">
        <w:rPr>
          <w:i/>
        </w:rPr>
        <w:t>M</w:t>
      </w:r>
      <w:r>
        <w:rPr>
          <w:i/>
          <w:vertAlign w:val="subscript"/>
        </w:rPr>
        <w:t>b</w:t>
      </w:r>
      <w:r>
        <w:t xml:space="preserve"> and standard deviation </w:t>
      </w:r>
      <w:proofErr w:type="spellStart"/>
      <w:r w:rsidRPr="005947DC">
        <w:rPr>
          <w:i/>
        </w:rPr>
        <w:t>SD</w:t>
      </w:r>
      <w:r>
        <w:rPr>
          <w:i/>
          <w:vertAlign w:val="subscript"/>
        </w:rPr>
        <w:t>b</w:t>
      </w:r>
      <w:proofErr w:type="spellEnd"/>
      <w:r>
        <w:t xml:space="preserve"> of the signal in the baseline period (from the beginning of the epoch to stimulus onset). Time windows of EMG activity corresponded to time windows in which the amplitude of the signal exceeded the following criterion:</w:t>
      </w:r>
    </w:p>
    <w:p w14:paraId="52DEAD74" w14:textId="77777777" w:rsidR="00484969" w:rsidRPr="00900380" w:rsidRDefault="00484969" w:rsidP="003628F4">
      <m:oMathPara>
        <m:oMath>
          <m:r>
            <w:rPr>
              <w:rFonts w:ascii="Cambria Math" w:hAnsi="Cambria Math"/>
            </w:rPr>
            <m:t>criterion</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7×</m:t>
              </m:r>
              <m:r>
                <w:rPr>
                  <w:rFonts w:ascii="Cambria Math" w:hAnsi="Cambria Math"/>
                </w:rPr>
                <m:t>SD</m:t>
              </m:r>
            </m:e>
            <m:sub>
              <m:r>
                <w:rPr>
                  <w:rFonts w:ascii="Cambria Math" w:hAnsi="Cambria Math"/>
                </w:rPr>
                <m:t>b</m:t>
              </m:r>
            </m:sub>
          </m:sSub>
        </m:oMath>
      </m:oMathPara>
    </w:p>
    <w:p w14:paraId="43B12C95" w14:textId="4A03DDDA" w:rsidR="00484969" w:rsidRDefault="00484969" w:rsidP="00B85FE8">
      <w:r>
        <w:t xml:space="preserve">This algorithm was applied to the entire epoch. Due to the </w:t>
      </w:r>
      <w:r w:rsidRPr="007A0090">
        <w:t>oscillatory nature of EMG</w:t>
      </w:r>
      <w:r>
        <w:t xml:space="preserve"> activity, the amplitude of the signal can sometimes fall below the criterion during an EMG burst. We thus merged consecutive time windows of EMG activity separated by less than 0.025 s. To further increase the robustness of EMG detection in the presence of background noise, we discarded periods of active EMG activity with a duration &lt; </w:t>
      </w:r>
      <w:r w:rsidRPr="00A313B3">
        <w:rPr>
          <w:i/>
        </w:rPr>
        <w:t>n</w:t>
      </w:r>
      <w:r>
        <w:rPr>
          <w:i/>
        </w:rPr>
        <w:t xml:space="preserve"> </w:t>
      </w:r>
      <w:r>
        <w:t xml:space="preserve">+ 3 samples (since the sampling frequency of our recordings is 1024 Hz, 1 sample corresponds to 0.98 </w:t>
      </w:r>
      <w:proofErr w:type="spellStart"/>
      <w:r>
        <w:t>ms</w:t>
      </w:r>
      <w:proofErr w:type="spellEnd"/>
      <w:r w:rsidR="006C1DD4">
        <w:t xml:space="preserve">), where </w:t>
      </w:r>
      <w:r w:rsidR="006C1DD4" w:rsidRPr="006C1DD4">
        <w:rPr>
          <w:i/>
        </w:rPr>
        <w:t xml:space="preserve">n </w:t>
      </w:r>
      <w:r w:rsidRPr="00A313B3">
        <w:t>corresponded</w:t>
      </w:r>
      <w:r>
        <w:t xml:space="preserve"> to the number of time windows</w:t>
      </w:r>
      <w:r w:rsidRPr="008B58C1">
        <w:t xml:space="preserve"> </w:t>
      </w:r>
      <w:r w:rsidR="006C1DD4">
        <w:t xml:space="preserve">per second </w:t>
      </w:r>
      <w:r>
        <w:t xml:space="preserve">with a duration </w:t>
      </w:r>
      <w:r w:rsidR="006C1DD4">
        <w:t>&lt; 7</w:t>
      </w:r>
      <w:r w:rsidRPr="006514FC">
        <w:t xml:space="preserve"> samples</w:t>
      </w:r>
      <w:r w:rsidR="006C1DD4">
        <w:t xml:space="preserve"> (estimated on the whole epoch)</w:t>
      </w:r>
      <w:r>
        <w:t xml:space="preserve">. Finally, we removed time windows before stimulus onset and after the response. This algorithm has the advantage of making minimal assumptions regarding the minimal duration of an EMG burst (because there is no theory specifying how long an EMG burst should be) while increasing the detection criterion in the presence of background noise. </w:t>
      </w:r>
    </w:p>
    <w:p w14:paraId="7E1ECA65" w14:textId="0A1B2A2A" w:rsidR="001A25A2" w:rsidRDefault="00484969" w:rsidP="00B85FE8">
      <w:r>
        <w:tab/>
        <w:t>The above method allowed us to identify time windows of active EMG acti</w:t>
      </w:r>
      <w:r w:rsidR="00F052A0">
        <w:t>vity, but it is not optimal to precisely identify</w:t>
      </w:r>
      <w:r>
        <w:t xml:space="preserve"> EMG onsets because it </w:t>
      </w:r>
      <w:r w:rsidR="000C6094">
        <w:t>is sensitive to fluctuation</w:t>
      </w:r>
      <w:r w:rsidR="00F052A0">
        <w:t>s</w:t>
      </w:r>
      <w:r w:rsidR="000C6094">
        <w:t xml:space="preserve"> in the signal-to-noise ratio</w:t>
      </w:r>
      <w:r w:rsidR="00F052A0">
        <w:t xml:space="preserve"> of the signal and</w:t>
      </w:r>
      <w:r w:rsidR="000C6094">
        <w:t xml:space="preserve"> </w:t>
      </w:r>
      <w:r w:rsidR="00F052A0">
        <w:t xml:space="preserve">the presence of </w:t>
      </w:r>
      <w:r w:rsidR="000C6094">
        <w:t xml:space="preserve">artifacts during the </w:t>
      </w:r>
      <w:r w:rsidR="00F052A0">
        <w:t>baseline period.</w:t>
      </w:r>
      <w:r w:rsidR="006D370E">
        <w:t xml:space="preserve"> </w:t>
      </w:r>
      <w:r w:rsidR="006C7B8F">
        <w:t xml:space="preserve">To </w:t>
      </w:r>
      <w:r w:rsidR="006C7B8F">
        <w:lastRenderedPageBreak/>
        <w:t xml:space="preserve">address this problem, we </w:t>
      </w:r>
      <w:r w:rsidR="000C6094">
        <w:t xml:space="preserve">applied the EMG onset detection algorithm proposed by </w:t>
      </w:r>
      <w:proofErr w:type="spellStart"/>
      <w:r w:rsidR="000C6094">
        <w:t>Santello</w:t>
      </w:r>
      <w:proofErr w:type="spellEnd"/>
      <w:r w:rsidR="000C6094">
        <w:t xml:space="preserve"> and McDonagh </w:t>
      </w:r>
      <w:r w:rsidR="000C6094">
        <w:fldChar w:fldCharType="begin"/>
      </w:r>
      <w:r w:rsidR="000C6094">
        <w:instrText xml:space="preserve"> ADDIN ZOTERO_ITEM CSL_CITATION {"citationID":"u6HHdXnG","properties":{"formattedCitation":"(1998)","plainCitation":"(1998)","noteIndex":0},"citationItems":[{"id":827,"uris":["http://zotero.org/users/5679506/items/G6JQ8YRV"],"itemData":{"id":827,"type":"article-journal","abstract":"The control of self-initiated falls from different heights was studied. The objective of the study was to investigate in a quantitative manner the modulation of EMG timing (i.e. onset from take-off and duration from onset to touch-down) and amplitude (before and after foot contact) as a function of fall height. The muscles studied were m. soleus and m. tibialis anterior. Kinematic (ankle joint angle) and kinetic (ground reaction force) variables were also measured. Six subjects took part in the experiments that consisted of ten landings from each of five heights (0.2, 0.4, 0.6, 0.8 and 1 m) onto a force platform. We found a consistent pattern of co-contraction before and after touch-down across the fall heights studied. In both muscles, the onset of pre-landing EMG activity occurred at a longer latency following take-off when landing from greater heights. The absolute EMG duration was affected to a lesser extent by increasing fall height. These findings suggest that the onset of muscle activity of the muscles studied prior to foot contact is timed relative to the expected time of foot contact. Pre- and post-landing EMG amplitude tended to increase with height. Despite a doubling in the magnitude of ground reaction force, the amplitude of ankle joint rotation caused by the impact remained constant across heights. These findings suggest that the observed pattern of co-contraction is responsible for increasing ankle joint stiffness as fall height is increased. The attainment of an appropriate level of EMG amplitude seems to be controlled by (a) timing muscle activation at a latency timed from the expected instant of foot contact and (b) varying the rate at which EMG builds up.","container-title":"Experimental Physiology","DOI":"10.1113/expphysiol.1998.sp004165","ISSN":"0958-0670","issue":"6","journalAbbreviation":"Exp. Physiol.","language":"eng","note":"PMID: 9782194","page":"857-874","source":"PubMed","title":"The control of timing and amplitude of EMG activity in landing movements in humans","volume":"83","author":[{"family":"Santello","given":"M."},{"family":"McDonagh","given":"M. J."}],"issued":{"date-parts":[["1998",11]]}},"label":"page","suppress-author":true}],"schema":"https://github.com/citation-style-language/schema/raw/master/csl-citation.json"} </w:instrText>
      </w:r>
      <w:r w:rsidR="000C6094">
        <w:fldChar w:fldCharType="separate"/>
      </w:r>
      <w:r w:rsidR="000C6094" w:rsidRPr="000C6094">
        <w:t>(1998)</w:t>
      </w:r>
      <w:r w:rsidR="000C6094">
        <w:fldChar w:fldCharType="end"/>
      </w:r>
      <w:r w:rsidR="00B5044D">
        <w:t xml:space="preserve"> to each window</w:t>
      </w:r>
      <w:r w:rsidR="008E3754">
        <w:t xml:space="preserve"> </w:t>
      </w:r>
      <w:r w:rsidR="008E3754">
        <w:fldChar w:fldCharType="begin"/>
      </w:r>
      <w:r w:rsidR="008E3754">
        <w:instrText xml:space="preserve"> ADDIN ZOTERO_ITEM CSL_CITATION {"citationID":"YboSLSIL","properties":{"formattedCitation":"(see also Liu &amp; Liu, 2016)","plainCitation":"(see also Liu &amp; Liu, 2016)","noteIndex":0},"citationItems":[{"id":830,"uris":["http://zotero.org/users/5679506/items/W38I3PJ5"],"itemData":{"id":830,"type":"article-journal","abstract":"Following neurological injuries, such as spinal cord injury (SCI), voluntary muscle activity detection from electromyography (EMG) signals can be problematic due to spurious involuntary spikes produced by physiological and extrinsic/accidental origins. The purpose of this study was to demonstrate the usefulness of the integrated profile for voluntary muscle activity detection in the presence of spurious background spikes for SCI patients. Two onset detection methods (the sample entropy analysis and the integrated profile) were evaluated using both semi-synthetic and experimental surface EMG signals with spurious background spikes recorded from SCI patients. For all the examined signal to noise ratios, the integrated profile method was able to achieve comparable performance with the sample entropy analysis-based method but while taking significantly shorter running time (P&lt;0.001). The findings suggest the integrated profile method is robust with large involuntary spikes in the baseline signal and can highlight voluntary muscle contractions.","container-title":"Biomedical Signal Processing and Control","DOI":"10.1016/j.bspc.2015.09.004","ISSN":"1746-8094","journalAbbreviation":"Biomedical Signal Processing and Control","language":"en","page":"19-24","source":"ScienceDirect","title":"Use of the integrated profile for voluntary muscle activity detection using EMG signals with spurious background spikes: A study with incomplete spinal cord injury","title-short":"Use of the integrated profile for voluntary muscle activity detection using EMG signals with spurious background spikes","volume":"24","author":[{"family":"Liu","given":"Jie"},{"family":"Liu","given":"Qiuping"}],"issued":{"date-parts":[["2016",2,1]]}},"label":"page","prefix":"see also "}],"schema":"https://github.com/citation-style-language/schema/raw/master/csl-citation.json"} </w:instrText>
      </w:r>
      <w:r w:rsidR="008E3754">
        <w:fldChar w:fldCharType="separate"/>
      </w:r>
      <w:r w:rsidR="008E3754" w:rsidRPr="008E3754">
        <w:t>(see also Liu &amp; Liu, 2016)</w:t>
      </w:r>
      <w:r w:rsidR="008E3754">
        <w:fldChar w:fldCharType="end"/>
      </w:r>
      <w:r w:rsidR="008E3754">
        <w:t xml:space="preserve">. </w:t>
      </w:r>
      <w:r w:rsidR="00B55DB7">
        <w:t>Finally,</w:t>
      </w:r>
      <w:r w:rsidR="00770AC0">
        <w:t xml:space="preserve"> all triggers relative to stimulus and response identiﬁcation were removed, and each trial was visually inspected by the experimenter. Erroneous EMG onsets were manually corrected.</w:t>
      </w:r>
    </w:p>
    <w:p w14:paraId="4C32C2DA" w14:textId="77777777" w:rsidR="00ED6A56" w:rsidRDefault="00ED6A56">
      <w:pPr>
        <w:spacing w:line="259" w:lineRule="auto"/>
        <w:outlineLvl w:val="9"/>
        <w:rPr>
          <w:b/>
          <w:bCs/>
          <w:sz w:val="28"/>
          <w:szCs w:val="28"/>
        </w:rPr>
      </w:pPr>
      <w:r>
        <w:br w:type="page"/>
      </w:r>
    </w:p>
    <w:p w14:paraId="059A8BC5" w14:textId="33472A69" w:rsidR="00966CD2" w:rsidRDefault="00966CD2" w:rsidP="00ED6A56">
      <w:pPr>
        <w:pStyle w:val="Titre1"/>
        <w:spacing w:after="0"/>
      </w:pPr>
      <w:r>
        <w:lastRenderedPageBreak/>
        <w:t>Appendix C</w:t>
      </w:r>
    </w:p>
    <w:p w14:paraId="3CBF98B0" w14:textId="02100B73" w:rsidR="00966CD2" w:rsidRDefault="00966CD2" w:rsidP="00ED6A56">
      <w:pPr>
        <w:pStyle w:val="Titre1"/>
        <w:spacing w:after="0"/>
      </w:pPr>
      <w:r>
        <w:t>Conditional accuracy functions</w:t>
      </w:r>
    </w:p>
    <w:p w14:paraId="1D517CDE" w14:textId="1D93C5E6" w:rsidR="00966CD2" w:rsidRDefault="00966CD2" w:rsidP="00B85FE8">
      <w:pPr>
        <w:pStyle w:val="Titre2"/>
      </w:pPr>
      <w:r>
        <w:t xml:space="preserve">Figure C1. </w:t>
      </w:r>
    </w:p>
    <w:p w14:paraId="1FB86DF5" w14:textId="28143F50" w:rsidR="006B68B2" w:rsidRDefault="006B68B2" w:rsidP="00A73348">
      <w:pPr>
        <w:pStyle w:val="Sansinterligne"/>
      </w:pPr>
      <w:r>
        <w:t xml:space="preserve">Conditional accuracy functions averaged across subjects for each condition of Experiment 1 (panel A), Experiment 2 (Panel B), and Experiment 3 (Panel C). </w:t>
      </w:r>
    </w:p>
    <w:p w14:paraId="2BCDA453" w14:textId="77777777" w:rsidR="00EE1090" w:rsidRDefault="00EE1090" w:rsidP="00A73348">
      <w:pPr>
        <w:pStyle w:val="Sansinterligne"/>
      </w:pPr>
    </w:p>
    <w:p w14:paraId="0F557B3C" w14:textId="30765C45" w:rsidR="00966CD2" w:rsidRDefault="00B95AED" w:rsidP="003628F4">
      <w:r>
        <w:rPr>
          <w:noProof/>
        </w:rPr>
        <w:pict w14:anchorId="12F6E7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3.85pt;height:390.85pt;mso-width-percent:0;mso-height-percent:0;mso-width-percent:0;mso-height-percent:0">
            <v:imagedata r:id="rId16" o:title="figure supp CAF"/>
          </v:shape>
        </w:pict>
      </w:r>
    </w:p>
    <w:p w14:paraId="1BCE3209" w14:textId="4266B685" w:rsidR="00ED6A56" w:rsidRPr="00DC2783" w:rsidRDefault="006B68B2" w:rsidP="00DC2783">
      <w:pPr>
        <w:spacing w:line="276" w:lineRule="auto"/>
        <w:rPr>
          <w:rStyle w:val="Accentuationlgre"/>
        </w:rPr>
        <w:sectPr w:rsidR="00ED6A56" w:rsidRPr="00DC2783">
          <w:pgSz w:w="11906" w:h="16838"/>
          <w:pgMar w:top="1417" w:right="1417" w:bottom="1417" w:left="1417" w:header="708" w:footer="708" w:gutter="0"/>
          <w:cols w:space="708"/>
          <w:docGrid w:linePitch="360"/>
        </w:sectPr>
      </w:pPr>
      <w:r w:rsidRPr="00A43C2E">
        <w:rPr>
          <w:rStyle w:val="Accentuationlgre"/>
          <w:i/>
        </w:rPr>
        <w:t>Note.</w:t>
      </w:r>
      <w:r w:rsidRPr="00DC2783">
        <w:rPr>
          <w:rStyle w:val="Accentuationlgre"/>
        </w:rPr>
        <w:t xml:space="preserve"> Each condition accuracy function was computed by plotting the proportion of correct responses (y-axis) as a function of the mean in each corresponding premotor time (PMT) bin. Ten PMT bins of equal size were chosen to provide a detailed window on condition</w:t>
      </w:r>
      <w:r w:rsidR="00E74C31">
        <w:rPr>
          <w:rStyle w:val="Accentuationlgre"/>
        </w:rPr>
        <w:t>al</w:t>
      </w:r>
      <w:r w:rsidRPr="00DC2783">
        <w:rPr>
          <w:rStyle w:val="Accentuationlgre"/>
        </w:rPr>
        <w:t xml:space="preserve"> accuracy dynamics. </w:t>
      </w:r>
    </w:p>
    <w:p w14:paraId="1D16FDC2" w14:textId="5D85E34F" w:rsidR="002752A0" w:rsidRPr="00ED6A56" w:rsidRDefault="00487B33" w:rsidP="00ED6A56">
      <w:pPr>
        <w:pStyle w:val="Titre1"/>
        <w:rPr>
          <w:iCs/>
          <w:sz w:val="22"/>
          <w:szCs w:val="22"/>
        </w:rPr>
      </w:pPr>
      <w:r w:rsidRPr="00487B33">
        <w:lastRenderedPageBreak/>
        <w:t>References</w:t>
      </w:r>
    </w:p>
    <w:p w14:paraId="1C2A0307" w14:textId="77777777" w:rsidR="00181440" w:rsidRDefault="002752A0" w:rsidP="00181440">
      <w:pPr>
        <w:pStyle w:val="Bibliographie"/>
      </w:pPr>
      <w:r>
        <w:fldChar w:fldCharType="begin"/>
      </w:r>
      <w:r w:rsidR="009974E8">
        <w:instrText xml:space="preserve"> ADDIN ZOTERO_BIBL {"uncited":[],"omitted":[],"custom":[]} CSL_BIBLIOGRAPHY </w:instrText>
      </w:r>
      <w:r>
        <w:fldChar w:fldCharType="separate"/>
      </w:r>
      <w:r w:rsidR="00181440">
        <w:t xml:space="preserve">Abraham, W. C., Jones, O. D., &amp; Glanzman, D. L. (2019). Is plasticity of synapses the mechanism of long-term memory storage? </w:t>
      </w:r>
      <w:r w:rsidR="00181440">
        <w:rPr>
          <w:i/>
          <w:iCs/>
        </w:rPr>
        <w:t>NPJ Science of Learning</w:t>
      </w:r>
      <w:r w:rsidR="00181440">
        <w:t xml:space="preserve">, </w:t>
      </w:r>
      <w:r w:rsidR="00181440">
        <w:rPr>
          <w:i/>
          <w:iCs/>
        </w:rPr>
        <w:t>4</w:t>
      </w:r>
      <w:r w:rsidR="00181440">
        <w:t>, 9. https://doi.org/10.1038/s41539-019-0048-y</w:t>
      </w:r>
    </w:p>
    <w:p w14:paraId="12C2E003" w14:textId="77777777" w:rsidR="00181440" w:rsidRDefault="00181440" w:rsidP="00181440">
      <w:pPr>
        <w:pStyle w:val="Bibliographie"/>
      </w:pPr>
      <w:r>
        <w:t xml:space="preserve">Balsdon, T., Verdonck, S., Loossens, T., &amp; Philiastides, M. G. (2023). Secondary motor integration as a final arbiter in sensorimotor decision-making. </w:t>
      </w:r>
      <w:r>
        <w:rPr>
          <w:i/>
          <w:iCs/>
        </w:rPr>
        <w:t>PLoS Biology</w:t>
      </w:r>
      <w:r>
        <w:t xml:space="preserve">, </w:t>
      </w:r>
      <w:r>
        <w:rPr>
          <w:i/>
          <w:iCs/>
        </w:rPr>
        <w:t>21</w:t>
      </w:r>
      <w:r>
        <w:t>(7), e3002200. https://doi.org/10.1371/journal.pbio.3002200</w:t>
      </w:r>
    </w:p>
    <w:p w14:paraId="59189CF8" w14:textId="77777777" w:rsidR="00181440" w:rsidRDefault="00181440" w:rsidP="00181440">
      <w:pPr>
        <w:pStyle w:val="Bibliographie"/>
      </w:pPr>
      <w:r>
        <w:t xml:space="preserve">Bennur, S., &amp; Gold, J. I. (2011). Distinct representations of a perceptual decision and the associated oculomotor plan in the monkey lateral intraparietal area. </w:t>
      </w:r>
      <w:r>
        <w:rPr>
          <w:i/>
          <w:iCs/>
        </w:rPr>
        <w:t>The Journal of Neuroscience: The Official Journal of the Society for Neuroscience</w:t>
      </w:r>
      <w:r>
        <w:t xml:space="preserve">, </w:t>
      </w:r>
      <w:r>
        <w:rPr>
          <w:i/>
          <w:iCs/>
        </w:rPr>
        <w:t>31</w:t>
      </w:r>
      <w:r>
        <w:t>(3), 913–921. https://doi.org/10.1523/JNEUROSCI.4417-10.2011</w:t>
      </w:r>
    </w:p>
    <w:p w14:paraId="204AB3AE" w14:textId="77777777" w:rsidR="00181440" w:rsidRDefault="00181440" w:rsidP="00181440">
      <w:pPr>
        <w:pStyle w:val="Bibliographie"/>
      </w:pPr>
      <w:r w:rsidRPr="00181440">
        <w:rPr>
          <w:lang w:val="fr-FR"/>
        </w:rPr>
        <w:t xml:space="preserve">Burle, B., Tandonnet, C., &amp; Hasbroucq, T. (2010). </w:t>
      </w:r>
      <w:r>
        <w:t xml:space="preserve">Excitatory and inhibitory motor mechanisms of temporal preparation. In A. C. Nobre &amp; J. T. Coull (Eds.), </w:t>
      </w:r>
      <w:r>
        <w:rPr>
          <w:i/>
          <w:iCs/>
        </w:rPr>
        <w:t>Attention and Time</w:t>
      </w:r>
      <w:r>
        <w:t xml:space="preserve"> (pp. 243–256). Oxford University Press. https://doi.org/10.1093/acprof:oso/9780199563456.003.0018</w:t>
      </w:r>
    </w:p>
    <w:p w14:paraId="6CDBEF07" w14:textId="77777777" w:rsidR="00181440" w:rsidRPr="00181440" w:rsidRDefault="00181440" w:rsidP="00181440">
      <w:pPr>
        <w:pStyle w:val="Bibliographie"/>
        <w:rPr>
          <w:lang w:val="fr-FR"/>
        </w:rPr>
      </w:pPr>
      <w:r>
        <w:t xml:space="preserve">Calderon, C. B., Gevers, W., &amp; Verguts, T. (2018). The unfolding action model of initiation times, movement times, and movement paths. </w:t>
      </w:r>
      <w:r w:rsidRPr="00181440">
        <w:rPr>
          <w:i/>
          <w:iCs/>
          <w:lang w:val="fr-FR"/>
        </w:rPr>
        <w:t>Psychological Review</w:t>
      </w:r>
      <w:r w:rsidRPr="00181440">
        <w:rPr>
          <w:lang w:val="fr-FR"/>
        </w:rPr>
        <w:t xml:space="preserve">, </w:t>
      </w:r>
      <w:r w:rsidRPr="00181440">
        <w:rPr>
          <w:i/>
          <w:iCs/>
          <w:lang w:val="fr-FR"/>
        </w:rPr>
        <w:t>125</w:t>
      </w:r>
      <w:r w:rsidRPr="00181440">
        <w:rPr>
          <w:lang w:val="fr-FR"/>
        </w:rPr>
        <w:t>(5), 785–805. https://doi.org/10.1037/rev0000110</w:t>
      </w:r>
    </w:p>
    <w:p w14:paraId="4C6DD10F" w14:textId="77777777" w:rsidR="00181440" w:rsidRDefault="00181440" w:rsidP="00181440">
      <w:pPr>
        <w:pStyle w:val="Bibliographie"/>
      </w:pPr>
      <w:r w:rsidRPr="00181440">
        <w:rPr>
          <w:lang w:val="fr-FR"/>
        </w:rPr>
        <w:t xml:space="preserve">Calderon, C. B., Verguts, T., &amp; Gevers, W. (2015). </w:t>
      </w:r>
      <w:r>
        <w:t xml:space="preserve">Losing the boundary: Cognition biases action well after action selection. </w:t>
      </w:r>
      <w:r>
        <w:rPr>
          <w:i/>
          <w:iCs/>
        </w:rPr>
        <w:t>Journal of Experimental Psychology. General</w:t>
      </w:r>
      <w:r>
        <w:t xml:space="preserve">, </w:t>
      </w:r>
      <w:r>
        <w:rPr>
          <w:i/>
          <w:iCs/>
        </w:rPr>
        <w:t>144</w:t>
      </w:r>
      <w:r>
        <w:t>(4), 737–743. https://doi.org/10.1037/xge0000087</w:t>
      </w:r>
    </w:p>
    <w:p w14:paraId="2BFA0D7C" w14:textId="77777777" w:rsidR="00181440" w:rsidRDefault="00181440" w:rsidP="00181440">
      <w:pPr>
        <w:pStyle w:val="Bibliographie"/>
      </w:pPr>
      <w:r>
        <w:t xml:space="preserve">Campbell, J. I. D., &amp; Thompson, V. A. (2012). MorePower 6.0 for ANOVA with relational confidence intervals and Bayesian analysis. </w:t>
      </w:r>
      <w:r>
        <w:rPr>
          <w:i/>
          <w:iCs/>
        </w:rPr>
        <w:t>Behavior Research Methods</w:t>
      </w:r>
      <w:r>
        <w:t xml:space="preserve">, </w:t>
      </w:r>
      <w:r>
        <w:rPr>
          <w:i/>
          <w:iCs/>
        </w:rPr>
        <w:t>44</w:t>
      </w:r>
      <w:r>
        <w:t>(4), 1255–1265. https://doi.org/10.3758/s13428-012-0186-0</w:t>
      </w:r>
    </w:p>
    <w:p w14:paraId="32E40A24" w14:textId="77777777" w:rsidR="00181440" w:rsidRDefault="00181440" w:rsidP="00181440">
      <w:pPr>
        <w:pStyle w:val="Bibliographie"/>
      </w:pPr>
      <w:r>
        <w:lastRenderedPageBreak/>
        <w:t xml:space="preserve">Chapman, C. S., Gallivan, J. P., Wood, D. K., Milne, J. L., Culham, J. C., &amp; Goodale, M. A. (2010). Reaching for the unknown: Multiple target encoding and real-time decision-making in a rapid reach task. </w:t>
      </w:r>
      <w:r>
        <w:rPr>
          <w:i/>
          <w:iCs/>
        </w:rPr>
        <w:t>Cognition</w:t>
      </w:r>
      <w:r>
        <w:t xml:space="preserve">, </w:t>
      </w:r>
      <w:r>
        <w:rPr>
          <w:i/>
          <w:iCs/>
        </w:rPr>
        <w:t>116</w:t>
      </w:r>
      <w:r>
        <w:t>(2), 168–176. https://doi.org/10.1016/j.cognition.2010.04.008</w:t>
      </w:r>
    </w:p>
    <w:p w14:paraId="7165D47A" w14:textId="77777777" w:rsidR="00181440" w:rsidRDefault="00181440" w:rsidP="00181440">
      <w:pPr>
        <w:pStyle w:val="Bibliographie"/>
      </w:pPr>
      <w:r>
        <w:t xml:space="preserve">Cisek, P., Puskas, G. A., &amp; El-Murr, S. (2009). Decisions in changing conditions: The urgency-gating model. </w:t>
      </w:r>
      <w:r>
        <w:rPr>
          <w:i/>
          <w:iCs/>
        </w:rPr>
        <w:t>The Journal of Neuroscience: The Official Journal of the Society for Neuroscience</w:t>
      </w:r>
      <w:r>
        <w:t xml:space="preserve">, </w:t>
      </w:r>
      <w:r>
        <w:rPr>
          <w:i/>
          <w:iCs/>
        </w:rPr>
        <w:t>29</w:t>
      </w:r>
      <w:r>
        <w:t>(37), 11560–11571. https://doi.org/10.1523/JNEUROSCI.1844-09.2009</w:t>
      </w:r>
    </w:p>
    <w:p w14:paraId="6A953E82" w14:textId="77777777" w:rsidR="00181440" w:rsidRDefault="00181440" w:rsidP="00181440">
      <w:pPr>
        <w:pStyle w:val="Bibliographie"/>
      </w:pPr>
      <w:r>
        <w:t xml:space="preserve">Coallier, É., &amp; Kalaska, J. F. (2014). Reach target selection in humans using ambiguous decision cues containing variable amounts of conflicting sensory evidence supporting each target choice. </w:t>
      </w:r>
      <w:r>
        <w:rPr>
          <w:i/>
          <w:iCs/>
        </w:rPr>
        <w:t>Journal of Neurophysiology</w:t>
      </w:r>
      <w:r>
        <w:t xml:space="preserve">, </w:t>
      </w:r>
      <w:r>
        <w:rPr>
          <w:i/>
          <w:iCs/>
        </w:rPr>
        <w:t>112</w:t>
      </w:r>
      <w:r>
        <w:t>(11), 2916–2938. https://doi.org/10.1152/jn.00145.2014</w:t>
      </w:r>
    </w:p>
    <w:p w14:paraId="7A8BFA88" w14:textId="77777777" w:rsidR="00181440" w:rsidRDefault="00181440" w:rsidP="00181440">
      <w:pPr>
        <w:pStyle w:val="Bibliographie"/>
      </w:pPr>
      <w:r>
        <w:t xml:space="preserve">Coles, M. G. (1989). Modern mind-brain reading: Psychophysiology, physiology, and cognition. </w:t>
      </w:r>
      <w:r>
        <w:rPr>
          <w:i/>
          <w:iCs/>
        </w:rPr>
        <w:t>Psychophysiology</w:t>
      </w:r>
      <w:r>
        <w:t xml:space="preserve">, </w:t>
      </w:r>
      <w:r>
        <w:rPr>
          <w:i/>
          <w:iCs/>
        </w:rPr>
        <w:t>26</w:t>
      </w:r>
      <w:r>
        <w:t>(3), 251–269. https://doi.org/10.1111/j.1469-8986.1989.tb01916.x</w:t>
      </w:r>
    </w:p>
    <w:p w14:paraId="67173687" w14:textId="77777777" w:rsidR="00181440" w:rsidRDefault="00181440" w:rsidP="00181440">
      <w:pPr>
        <w:pStyle w:val="Bibliographie"/>
      </w:pPr>
      <w:r>
        <w:t xml:space="preserve">Correa, A., Lupiáñez, J., Madrid, E., &amp; Tudela, P. (2006). Temporal attention enhances early visual processing: A review and new evidence from event-related potentials. </w:t>
      </w:r>
      <w:r>
        <w:rPr>
          <w:i/>
          <w:iCs/>
        </w:rPr>
        <w:t>Brain Research</w:t>
      </w:r>
      <w:r>
        <w:t xml:space="preserve">, </w:t>
      </w:r>
      <w:r>
        <w:rPr>
          <w:i/>
          <w:iCs/>
        </w:rPr>
        <w:t>1076</w:t>
      </w:r>
      <w:r>
        <w:t>(1), 116–128. https://doi.org/10.1016/j.brainres.2005.11.074</w:t>
      </w:r>
    </w:p>
    <w:p w14:paraId="0093D474" w14:textId="77777777" w:rsidR="00181440" w:rsidRDefault="00181440" w:rsidP="00181440">
      <w:pPr>
        <w:pStyle w:val="Bibliographie"/>
      </w:pPr>
      <w:r>
        <w:t xml:space="preserve">de Jong, R., Wierda, M., Mulder, G., &amp; Mulder, L. J. (1988). Use of partial stimulus information in response processing. </w:t>
      </w:r>
      <w:r>
        <w:rPr>
          <w:i/>
          <w:iCs/>
        </w:rPr>
        <w:t>Journal of Experimental Psychology: Human Perception and Performance</w:t>
      </w:r>
      <w:r>
        <w:t xml:space="preserve">, </w:t>
      </w:r>
      <w:r>
        <w:rPr>
          <w:i/>
          <w:iCs/>
        </w:rPr>
        <w:t>14</w:t>
      </w:r>
      <w:r>
        <w:t>(4), 682–692. https://doi.org/10.1037/0096-1523.14.4.682</w:t>
      </w:r>
    </w:p>
    <w:p w14:paraId="424A1FD6" w14:textId="77777777" w:rsidR="00181440" w:rsidRDefault="00181440" w:rsidP="00181440">
      <w:pPr>
        <w:pStyle w:val="Bibliographie"/>
      </w:pPr>
      <w:r w:rsidRPr="00181440">
        <w:rPr>
          <w:lang w:val="fr-FR"/>
        </w:rPr>
        <w:t xml:space="preserve">de Lafuente, V., Jazayeri, M., &amp; Shadlen, M. N. (2015). </w:t>
      </w:r>
      <w:r>
        <w:t xml:space="preserve">Representation of accumulating evidence for a decision in two parietal areas. </w:t>
      </w:r>
      <w:r>
        <w:rPr>
          <w:i/>
          <w:iCs/>
        </w:rPr>
        <w:t xml:space="preserve">The Journal of Neuroscience: The </w:t>
      </w:r>
      <w:r>
        <w:rPr>
          <w:i/>
          <w:iCs/>
        </w:rPr>
        <w:lastRenderedPageBreak/>
        <w:t>Official Journal of the Society for Neuroscience</w:t>
      </w:r>
      <w:r>
        <w:t xml:space="preserve">, </w:t>
      </w:r>
      <w:r>
        <w:rPr>
          <w:i/>
          <w:iCs/>
        </w:rPr>
        <w:t>35</w:t>
      </w:r>
      <w:r>
        <w:t>(10), 4306–4318. https://doi.org/10.1523/JNEUROSCI.2451-14.2015</w:t>
      </w:r>
    </w:p>
    <w:p w14:paraId="30B42957" w14:textId="77777777" w:rsidR="00181440" w:rsidRDefault="00181440" w:rsidP="00181440">
      <w:pPr>
        <w:pStyle w:val="Bibliographie"/>
      </w:pPr>
      <w:r w:rsidRPr="00181440">
        <w:rPr>
          <w:lang w:val="fr-FR"/>
        </w:rPr>
        <w:t xml:space="preserve">de Lange, F. P., Rahnev, D. A., Donner, T. H., &amp; Lau, H. (2013). </w:t>
      </w:r>
      <w:r>
        <w:t xml:space="preserve">Prestimulus oscillatory activity over motor cortex reflects perceptual expectations. </w:t>
      </w:r>
      <w:r>
        <w:rPr>
          <w:i/>
          <w:iCs/>
        </w:rPr>
        <w:t>The Journal of Neuroscience: The Official Journal of the Society for Neuroscience</w:t>
      </w:r>
      <w:r>
        <w:t xml:space="preserve">, </w:t>
      </w:r>
      <w:r>
        <w:rPr>
          <w:i/>
          <w:iCs/>
        </w:rPr>
        <w:t>33</w:t>
      </w:r>
      <w:r>
        <w:t>(4), 1400–1410. https://doi.org/10.1523/JNEUROSCI.1094-12.2013</w:t>
      </w:r>
    </w:p>
    <w:p w14:paraId="0AA2B052" w14:textId="77777777" w:rsidR="00181440" w:rsidRDefault="00181440" w:rsidP="00181440">
      <w:pPr>
        <w:pStyle w:val="Bibliographie"/>
      </w:pPr>
      <w:r>
        <w:t xml:space="preserve">Dendauw, E., Evans, N. J., Logan, G. D., Haffen, E., Bennabi, D., Gajdos, T., &amp; Servant, M. (2024). The gated cascade diffusion model: An integrated theory of decision making, motor preparation, and motor execution. </w:t>
      </w:r>
      <w:r>
        <w:rPr>
          <w:i/>
          <w:iCs/>
        </w:rPr>
        <w:t>Psychological Review</w:t>
      </w:r>
      <w:r>
        <w:t>. https://doi.org/10.1037/rev0000464</w:t>
      </w:r>
    </w:p>
    <w:p w14:paraId="1E52F8BB" w14:textId="77777777" w:rsidR="00181440" w:rsidRDefault="00181440" w:rsidP="00181440">
      <w:pPr>
        <w:pStyle w:val="Bibliographie"/>
      </w:pPr>
      <w:r>
        <w:t xml:space="preserve">Ditterich, J. (2006a). Evidence for time-variant decision making. </w:t>
      </w:r>
      <w:r>
        <w:rPr>
          <w:i/>
          <w:iCs/>
        </w:rPr>
        <w:t>The European Journal of Neuroscience</w:t>
      </w:r>
      <w:r>
        <w:t xml:space="preserve">, </w:t>
      </w:r>
      <w:r>
        <w:rPr>
          <w:i/>
          <w:iCs/>
        </w:rPr>
        <w:t>24</w:t>
      </w:r>
      <w:r>
        <w:t>(12), 3628–3641. https://doi.org/10.1111/j.1460-9568.2006.05221.x</w:t>
      </w:r>
    </w:p>
    <w:p w14:paraId="701CE796" w14:textId="77777777" w:rsidR="00181440" w:rsidRDefault="00181440" w:rsidP="00181440">
      <w:pPr>
        <w:pStyle w:val="Bibliographie"/>
      </w:pPr>
      <w:r>
        <w:t xml:space="preserve">Ditterich, J. (2006b). Stochastic models of decisions about motion direction: Behavior and physiology. </w:t>
      </w:r>
      <w:r>
        <w:rPr>
          <w:i/>
          <w:iCs/>
        </w:rPr>
        <w:t>Neural Networks: The Official Journal of the International Neural Network Society</w:t>
      </w:r>
      <w:r>
        <w:t xml:space="preserve">, </w:t>
      </w:r>
      <w:r>
        <w:rPr>
          <w:i/>
          <w:iCs/>
        </w:rPr>
        <w:t>19</w:t>
      </w:r>
      <w:r>
        <w:t>(8), 981–1012. https://doi.org/10.1016/j.neunet.2006.05.042</w:t>
      </w:r>
    </w:p>
    <w:p w14:paraId="1FED548A" w14:textId="77777777" w:rsidR="00181440" w:rsidRDefault="00181440" w:rsidP="00181440">
      <w:pPr>
        <w:pStyle w:val="Bibliographie"/>
      </w:pPr>
      <w:r>
        <w:t xml:space="preserve">Donner, T. H., Siegel, M., Fries, P., &amp; Engel, A. K. (2009). Buildup of choice-predictive activity in human motor cortex during perceptual decision making. </w:t>
      </w:r>
      <w:r>
        <w:rPr>
          <w:i/>
          <w:iCs/>
        </w:rPr>
        <w:t>Current Biology: CB</w:t>
      </w:r>
      <w:r>
        <w:t xml:space="preserve">, </w:t>
      </w:r>
      <w:r>
        <w:rPr>
          <w:i/>
          <w:iCs/>
        </w:rPr>
        <w:t>19</w:t>
      </w:r>
      <w:r>
        <w:t>(18), 1581–1585. https://doi.org/10.1016/j.cub.2009.07.066</w:t>
      </w:r>
    </w:p>
    <w:p w14:paraId="6ED0ED19" w14:textId="77777777" w:rsidR="00181440" w:rsidRDefault="00181440" w:rsidP="00181440">
      <w:pPr>
        <w:pStyle w:val="Bibliographie"/>
      </w:pPr>
      <w:r>
        <w:t xml:space="preserve">Drugowitsch, J., Moreno-Bote, R., Churchland, A. K., Shadlen, M. N., &amp; Pouget, A. (2012). The cost of accumulating evidence in perceptual decision making. </w:t>
      </w:r>
      <w:r>
        <w:rPr>
          <w:i/>
          <w:iCs/>
        </w:rPr>
        <w:t>The Journal of Neuroscience: The Official Journal of the Society for Neuroscience</w:t>
      </w:r>
      <w:r>
        <w:t xml:space="preserve">, </w:t>
      </w:r>
      <w:r>
        <w:rPr>
          <w:i/>
          <w:iCs/>
        </w:rPr>
        <w:t>32</w:t>
      </w:r>
      <w:r>
        <w:t>(11), 3612–3628. https://doi.org/10.1523/JNEUROSCI.4010-11.2012</w:t>
      </w:r>
    </w:p>
    <w:p w14:paraId="6024D669" w14:textId="77777777" w:rsidR="00181440" w:rsidRDefault="00181440" w:rsidP="00181440">
      <w:pPr>
        <w:pStyle w:val="Bibliographie"/>
      </w:pPr>
      <w:r>
        <w:t xml:space="preserve">Eriksen, C. W., Coles, M. G. H., Morris, L. R., &amp; O’hara, W. P. (1985). An electromyographic examination of response competition. </w:t>
      </w:r>
      <w:r>
        <w:rPr>
          <w:i/>
          <w:iCs/>
        </w:rPr>
        <w:t>Bulletin of the Psychonomic Society</w:t>
      </w:r>
      <w:r>
        <w:t xml:space="preserve">, </w:t>
      </w:r>
      <w:r>
        <w:rPr>
          <w:i/>
          <w:iCs/>
        </w:rPr>
        <w:t>23</w:t>
      </w:r>
      <w:r>
        <w:t>(3), 165–168. https://doi.org/10.3758/BF03329816</w:t>
      </w:r>
    </w:p>
    <w:p w14:paraId="00425D94" w14:textId="77777777" w:rsidR="00181440" w:rsidRDefault="00181440" w:rsidP="00181440">
      <w:pPr>
        <w:pStyle w:val="Bibliographie"/>
      </w:pPr>
      <w:r>
        <w:lastRenderedPageBreak/>
        <w:t xml:space="preserve">Eriksen, C. W., &amp; Eriksen, B. A. (1979). Target redundancy in visual search: Do repetitions of the target within thedisplay impair processing? </w:t>
      </w:r>
      <w:r>
        <w:rPr>
          <w:i/>
          <w:iCs/>
        </w:rPr>
        <w:t>Perception &amp; Psychophysics</w:t>
      </w:r>
      <w:r>
        <w:t xml:space="preserve">, </w:t>
      </w:r>
      <w:r>
        <w:rPr>
          <w:i/>
          <w:iCs/>
        </w:rPr>
        <w:t>26</w:t>
      </w:r>
      <w:r>
        <w:t>(3), 195–205. https://doi.org/10.3758/BF03199869</w:t>
      </w:r>
    </w:p>
    <w:p w14:paraId="0D0CABAB" w14:textId="77777777" w:rsidR="00181440" w:rsidRDefault="00181440" w:rsidP="00181440">
      <w:pPr>
        <w:pStyle w:val="Bibliographie"/>
      </w:pPr>
      <w:r>
        <w:t xml:space="preserve">Forstmann, B. U., Ratcliff, R., &amp; Wagenmakers, E.-J. (2016). Sequential Sampling Models in Cognitive Neuroscience: Advantages, Applications, and Extensions. </w:t>
      </w:r>
      <w:r>
        <w:rPr>
          <w:i/>
          <w:iCs/>
        </w:rPr>
        <w:t>Annual Review of Psychology</w:t>
      </w:r>
      <w:r>
        <w:t xml:space="preserve">, </w:t>
      </w:r>
      <w:r>
        <w:rPr>
          <w:i/>
          <w:iCs/>
        </w:rPr>
        <w:t>67</w:t>
      </w:r>
      <w:r>
        <w:t>, 641–666. https://doi.org/10.1146/annurev-psych-122414-033645</w:t>
      </w:r>
    </w:p>
    <w:p w14:paraId="3A227BBD" w14:textId="77777777" w:rsidR="00181440" w:rsidRDefault="00181440" w:rsidP="00181440">
      <w:pPr>
        <w:pStyle w:val="Bibliographie"/>
      </w:pPr>
      <w:r>
        <w:t xml:space="preserve">Gold, J. I., &amp; Shadlen, M. N. (2003). The influence of behavioral context on the representation of a perceptual decision in developing oculomotor commands. </w:t>
      </w:r>
      <w:r>
        <w:rPr>
          <w:i/>
          <w:iCs/>
        </w:rPr>
        <w:t>The Journal of Neuroscience: The Official Journal of the Society for Neuroscience</w:t>
      </w:r>
      <w:r>
        <w:t xml:space="preserve">, </w:t>
      </w:r>
      <w:r>
        <w:rPr>
          <w:i/>
          <w:iCs/>
        </w:rPr>
        <w:t>23</w:t>
      </w:r>
      <w:r>
        <w:t>(2), 632–651.</w:t>
      </w:r>
    </w:p>
    <w:p w14:paraId="57F1E7DA" w14:textId="77777777" w:rsidR="00181440" w:rsidRDefault="00181440" w:rsidP="00181440">
      <w:pPr>
        <w:pStyle w:val="Bibliographie"/>
      </w:pPr>
      <w:r>
        <w:t xml:space="preserve">Gold, J. I., &amp; Shadlen, M. N. (2007). The neural basis of decision making. </w:t>
      </w:r>
      <w:r>
        <w:rPr>
          <w:i/>
          <w:iCs/>
        </w:rPr>
        <w:t>Annual Review of Neuroscience</w:t>
      </w:r>
      <w:r>
        <w:t xml:space="preserve">, </w:t>
      </w:r>
      <w:r>
        <w:rPr>
          <w:i/>
          <w:iCs/>
        </w:rPr>
        <w:t>30</w:t>
      </w:r>
      <w:r>
        <w:t>, 535–574. https://doi.org/10.1146/annurev.neuro.29.051605.113038</w:t>
      </w:r>
    </w:p>
    <w:p w14:paraId="76587DD1" w14:textId="77777777" w:rsidR="00181440" w:rsidRDefault="00181440" w:rsidP="00181440">
      <w:pPr>
        <w:pStyle w:val="Bibliographie"/>
      </w:pPr>
      <w:r>
        <w:t xml:space="preserve">Gratton, G., Coles, M. G., Sirevaag, E. J., Eriksen, C. W., &amp; Donchin, E. (1988). Pre- and poststimulus activation of response channels: A psychophysiological analysis. </w:t>
      </w:r>
      <w:r>
        <w:rPr>
          <w:i/>
          <w:iCs/>
        </w:rPr>
        <w:t>Journal of Experimental Psychology. Human Perception and Performance</w:t>
      </w:r>
      <w:r>
        <w:t xml:space="preserve">, </w:t>
      </w:r>
      <w:r>
        <w:rPr>
          <w:i/>
          <w:iCs/>
        </w:rPr>
        <w:t>14</w:t>
      </w:r>
      <w:r>
        <w:t>(3), 331–344. https://doi.org/10.1037//0096-1523.14.3.331</w:t>
      </w:r>
    </w:p>
    <w:p w14:paraId="3BDFC325" w14:textId="77777777" w:rsidR="00181440" w:rsidRPr="00181440" w:rsidRDefault="00181440" w:rsidP="00181440">
      <w:pPr>
        <w:pStyle w:val="Bibliographie"/>
        <w:rPr>
          <w:lang w:val="fr-FR"/>
        </w:rPr>
      </w:pPr>
      <w:r>
        <w:t xml:space="preserve">Hanks, T. D., &amp; Summerfield, C. (2017). Perceptual Decision Making in Rodents, Monkeys, and Humans. </w:t>
      </w:r>
      <w:r w:rsidRPr="00181440">
        <w:rPr>
          <w:i/>
          <w:iCs/>
          <w:lang w:val="fr-FR"/>
        </w:rPr>
        <w:t>Neuron</w:t>
      </w:r>
      <w:r w:rsidRPr="00181440">
        <w:rPr>
          <w:lang w:val="fr-FR"/>
        </w:rPr>
        <w:t xml:space="preserve">, </w:t>
      </w:r>
      <w:r w:rsidRPr="00181440">
        <w:rPr>
          <w:i/>
          <w:iCs/>
          <w:lang w:val="fr-FR"/>
        </w:rPr>
        <w:t>93</w:t>
      </w:r>
      <w:r w:rsidRPr="00181440">
        <w:rPr>
          <w:lang w:val="fr-FR"/>
        </w:rPr>
        <w:t>(1), 15–31. https://doi.org/10.1016/j.neuron.2016.12.003</w:t>
      </w:r>
    </w:p>
    <w:p w14:paraId="124E44FA" w14:textId="77777777" w:rsidR="00181440" w:rsidRPr="00181440" w:rsidRDefault="00181440" w:rsidP="00181440">
      <w:pPr>
        <w:pStyle w:val="Bibliographie"/>
        <w:rPr>
          <w:lang w:val="fr-FR"/>
        </w:rPr>
      </w:pPr>
      <w:r w:rsidRPr="00181440">
        <w:rPr>
          <w:lang w:val="fr-FR"/>
        </w:rPr>
        <w:t xml:space="preserve">Harvey, C. D., Coen, P., &amp; Tank, D. W. (2012). </w:t>
      </w:r>
      <w:r>
        <w:t xml:space="preserve">Choice-specific sequences in parietal cortex during a virtual-navigation decision task. </w:t>
      </w:r>
      <w:r w:rsidRPr="00181440">
        <w:rPr>
          <w:i/>
          <w:iCs/>
          <w:lang w:val="fr-FR"/>
        </w:rPr>
        <w:t>Nature</w:t>
      </w:r>
      <w:r w:rsidRPr="00181440">
        <w:rPr>
          <w:lang w:val="fr-FR"/>
        </w:rPr>
        <w:t xml:space="preserve">, </w:t>
      </w:r>
      <w:r w:rsidRPr="00181440">
        <w:rPr>
          <w:i/>
          <w:iCs/>
          <w:lang w:val="fr-FR"/>
        </w:rPr>
        <w:t>484</w:t>
      </w:r>
      <w:r w:rsidRPr="00181440">
        <w:rPr>
          <w:lang w:val="fr-FR"/>
        </w:rPr>
        <w:t>(7392), 62–68. https://doi.org/10.1038/nature10918</w:t>
      </w:r>
    </w:p>
    <w:p w14:paraId="5FB8D8D3" w14:textId="77777777" w:rsidR="00181440" w:rsidRDefault="00181440" w:rsidP="00181440">
      <w:pPr>
        <w:pStyle w:val="Bibliographie"/>
      </w:pPr>
      <w:r w:rsidRPr="00181440">
        <w:rPr>
          <w:lang w:val="fr-FR"/>
        </w:rPr>
        <w:t xml:space="preserve">Hasbroucq, T., Akamatsu, M., Mouret, I., &amp; Seal, J. (1995). </w:t>
      </w:r>
      <w:r>
        <w:t xml:space="preserve">Finger pairings in two-choice reaction time tasks: Does the between-hands advantage reflect response preparation? </w:t>
      </w:r>
      <w:r>
        <w:rPr>
          <w:i/>
          <w:iCs/>
        </w:rPr>
        <w:t>Journal of Motor Behavior</w:t>
      </w:r>
      <w:r>
        <w:t xml:space="preserve">, </w:t>
      </w:r>
      <w:r>
        <w:rPr>
          <w:i/>
          <w:iCs/>
        </w:rPr>
        <w:t>27</w:t>
      </w:r>
      <w:r>
        <w:t>(3), 251–262. https://doi.org/10.1080/00222895.1995.9941715</w:t>
      </w:r>
    </w:p>
    <w:p w14:paraId="516304B9" w14:textId="77777777" w:rsidR="00181440" w:rsidRDefault="00181440" w:rsidP="00181440">
      <w:pPr>
        <w:pStyle w:val="Bibliographie"/>
      </w:pPr>
      <w:r>
        <w:lastRenderedPageBreak/>
        <w:t xml:space="preserve">Horwitz, G. D., &amp; Newsome, W. T. (1999). Separate signals for target selection and movement specification in the superior colliculus. </w:t>
      </w:r>
      <w:r>
        <w:rPr>
          <w:i/>
          <w:iCs/>
        </w:rPr>
        <w:t>Science (New York, N.Y.)</w:t>
      </w:r>
      <w:r>
        <w:t xml:space="preserve">, </w:t>
      </w:r>
      <w:r>
        <w:rPr>
          <w:i/>
          <w:iCs/>
        </w:rPr>
        <w:t>284</w:t>
      </w:r>
      <w:r>
        <w:t>(5417), 1158–1161. https://doi.org/10.1126/science.284.5417.1158</w:t>
      </w:r>
    </w:p>
    <w:p w14:paraId="5EB90087" w14:textId="77777777" w:rsidR="00181440" w:rsidRDefault="00181440" w:rsidP="00181440">
      <w:pPr>
        <w:pStyle w:val="Bibliographie"/>
      </w:pPr>
      <w:r>
        <w:t xml:space="preserve">Kelly, S. P., &amp; O’Connell, R. G. (2013). Internal and External Influences on the Rate of Sensory Evidence Accumulation in the Human Brain. </w:t>
      </w:r>
      <w:r>
        <w:rPr>
          <w:i/>
          <w:iCs/>
        </w:rPr>
        <w:t>Journal of Neuroscience</w:t>
      </w:r>
      <w:r>
        <w:t xml:space="preserve">, </w:t>
      </w:r>
      <w:r>
        <w:rPr>
          <w:i/>
          <w:iCs/>
        </w:rPr>
        <w:t>33</w:t>
      </w:r>
      <w:r>
        <w:t>(50), 19434–19441. https://doi.org/10.1523/JNEUROSCI.3355-13.2013</w:t>
      </w:r>
    </w:p>
    <w:p w14:paraId="7A561448" w14:textId="77777777" w:rsidR="00181440" w:rsidRDefault="00181440" w:rsidP="00181440">
      <w:pPr>
        <w:pStyle w:val="Bibliographie"/>
      </w:pPr>
      <w:r>
        <w:t xml:space="preserve">Kelly, S. P., &amp; O’Connell, R. G. (2015). The neural processes underlying perceptual decision making in humans: Recent progress and future directions. </w:t>
      </w:r>
      <w:r>
        <w:rPr>
          <w:i/>
          <w:iCs/>
        </w:rPr>
        <w:t>Journal of Physiology, Paris</w:t>
      </w:r>
      <w:r>
        <w:t xml:space="preserve">, </w:t>
      </w:r>
      <w:r>
        <w:rPr>
          <w:i/>
          <w:iCs/>
        </w:rPr>
        <w:t>109</w:t>
      </w:r>
      <w:r>
        <w:t>(1–3), 27–37. https://doi.org/10.1016/j.jphysparis.2014.08.003</w:t>
      </w:r>
    </w:p>
    <w:p w14:paraId="5354F4CF" w14:textId="77777777" w:rsidR="00181440" w:rsidRDefault="00181440" w:rsidP="00181440">
      <w:pPr>
        <w:pStyle w:val="Bibliographie"/>
      </w:pPr>
      <w:r>
        <w:t xml:space="preserve">Kiani, R., Hanks, T. D., &amp; Shadlen, M. N. (2008). Bounded integration in parietal cortex underlies decisions even when viewing duration is dictated by the environment. </w:t>
      </w:r>
      <w:r>
        <w:rPr>
          <w:i/>
          <w:iCs/>
        </w:rPr>
        <w:t>The Journal of Neuroscience: The Official Journal of the Society for Neuroscience</w:t>
      </w:r>
      <w:r>
        <w:t xml:space="preserve">, </w:t>
      </w:r>
      <w:r>
        <w:rPr>
          <w:i/>
          <w:iCs/>
        </w:rPr>
        <w:t>28</w:t>
      </w:r>
      <w:r>
        <w:t>(12), 3017–3029. https://doi.org/10.1523/JNEUROSCI.4761-07.2008</w:t>
      </w:r>
    </w:p>
    <w:p w14:paraId="7D407D57" w14:textId="77777777" w:rsidR="00181440" w:rsidRDefault="00181440" w:rsidP="00181440">
      <w:pPr>
        <w:pStyle w:val="Bibliographie"/>
      </w:pPr>
      <w:r>
        <w:t xml:space="preserve">Kinder, K. T., Buss, A. T., &amp; Tas, A. C. (2022). Tracking flanker task dynamics: Evidence for continuous attentional selectivity. </w:t>
      </w:r>
      <w:r>
        <w:rPr>
          <w:i/>
          <w:iCs/>
        </w:rPr>
        <w:t>Journal of Experimental Psychology. Human Perception and Performance</w:t>
      </w:r>
      <w:r>
        <w:t xml:space="preserve">, </w:t>
      </w:r>
      <w:r>
        <w:rPr>
          <w:i/>
          <w:iCs/>
        </w:rPr>
        <w:t>48</w:t>
      </w:r>
      <w:r>
        <w:t>(7), 771–781. https://doi.org/10.1037/xhp0001023</w:t>
      </w:r>
    </w:p>
    <w:p w14:paraId="2E157223" w14:textId="77777777" w:rsidR="00181440" w:rsidRPr="00181440" w:rsidRDefault="00181440" w:rsidP="00181440">
      <w:pPr>
        <w:pStyle w:val="Bibliographie"/>
        <w:rPr>
          <w:lang w:val="fr-FR"/>
        </w:rPr>
      </w:pPr>
      <w:r>
        <w:t xml:space="preserve">LaBerge, D. (1962). A recruitment theory of simple behavior. </w:t>
      </w:r>
      <w:r w:rsidRPr="00181440">
        <w:rPr>
          <w:i/>
          <w:iCs/>
          <w:lang w:val="fr-FR"/>
        </w:rPr>
        <w:t>Psychometrika</w:t>
      </w:r>
      <w:r w:rsidRPr="00181440">
        <w:rPr>
          <w:lang w:val="fr-FR"/>
        </w:rPr>
        <w:t xml:space="preserve">, </w:t>
      </w:r>
      <w:r w:rsidRPr="00181440">
        <w:rPr>
          <w:i/>
          <w:iCs/>
          <w:lang w:val="fr-FR"/>
        </w:rPr>
        <w:t>27</w:t>
      </w:r>
      <w:r w:rsidRPr="00181440">
        <w:rPr>
          <w:lang w:val="fr-FR"/>
        </w:rPr>
        <w:t>(4), 375–396. https://doi.org/10.1007/BF02289645</w:t>
      </w:r>
    </w:p>
    <w:p w14:paraId="07C86230" w14:textId="77777777" w:rsidR="00181440" w:rsidRDefault="00181440" w:rsidP="00181440">
      <w:pPr>
        <w:pStyle w:val="Bibliographie"/>
      </w:pPr>
      <w:r w:rsidRPr="00181440">
        <w:rPr>
          <w:lang w:val="fr-FR"/>
        </w:rPr>
        <w:t xml:space="preserve">Laming, D. R. J. (1968). </w:t>
      </w:r>
      <w:r>
        <w:rPr>
          <w:i/>
          <w:iCs/>
        </w:rPr>
        <w:t>Information theory of choice-reaction times</w:t>
      </w:r>
      <w:r>
        <w:t>. Academic Press.</w:t>
      </w:r>
    </w:p>
    <w:p w14:paraId="2D6B8B21" w14:textId="77777777" w:rsidR="00181440" w:rsidRDefault="00181440" w:rsidP="00181440">
      <w:pPr>
        <w:pStyle w:val="Bibliographie"/>
      </w:pPr>
      <w:r>
        <w:t xml:space="preserve">Lewandowsky, S., &amp; Farrell, S. (2011). </w:t>
      </w:r>
      <w:r>
        <w:rPr>
          <w:i/>
          <w:iCs/>
        </w:rPr>
        <w:t>Computational Modeling in Cognition: Principles and Practice</w:t>
      </w:r>
      <w:r>
        <w:t>. Sage.</w:t>
      </w:r>
    </w:p>
    <w:p w14:paraId="11C5339A" w14:textId="77777777" w:rsidR="00181440" w:rsidRDefault="00181440" w:rsidP="00181440">
      <w:pPr>
        <w:pStyle w:val="Bibliographie"/>
      </w:pPr>
      <w:r>
        <w:t xml:space="preserve">Liu, J., &amp; Liu, Q. (2016). Use of the integrated profile for voluntary muscle activity detection using EMG signals with spurious background spikes: A study with incomplete spinal cord injury. </w:t>
      </w:r>
      <w:r>
        <w:rPr>
          <w:i/>
          <w:iCs/>
        </w:rPr>
        <w:t>Biomedical Signal Processing and Control</w:t>
      </w:r>
      <w:r>
        <w:t xml:space="preserve">, </w:t>
      </w:r>
      <w:r>
        <w:rPr>
          <w:i/>
          <w:iCs/>
        </w:rPr>
        <w:t>24</w:t>
      </w:r>
      <w:r>
        <w:t>, 19–24. https://doi.org/10.1016/j.bspc.2015.09.004</w:t>
      </w:r>
    </w:p>
    <w:p w14:paraId="555960C7" w14:textId="77777777" w:rsidR="00181440" w:rsidRDefault="00181440" w:rsidP="00181440">
      <w:pPr>
        <w:pStyle w:val="Bibliographie"/>
      </w:pPr>
      <w:r>
        <w:lastRenderedPageBreak/>
        <w:t xml:space="preserve">Luce, R. D. (1986). </w:t>
      </w:r>
      <w:r>
        <w:rPr>
          <w:i/>
          <w:iCs/>
        </w:rPr>
        <w:t>Response times: Their role in inferring elementary mental organization.</w:t>
      </w:r>
      <w:r>
        <w:t xml:space="preserve"> Oxford University Press.</w:t>
      </w:r>
    </w:p>
    <w:p w14:paraId="60E29738" w14:textId="77777777" w:rsidR="00181440" w:rsidRDefault="00181440" w:rsidP="00181440">
      <w:pPr>
        <w:pStyle w:val="Bibliographie"/>
      </w:pPr>
      <w:r>
        <w:t xml:space="preserve">Makeig, S., Bell, A., Jung, T.-P., &amp; Sejnowski, T. J. (1995). Independent Component Analysis of Electroencephalographic Data. </w:t>
      </w:r>
      <w:r>
        <w:rPr>
          <w:i/>
          <w:iCs/>
        </w:rPr>
        <w:t>Advances in Neural Information Processing Systems</w:t>
      </w:r>
      <w:r>
        <w:t xml:space="preserve">, </w:t>
      </w:r>
      <w:r>
        <w:rPr>
          <w:i/>
          <w:iCs/>
        </w:rPr>
        <w:t>8</w:t>
      </w:r>
      <w:r>
        <w:t>. https://papers.nips.cc/paper_files/paper/1995/hash/754dda4b1ba34c6fa89716b85d68532b-Abstract.html</w:t>
      </w:r>
    </w:p>
    <w:p w14:paraId="6FD032E1" w14:textId="77777777" w:rsidR="00181440" w:rsidRDefault="00181440" w:rsidP="00181440">
      <w:pPr>
        <w:pStyle w:val="Bibliographie"/>
      </w:pPr>
      <w:r>
        <w:t xml:space="preserve">Masse, N. Y., Rosen, M. C., &amp; Freedman, D. J. (2020). Reevaluating the Role of Persistent Neural Activity in Short-Term Memory. </w:t>
      </w:r>
      <w:r>
        <w:rPr>
          <w:i/>
          <w:iCs/>
        </w:rPr>
        <w:t>Trends in Cognitive Sciences</w:t>
      </w:r>
      <w:r>
        <w:t xml:space="preserve">, </w:t>
      </w:r>
      <w:r>
        <w:rPr>
          <w:i/>
          <w:iCs/>
        </w:rPr>
        <w:t>24</w:t>
      </w:r>
      <w:r>
        <w:t>(3), 242–258. https://doi.org/10.1016/j.tics.2019.12.014</w:t>
      </w:r>
    </w:p>
    <w:p w14:paraId="213CE564" w14:textId="77777777" w:rsidR="00181440" w:rsidRDefault="00181440" w:rsidP="00181440">
      <w:pPr>
        <w:pStyle w:val="Bibliographie"/>
      </w:pPr>
      <w:r>
        <w:t xml:space="preserve">Mazurek, M. E., Roitman, J. D., Ditterich, J., &amp; Shadlen, M. N. (2003). A role for neural integrators in perceptual decision making. </w:t>
      </w:r>
      <w:r>
        <w:rPr>
          <w:i/>
          <w:iCs/>
        </w:rPr>
        <w:t>Cerebral Cortex (New York, N.Y.: 1991)</w:t>
      </w:r>
      <w:r>
        <w:t xml:space="preserve">, </w:t>
      </w:r>
      <w:r>
        <w:rPr>
          <w:i/>
          <w:iCs/>
        </w:rPr>
        <w:t>13</w:t>
      </w:r>
      <w:r>
        <w:t>(11), 1257–1269. https://doi.org/10.1093/cercor/bhg097</w:t>
      </w:r>
    </w:p>
    <w:p w14:paraId="3838E659" w14:textId="77777777" w:rsidR="00181440" w:rsidRDefault="00181440" w:rsidP="00181440">
      <w:pPr>
        <w:pStyle w:val="Bibliographie"/>
      </w:pPr>
      <w:r>
        <w:t xml:space="preserve">McClelland, J. L. (1979). On the time relations of mental processes: An examination of systems of processes in cascade. </w:t>
      </w:r>
      <w:r>
        <w:rPr>
          <w:i/>
          <w:iCs/>
        </w:rPr>
        <w:t>Psychological Review</w:t>
      </w:r>
      <w:r>
        <w:t xml:space="preserve">, </w:t>
      </w:r>
      <w:r>
        <w:rPr>
          <w:i/>
          <w:iCs/>
        </w:rPr>
        <w:t>86</w:t>
      </w:r>
      <w:r>
        <w:t>(4), 287–330. https://doi.org/10.1037/0033-295X.86.4.287</w:t>
      </w:r>
    </w:p>
    <w:p w14:paraId="79E9C6EF" w14:textId="77777777" w:rsidR="00181440" w:rsidRDefault="00181440" w:rsidP="00181440">
      <w:pPr>
        <w:pStyle w:val="Bibliographie"/>
      </w:pPr>
      <w:r>
        <w:t xml:space="preserve">Meyer, D. E., Irwin, D. E., Osman, A. M., &amp; Kounois, J. (1988). The dynamics of cognition and action: Mental processes inferred from speed-accuracy decomposition. </w:t>
      </w:r>
      <w:r>
        <w:rPr>
          <w:i/>
          <w:iCs/>
        </w:rPr>
        <w:t>Psychological Review</w:t>
      </w:r>
      <w:r>
        <w:t xml:space="preserve">, </w:t>
      </w:r>
      <w:r>
        <w:rPr>
          <w:i/>
          <w:iCs/>
        </w:rPr>
        <w:t>95</w:t>
      </w:r>
      <w:r>
        <w:t>(2), 183–237. https://doi.org/10.1037/0033-295X.95.2.183</w:t>
      </w:r>
    </w:p>
    <w:p w14:paraId="1881C087" w14:textId="77777777" w:rsidR="00181440" w:rsidRPr="00181440" w:rsidRDefault="00181440" w:rsidP="00181440">
      <w:pPr>
        <w:pStyle w:val="Bibliographie"/>
        <w:rPr>
          <w:lang w:val="fr-FR"/>
        </w:rPr>
      </w:pPr>
      <w:r>
        <w:t xml:space="preserve">Meyer, D. E., Yantis, S., Osman, A. M., &amp; Smith, J. E. (1985). Temporal properties of human information processing: Tests of discrete versus continuous models. </w:t>
      </w:r>
      <w:r w:rsidRPr="00181440">
        <w:rPr>
          <w:i/>
          <w:iCs/>
          <w:lang w:val="fr-FR"/>
        </w:rPr>
        <w:t>Cognitive Psychology</w:t>
      </w:r>
      <w:r w:rsidRPr="00181440">
        <w:rPr>
          <w:lang w:val="fr-FR"/>
        </w:rPr>
        <w:t xml:space="preserve">, </w:t>
      </w:r>
      <w:r w:rsidRPr="00181440">
        <w:rPr>
          <w:i/>
          <w:iCs/>
          <w:lang w:val="fr-FR"/>
        </w:rPr>
        <w:t>17</w:t>
      </w:r>
      <w:r w:rsidRPr="00181440">
        <w:rPr>
          <w:lang w:val="fr-FR"/>
        </w:rPr>
        <w:t>(4), 445–518. https://doi.org/10.1016/0010-0285(85)90016-7</w:t>
      </w:r>
    </w:p>
    <w:p w14:paraId="44C3BEB4" w14:textId="77777777" w:rsidR="00181440" w:rsidRDefault="00181440" w:rsidP="00181440">
      <w:pPr>
        <w:pStyle w:val="Bibliographie"/>
      </w:pPr>
      <w:r w:rsidRPr="00181440">
        <w:rPr>
          <w:lang w:val="fr-FR"/>
        </w:rPr>
        <w:t xml:space="preserve">Nakayama, K., Moher, J., &amp; Song, J.-H. (2023). </w:t>
      </w:r>
      <w:r>
        <w:t xml:space="preserve">Rethinking Vision and Action. </w:t>
      </w:r>
      <w:r>
        <w:rPr>
          <w:i/>
          <w:iCs/>
        </w:rPr>
        <w:t>Annual Review of Psychology</w:t>
      </w:r>
      <w:r>
        <w:t xml:space="preserve">, </w:t>
      </w:r>
      <w:r>
        <w:rPr>
          <w:i/>
          <w:iCs/>
        </w:rPr>
        <w:t>74</w:t>
      </w:r>
      <w:r>
        <w:t>(1), 59–86. https://doi.org/10.1146/annurev-psych-021422-043229</w:t>
      </w:r>
    </w:p>
    <w:p w14:paraId="2477DA0E" w14:textId="77777777" w:rsidR="00181440" w:rsidRDefault="00181440" w:rsidP="00181440">
      <w:pPr>
        <w:pStyle w:val="Bibliographie"/>
      </w:pPr>
      <w:r>
        <w:lastRenderedPageBreak/>
        <w:t xml:space="preserve">Nunez, M. D., Vandekerckhove, J., &amp; Srinivasan, R. (2017). How attention influences perceptual decision making: Single-trial EEG correlates of drift-diffusion model parameters. </w:t>
      </w:r>
      <w:r>
        <w:rPr>
          <w:i/>
          <w:iCs/>
        </w:rPr>
        <w:t>Journal of Mathematical Psychology</w:t>
      </w:r>
      <w:r>
        <w:t xml:space="preserve">, </w:t>
      </w:r>
      <w:r>
        <w:rPr>
          <w:i/>
          <w:iCs/>
        </w:rPr>
        <w:t>76</w:t>
      </w:r>
      <w:r>
        <w:t>, 117–130. https://doi.org/10.1016/j.jmp.2016.03.003</w:t>
      </w:r>
    </w:p>
    <w:p w14:paraId="24F51CAF" w14:textId="77777777" w:rsidR="00181440" w:rsidRDefault="00181440" w:rsidP="00181440">
      <w:pPr>
        <w:pStyle w:val="Bibliographie"/>
      </w:pPr>
      <w:r>
        <w:t xml:space="preserve">O’Connell, R. G., &amp; Kelly, S. P. (2021). Neurophysiology of Human Perceptual Decision-Making. </w:t>
      </w:r>
      <w:r>
        <w:rPr>
          <w:i/>
          <w:iCs/>
        </w:rPr>
        <w:t>Annual Review of Neuroscience</w:t>
      </w:r>
      <w:r>
        <w:t xml:space="preserve">, </w:t>
      </w:r>
      <w:r>
        <w:rPr>
          <w:i/>
          <w:iCs/>
        </w:rPr>
        <w:t>44</w:t>
      </w:r>
      <w:r>
        <w:t>, 495–516. https://doi.org/10.1146/annurev-neuro-092019-100200</w:t>
      </w:r>
    </w:p>
    <w:p w14:paraId="6A5A37FE" w14:textId="77777777" w:rsidR="00181440" w:rsidRDefault="00181440" w:rsidP="00181440">
      <w:pPr>
        <w:pStyle w:val="Bibliographie"/>
      </w:pPr>
      <w:r>
        <w:t xml:space="preserve">Peirce, J., Gray, J. R., Simpson, S., MacAskill, M., Höchenberger, R., Sogo, H., Kastman, E., &amp; Lindeløv, J. K. (2019). PsychoPy2: Experiments in behavior made easy. </w:t>
      </w:r>
      <w:r>
        <w:rPr>
          <w:i/>
          <w:iCs/>
        </w:rPr>
        <w:t>Behavior Research Methods</w:t>
      </w:r>
      <w:r>
        <w:t xml:space="preserve">, </w:t>
      </w:r>
      <w:r>
        <w:rPr>
          <w:i/>
          <w:iCs/>
        </w:rPr>
        <w:t>51</w:t>
      </w:r>
      <w:r>
        <w:t>(1), 195–203. https://doi.org/10.3758/s13428-018-01193-y</w:t>
      </w:r>
    </w:p>
    <w:p w14:paraId="222303FC" w14:textId="77777777" w:rsidR="00181440" w:rsidRDefault="00181440" w:rsidP="00181440">
      <w:pPr>
        <w:pStyle w:val="Bibliographie"/>
      </w:pPr>
      <w:r>
        <w:t xml:space="preserve">Pfurtscheller, G., &amp; Lopes da Silva, F. H. (1999). Event-related EEG/MEG synchronization and desynchronization: Basic principles. </w:t>
      </w:r>
      <w:r>
        <w:rPr>
          <w:i/>
          <w:iCs/>
        </w:rPr>
        <w:t>Clinical Neurophysiology: Official Journal of the International Federation of Clinical Neurophysiology</w:t>
      </w:r>
      <w:r>
        <w:t xml:space="preserve">, </w:t>
      </w:r>
      <w:r>
        <w:rPr>
          <w:i/>
          <w:iCs/>
        </w:rPr>
        <w:t>110</w:t>
      </w:r>
      <w:r>
        <w:t>(11), 1842–1857. https://doi.org/10.1016/s1388-2457(99)00141-8</w:t>
      </w:r>
    </w:p>
    <w:p w14:paraId="345CA5ED" w14:textId="77777777" w:rsidR="00181440" w:rsidRDefault="00181440" w:rsidP="00181440">
      <w:pPr>
        <w:pStyle w:val="Bibliographie"/>
      </w:pPr>
      <w:r>
        <w:t xml:space="preserve">Rao, V., DeAngelis, G. C., &amp; Snyder, L. H. (2012). Neural correlates of prior expectations of motion in the lateral intraparietal and middle temporal areas. </w:t>
      </w:r>
      <w:r>
        <w:rPr>
          <w:i/>
          <w:iCs/>
        </w:rPr>
        <w:t>The Journal of Neuroscience: The Official Journal of the Society for Neuroscience</w:t>
      </w:r>
      <w:r>
        <w:t xml:space="preserve">, </w:t>
      </w:r>
      <w:r>
        <w:rPr>
          <w:i/>
          <w:iCs/>
        </w:rPr>
        <w:t>32</w:t>
      </w:r>
      <w:r>
        <w:t>(29), 10063–10074. https://doi.org/10.1523/JNEUROSCI.5948-11.2012</w:t>
      </w:r>
    </w:p>
    <w:p w14:paraId="61564498" w14:textId="77777777" w:rsidR="00181440" w:rsidRDefault="00181440" w:rsidP="00181440">
      <w:pPr>
        <w:pStyle w:val="Bibliographie"/>
      </w:pPr>
      <w:r>
        <w:t xml:space="preserve">Ratcliff, R. (1988). Continuous versus discrete information processing modeling accumulation of partial information. </w:t>
      </w:r>
      <w:r>
        <w:rPr>
          <w:i/>
          <w:iCs/>
        </w:rPr>
        <w:t>Psychological Review</w:t>
      </w:r>
      <w:r>
        <w:t xml:space="preserve">, </w:t>
      </w:r>
      <w:r>
        <w:rPr>
          <w:i/>
          <w:iCs/>
        </w:rPr>
        <w:t>95</w:t>
      </w:r>
      <w:r>
        <w:t>(2), 238–255. https://doi.org/10.1037/0033-295x.95.2.238</w:t>
      </w:r>
    </w:p>
    <w:p w14:paraId="459270B5" w14:textId="77777777" w:rsidR="00181440" w:rsidRDefault="00181440" w:rsidP="00181440">
      <w:pPr>
        <w:pStyle w:val="Bibliographie"/>
      </w:pPr>
      <w:r>
        <w:t xml:space="preserve">Ratcliff, R. (2006). Modeling response signal and response time data. </w:t>
      </w:r>
      <w:r>
        <w:rPr>
          <w:i/>
          <w:iCs/>
        </w:rPr>
        <w:t>Cognitive Psychology</w:t>
      </w:r>
      <w:r>
        <w:t xml:space="preserve">, </w:t>
      </w:r>
      <w:r>
        <w:rPr>
          <w:i/>
          <w:iCs/>
        </w:rPr>
        <w:t>53</w:t>
      </w:r>
      <w:r>
        <w:t>(3), 195–237. https://doi.org/10.1016/j.cogpsych.2005.10.002</w:t>
      </w:r>
    </w:p>
    <w:p w14:paraId="1DFAA267" w14:textId="77777777" w:rsidR="00181440" w:rsidRDefault="00181440" w:rsidP="00181440">
      <w:pPr>
        <w:pStyle w:val="Bibliographie"/>
      </w:pPr>
      <w:r>
        <w:t xml:space="preserve">Ratcliff, R., Sederberg, P., Smith, T., &amp; Childers, R. (2016). A Single Trial Analysis of EEG in Recognition Memory: Tracking the Neural Correlates of Memory Strength. </w:t>
      </w:r>
      <w:r>
        <w:rPr>
          <w:i/>
          <w:iCs/>
        </w:rPr>
        <w:lastRenderedPageBreak/>
        <w:t>Neuropsychologia</w:t>
      </w:r>
      <w:r>
        <w:t xml:space="preserve">, </w:t>
      </w:r>
      <w:r>
        <w:rPr>
          <w:i/>
          <w:iCs/>
        </w:rPr>
        <w:t>93</w:t>
      </w:r>
      <w:r>
        <w:t>(Pt A), 128–141. https://doi.org/10.1016/j.neuropsychologia.2016.09.026</w:t>
      </w:r>
    </w:p>
    <w:p w14:paraId="33350A4F" w14:textId="77777777" w:rsidR="00181440" w:rsidRDefault="00181440" w:rsidP="00181440">
      <w:pPr>
        <w:pStyle w:val="Bibliographie"/>
      </w:pPr>
      <w:r>
        <w:t xml:space="preserve">Ratcliff, R., &amp; Smith, P. L. (2004). A comparison of sequential sampling models for two-choice reaction time. </w:t>
      </w:r>
      <w:r>
        <w:rPr>
          <w:i/>
          <w:iCs/>
        </w:rPr>
        <w:t>Psychological Review</w:t>
      </w:r>
      <w:r>
        <w:t xml:space="preserve">, </w:t>
      </w:r>
      <w:r>
        <w:rPr>
          <w:i/>
          <w:iCs/>
        </w:rPr>
        <w:t>111</w:t>
      </w:r>
      <w:r>
        <w:t>(2), 333–367. https://doi.org/10.1037/0033-295X.111.2.333</w:t>
      </w:r>
    </w:p>
    <w:p w14:paraId="14D937B8" w14:textId="77777777" w:rsidR="00181440" w:rsidRDefault="00181440" w:rsidP="00181440">
      <w:pPr>
        <w:pStyle w:val="Bibliographie"/>
      </w:pPr>
      <w:r>
        <w:t xml:space="preserve">Ratcliff, R., Smith, P. L., Brown, S. D., &amp; McKoon, G. (2016). Diffusion Decision Model: Current Issues and History. </w:t>
      </w:r>
      <w:r>
        <w:rPr>
          <w:i/>
          <w:iCs/>
        </w:rPr>
        <w:t>Trends in Cognitive Sciences</w:t>
      </w:r>
      <w:r>
        <w:t xml:space="preserve">, </w:t>
      </w:r>
      <w:r>
        <w:rPr>
          <w:i/>
          <w:iCs/>
        </w:rPr>
        <w:t>20</w:t>
      </w:r>
      <w:r>
        <w:t>(4), 260–281. https://doi.org/10.1016/j.tics.2016.01.007</w:t>
      </w:r>
    </w:p>
    <w:p w14:paraId="6C3B381A" w14:textId="77777777" w:rsidR="00181440" w:rsidRDefault="00181440" w:rsidP="00181440">
      <w:pPr>
        <w:pStyle w:val="Bibliographie"/>
      </w:pPr>
      <w:r>
        <w:t xml:space="preserve">Ratcliff, R., &amp; Van Dongen, H. P. A. (2011). Diffusion model for one-choice reaction-time tasks and the cognitive effects of sleep deprivation. </w:t>
      </w:r>
      <w:r>
        <w:rPr>
          <w:i/>
          <w:iCs/>
        </w:rPr>
        <w:t>Proceedings of the National Academy of Sciences of the United States of America</w:t>
      </w:r>
      <w:r>
        <w:t xml:space="preserve">, </w:t>
      </w:r>
      <w:r>
        <w:rPr>
          <w:i/>
          <w:iCs/>
        </w:rPr>
        <w:t>108</w:t>
      </w:r>
      <w:r>
        <w:t>(27), 11285–11290. https://doi.org/10.1073/pnas.1100483108</w:t>
      </w:r>
    </w:p>
    <w:p w14:paraId="36E4285E" w14:textId="77777777" w:rsidR="00181440" w:rsidRDefault="00181440" w:rsidP="00181440">
      <w:pPr>
        <w:pStyle w:val="Bibliographie"/>
      </w:pPr>
      <w:r>
        <w:t xml:space="preserve">Requin, J., Brener, J., &amp; Ring, C. (1991). Preparation for action. In </w:t>
      </w:r>
      <w:r>
        <w:rPr>
          <w:i/>
          <w:iCs/>
        </w:rPr>
        <w:t>Handbook of Cognitive Psychophysiology: Central and Autonomic Nervous System Approaches</w:t>
      </w:r>
      <w:r>
        <w:t xml:space="preserve"> (pp. 357–448). Wiley.</w:t>
      </w:r>
    </w:p>
    <w:p w14:paraId="69ED7FC7" w14:textId="77777777" w:rsidR="00181440" w:rsidRDefault="00181440" w:rsidP="00181440">
      <w:pPr>
        <w:pStyle w:val="Bibliographie"/>
      </w:pPr>
      <w:r>
        <w:t xml:space="preserve">Rogge, J., Jocham, G., &amp; Ullsperger, M. (2022). Motor cortical signals reflecting decision making and action preparation. </w:t>
      </w:r>
      <w:r>
        <w:rPr>
          <w:i/>
          <w:iCs/>
        </w:rPr>
        <w:t>NeuroImage</w:t>
      </w:r>
      <w:r>
        <w:t xml:space="preserve">, </w:t>
      </w:r>
      <w:r>
        <w:rPr>
          <w:i/>
          <w:iCs/>
        </w:rPr>
        <w:t>263</w:t>
      </w:r>
      <w:r>
        <w:t>, 119667. https://doi.org/10.1016/j.neuroimage.2022.119667</w:t>
      </w:r>
    </w:p>
    <w:p w14:paraId="574BE922" w14:textId="77777777" w:rsidR="00181440" w:rsidRDefault="00181440" w:rsidP="00181440">
      <w:pPr>
        <w:pStyle w:val="Bibliographie"/>
      </w:pPr>
      <w:r>
        <w:t xml:space="preserve">Roitman, J. D., &amp; Shadlen, M. N. (2002). Response of neurons in the lateral intraparietal area during a combined visual discrimination reaction time task. </w:t>
      </w:r>
      <w:r>
        <w:rPr>
          <w:i/>
          <w:iCs/>
        </w:rPr>
        <w:t>The Journal of Neuroscience: The Official Journal of the Society for Neuroscience</w:t>
      </w:r>
      <w:r>
        <w:t xml:space="preserve">, </w:t>
      </w:r>
      <w:r>
        <w:rPr>
          <w:i/>
          <w:iCs/>
        </w:rPr>
        <w:t>22</w:t>
      </w:r>
      <w:r>
        <w:t>(21), 9475–9489.</w:t>
      </w:r>
    </w:p>
    <w:p w14:paraId="163B9026" w14:textId="77777777" w:rsidR="00181440" w:rsidRPr="00984D0E" w:rsidRDefault="00181440" w:rsidP="00181440">
      <w:pPr>
        <w:pStyle w:val="Bibliographie"/>
        <w:rPr>
          <w:lang w:val="fr-FR"/>
        </w:rPr>
      </w:pPr>
      <w:r>
        <w:t xml:space="preserve">Rolke, B. (2008). Temporal preparation facilitates perceptual identification of letters. </w:t>
      </w:r>
      <w:r w:rsidRPr="00984D0E">
        <w:rPr>
          <w:i/>
          <w:iCs/>
          <w:lang w:val="fr-FR"/>
        </w:rPr>
        <w:t>Perception &amp; Psychophysics</w:t>
      </w:r>
      <w:r w:rsidRPr="00984D0E">
        <w:rPr>
          <w:lang w:val="fr-FR"/>
        </w:rPr>
        <w:t xml:space="preserve">, </w:t>
      </w:r>
      <w:r w:rsidRPr="00984D0E">
        <w:rPr>
          <w:i/>
          <w:iCs/>
          <w:lang w:val="fr-FR"/>
        </w:rPr>
        <w:t>70</w:t>
      </w:r>
      <w:r w:rsidRPr="00984D0E">
        <w:rPr>
          <w:lang w:val="fr-FR"/>
        </w:rPr>
        <w:t>(7), 1305–1313. https://doi.org/10.3758/PP.70.7.1305</w:t>
      </w:r>
    </w:p>
    <w:p w14:paraId="0615D0A2" w14:textId="77777777" w:rsidR="00181440" w:rsidRDefault="00181440" w:rsidP="00181440">
      <w:pPr>
        <w:pStyle w:val="Bibliographie"/>
      </w:pPr>
      <w:r w:rsidRPr="00984D0E">
        <w:rPr>
          <w:lang w:val="fr-FR"/>
        </w:rPr>
        <w:lastRenderedPageBreak/>
        <w:t xml:space="preserve">Rolke, B., &amp; Ulrich, R. (2010). </w:t>
      </w:r>
      <w:r>
        <w:t xml:space="preserve">On the locus of temporal preparation: Enhancement of premotor processes? In A. C. Nobre &amp; J. T. Coull (Eds.), </w:t>
      </w:r>
      <w:r>
        <w:rPr>
          <w:i/>
          <w:iCs/>
        </w:rPr>
        <w:t>Attention and Time</w:t>
      </w:r>
      <w:r>
        <w:t xml:space="preserve"> (pp. 227–242). Oxford University Press. https://doi.org/10.1093/acprof:oso/9780199563456.003.0017</w:t>
      </w:r>
    </w:p>
    <w:p w14:paraId="0DF18DA1" w14:textId="77777777" w:rsidR="00181440" w:rsidRDefault="00181440" w:rsidP="00181440">
      <w:pPr>
        <w:pStyle w:val="Bibliographie"/>
      </w:pPr>
      <w:r>
        <w:t xml:space="preserve">Santello, M., &amp; McDonagh, M. J. (1998). The control of timing and amplitude of EMG activity in landing movements in humans. </w:t>
      </w:r>
      <w:r>
        <w:rPr>
          <w:i/>
          <w:iCs/>
        </w:rPr>
        <w:t>Experimental Physiology</w:t>
      </w:r>
      <w:r>
        <w:t xml:space="preserve">, </w:t>
      </w:r>
      <w:r>
        <w:rPr>
          <w:i/>
          <w:iCs/>
        </w:rPr>
        <w:t>83</w:t>
      </w:r>
      <w:r>
        <w:t>(6), 857–874. https://doi.org/10.1113/expphysiol.1998.sp004165</w:t>
      </w:r>
    </w:p>
    <w:p w14:paraId="06D30480" w14:textId="77777777" w:rsidR="00181440" w:rsidRDefault="00181440" w:rsidP="00181440">
      <w:pPr>
        <w:pStyle w:val="Bibliographie"/>
      </w:pPr>
      <w:r>
        <w:t xml:space="preserve">Schall, J. D. (2019). Accumulators, Neurons, and Response Time. </w:t>
      </w:r>
      <w:r>
        <w:rPr>
          <w:i/>
          <w:iCs/>
        </w:rPr>
        <w:t>Trends in Neurosciences</w:t>
      </w:r>
      <w:r>
        <w:t xml:space="preserve">, </w:t>
      </w:r>
      <w:r>
        <w:rPr>
          <w:i/>
          <w:iCs/>
        </w:rPr>
        <w:t>42</w:t>
      </w:r>
      <w:r>
        <w:t>(12), 848–860. https://doi.org/10.1016/j.tins.2019.10.001</w:t>
      </w:r>
    </w:p>
    <w:p w14:paraId="68606004" w14:textId="77777777" w:rsidR="00181440" w:rsidRDefault="00181440" w:rsidP="00181440">
      <w:pPr>
        <w:pStyle w:val="Bibliographie"/>
      </w:pPr>
      <w:r>
        <w:t xml:space="preserve">Seibold, V. C., Balke, J., &amp; Rolke, B. (2023). Temporal attention. </w:t>
      </w:r>
      <w:r>
        <w:rPr>
          <w:i/>
          <w:iCs/>
        </w:rPr>
        <w:t>Frontiers in Cognition</w:t>
      </w:r>
      <w:r>
        <w:t xml:space="preserve">, </w:t>
      </w:r>
      <w:r>
        <w:rPr>
          <w:i/>
          <w:iCs/>
        </w:rPr>
        <w:t>2</w:t>
      </w:r>
      <w:r>
        <w:t>. https://doi.org/10.3389/fcogn.2023.1168320</w:t>
      </w:r>
    </w:p>
    <w:p w14:paraId="54505829" w14:textId="77777777" w:rsidR="00181440" w:rsidRDefault="00181440" w:rsidP="00181440">
      <w:pPr>
        <w:pStyle w:val="Bibliographie"/>
      </w:pPr>
      <w:r>
        <w:t xml:space="preserve">Servant, M., Logan, G. D., Gajdos, T., &amp; Evans, N. J. (2021). An integrated theory of deciding and acting. </w:t>
      </w:r>
      <w:r>
        <w:rPr>
          <w:i/>
          <w:iCs/>
        </w:rPr>
        <w:t>Journal of Experimental Psychology. General</w:t>
      </w:r>
      <w:r>
        <w:t xml:space="preserve">, </w:t>
      </w:r>
      <w:r>
        <w:rPr>
          <w:i/>
          <w:iCs/>
        </w:rPr>
        <w:t>150</w:t>
      </w:r>
      <w:r>
        <w:t>(12), 2435–2454. https://doi.org/10.1037/xge0001063</w:t>
      </w:r>
    </w:p>
    <w:p w14:paraId="29530D83" w14:textId="77777777" w:rsidR="00181440" w:rsidRDefault="00181440" w:rsidP="00181440">
      <w:pPr>
        <w:pStyle w:val="Bibliographie"/>
      </w:pPr>
      <w:r>
        <w:t xml:space="preserve">Shadlen, M. N., &amp; Newsome, W. T. (2001). Neural basis of a perceptual decision in the parietal cortex (area LIP) of the rhesus monkey. </w:t>
      </w:r>
      <w:r>
        <w:rPr>
          <w:i/>
          <w:iCs/>
        </w:rPr>
        <w:t>Journal of Neurophysiology</w:t>
      </w:r>
      <w:r>
        <w:t xml:space="preserve">, </w:t>
      </w:r>
      <w:r>
        <w:rPr>
          <w:i/>
          <w:iCs/>
        </w:rPr>
        <w:t>86</w:t>
      </w:r>
      <w:r>
        <w:t>(4), 1916–1936. https://doi.org/10.1152/jn.2001.86.4.1916</w:t>
      </w:r>
    </w:p>
    <w:p w14:paraId="723A34A7" w14:textId="77777777" w:rsidR="00181440" w:rsidRDefault="00181440" w:rsidP="00181440">
      <w:pPr>
        <w:pStyle w:val="Bibliographie"/>
      </w:pPr>
      <w:r>
        <w:t xml:space="preserve">Shushruth, S., Zylberberg, A., &amp; Shadlen, M. N. (2022). Sequential sampling from memory underlies action selection during abstract decision-making. </w:t>
      </w:r>
      <w:r>
        <w:rPr>
          <w:i/>
          <w:iCs/>
        </w:rPr>
        <w:t>Current Biology: CB</w:t>
      </w:r>
      <w:r>
        <w:t xml:space="preserve">, </w:t>
      </w:r>
      <w:r>
        <w:rPr>
          <w:i/>
          <w:iCs/>
        </w:rPr>
        <w:t>32</w:t>
      </w:r>
      <w:r>
        <w:t>(9), 1949-1960.e5. https://doi.org/10.1016/j.cub.2022.03.014</w:t>
      </w:r>
    </w:p>
    <w:p w14:paraId="3E02D13F" w14:textId="77777777" w:rsidR="00181440" w:rsidRDefault="00181440" w:rsidP="00181440">
      <w:pPr>
        <w:pStyle w:val="Bibliographie"/>
      </w:pPr>
      <w:r>
        <w:t xml:space="preserve">Smith, P. L. (1995). Psychophysically principled models of visual simple reaction time. </w:t>
      </w:r>
      <w:r>
        <w:rPr>
          <w:i/>
          <w:iCs/>
        </w:rPr>
        <w:t>Psychological Review</w:t>
      </w:r>
      <w:r>
        <w:t xml:space="preserve">, </w:t>
      </w:r>
      <w:r>
        <w:rPr>
          <w:i/>
          <w:iCs/>
        </w:rPr>
        <w:t>102</w:t>
      </w:r>
      <w:r>
        <w:t>(3), 567–593. https://doi.org/10.1037/0033-295X.102.3.567</w:t>
      </w:r>
    </w:p>
    <w:p w14:paraId="0D222AFE" w14:textId="77777777" w:rsidR="00181440" w:rsidRDefault="00181440" w:rsidP="00181440">
      <w:pPr>
        <w:pStyle w:val="Bibliographie"/>
      </w:pPr>
      <w:r>
        <w:t xml:space="preserve">Song, J.-H., &amp; Nakayama, K. (2009). Hidden cognitive states revealed in choice reaching tasks. </w:t>
      </w:r>
      <w:r>
        <w:rPr>
          <w:i/>
          <w:iCs/>
        </w:rPr>
        <w:t>Trends in Cognitive Sciences</w:t>
      </w:r>
      <w:r>
        <w:t xml:space="preserve">, </w:t>
      </w:r>
      <w:r>
        <w:rPr>
          <w:i/>
          <w:iCs/>
        </w:rPr>
        <w:t>13</w:t>
      </w:r>
      <w:r>
        <w:t>(8), 360–366. https://doi.org/10.1016/j.tics.2009.04.009</w:t>
      </w:r>
    </w:p>
    <w:p w14:paraId="72D8023A" w14:textId="77777777" w:rsidR="00181440" w:rsidRDefault="00181440" w:rsidP="00181440">
      <w:pPr>
        <w:pStyle w:val="Bibliographie"/>
      </w:pPr>
      <w:r>
        <w:lastRenderedPageBreak/>
        <w:t xml:space="preserve">Stone, M. (1960). Models for choice-reaction time. </w:t>
      </w:r>
      <w:r>
        <w:rPr>
          <w:i/>
          <w:iCs/>
        </w:rPr>
        <w:t>Psychometrika</w:t>
      </w:r>
      <w:r>
        <w:t xml:space="preserve">, </w:t>
      </w:r>
      <w:r>
        <w:rPr>
          <w:i/>
          <w:iCs/>
        </w:rPr>
        <w:t>25</w:t>
      </w:r>
      <w:r>
        <w:t>(3), 251–260. https://doi.org/10.1007/BF02289729</w:t>
      </w:r>
    </w:p>
    <w:p w14:paraId="63DA4E80" w14:textId="77777777" w:rsidR="00181440" w:rsidRDefault="00181440" w:rsidP="00181440">
      <w:pPr>
        <w:pStyle w:val="Bibliographie"/>
      </w:pPr>
      <w:r>
        <w:t xml:space="preserve">Tandonnet, C., Burle, B., Vidal, F., &amp; Hasbroucq, T. (2003). The influence of time preparation on motor processes assessed by surface Laplacian estimation. </w:t>
      </w:r>
      <w:r>
        <w:rPr>
          <w:i/>
          <w:iCs/>
        </w:rPr>
        <w:t>Clinical Neurophysiology: Official Journal of the International Federation of Clinical Neurophysiology</w:t>
      </w:r>
      <w:r>
        <w:t xml:space="preserve">, </w:t>
      </w:r>
      <w:r>
        <w:rPr>
          <w:i/>
          <w:iCs/>
        </w:rPr>
        <w:t>114</w:t>
      </w:r>
      <w:r>
        <w:t>(12), 2376–2384. https://doi.org/10.1016/s1388-2457(03)00253-0</w:t>
      </w:r>
    </w:p>
    <w:p w14:paraId="49025FD6" w14:textId="77777777" w:rsidR="00181440" w:rsidRDefault="00181440" w:rsidP="00181440">
      <w:pPr>
        <w:pStyle w:val="Bibliographie"/>
      </w:pPr>
      <w:r>
        <w:t xml:space="preserve">Thura, D., Beauregard-Racine, J., Fradet, C.-W., &amp; Cisek, P. (2012). Decision making by urgency gating: Theory and experimental support. </w:t>
      </w:r>
      <w:r>
        <w:rPr>
          <w:i/>
          <w:iCs/>
        </w:rPr>
        <w:t>Journal of Neurophysiology</w:t>
      </w:r>
      <w:r>
        <w:t xml:space="preserve">, </w:t>
      </w:r>
      <w:r>
        <w:rPr>
          <w:i/>
          <w:iCs/>
        </w:rPr>
        <w:t>108</w:t>
      </w:r>
      <w:r>
        <w:t>(11), 2912–2930. https://doi.org/10.1152/jn.01071.2011</w:t>
      </w:r>
    </w:p>
    <w:p w14:paraId="7B237EB0" w14:textId="77777777" w:rsidR="00181440" w:rsidRDefault="00181440" w:rsidP="00181440">
      <w:pPr>
        <w:pStyle w:val="Bibliographie"/>
      </w:pPr>
      <w:r>
        <w:t xml:space="preserve">Twomey, D. M., Kelly, S. P., &amp; O’Connell, R. G. (2016). Abstract and Effector-Selective Decision Signals Exhibit Qualitatively Distinct Dynamics before Delayed Perceptual Reports. </w:t>
      </w:r>
      <w:r>
        <w:rPr>
          <w:i/>
          <w:iCs/>
        </w:rPr>
        <w:t>The Journal of Neuroscience: The Official Journal of the Society for Neuroscience</w:t>
      </w:r>
      <w:r>
        <w:t xml:space="preserve">, </w:t>
      </w:r>
      <w:r>
        <w:rPr>
          <w:i/>
          <w:iCs/>
        </w:rPr>
        <w:t>36</w:t>
      </w:r>
      <w:r>
        <w:t>(28), 7346–7352. https://doi.org/10.1523/JNEUROSCI.4162-15.2016</w:t>
      </w:r>
    </w:p>
    <w:p w14:paraId="1BC02000" w14:textId="77777777" w:rsidR="00181440" w:rsidRDefault="00181440" w:rsidP="00181440">
      <w:pPr>
        <w:pStyle w:val="Bibliographie"/>
      </w:pPr>
      <w:r>
        <w:t xml:space="preserve">Usher, M., &amp; McClelland, J. L. (2001). The time course of perceptual choice: The leaky, competing accumulator model. </w:t>
      </w:r>
      <w:r>
        <w:rPr>
          <w:i/>
          <w:iCs/>
        </w:rPr>
        <w:t>Psychological Review</w:t>
      </w:r>
      <w:r>
        <w:t xml:space="preserve">, </w:t>
      </w:r>
      <w:r>
        <w:rPr>
          <w:i/>
          <w:iCs/>
        </w:rPr>
        <w:t>108</w:t>
      </w:r>
      <w:r>
        <w:t>(3), 550–592. https://doi.org/10.1037/0033-295x.108.3.550</w:t>
      </w:r>
    </w:p>
    <w:p w14:paraId="34984F6E" w14:textId="77777777" w:rsidR="00181440" w:rsidRDefault="00181440" w:rsidP="00181440">
      <w:pPr>
        <w:pStyle w:val="Bibliographie"/>
      </w:pPr>
      <w:r>
        <w:t xml:space="preserve">Verdonck, S., Loossens, T., &amp; Philiastides, M. G. (2020). The Leaky Integrating Threshold and its impact on evidence accumulation models of choice response time (RT). </w:t>
      </w:r>
      <w:r>
        <w:rPr>
          <w:i/>
          <w:iCs/>
        </w:rPr>
        <w:t>Psychological Review</w:t>
      </w:r>
      <w:r>
        <w:t>. https://doi.org/10.1037/rev0000258</w:t>
      </w:r>
    </w:p>
    <w:p w14:paraId="522C07FA" w14:textId="77777777" w:rsidR="00181440" w:rsidRDefault="00181440" w:rsidP="00181440">
      <w:pPr>
        <w:pStyle w:val="Bibliographie"/>
      </w:pPr>
      <w:r>
        <w:t xml:space="preserve">Vigotsky, A. D., Halperin, I., Lehman, G. J., Trajano, G. S., &amp; Vieira, T. M. (2018). Interpreting Signal Amplitudes in Surface Electromyography Studies in Sport and Rehabilitation Sciences. </w:t>
      </w:r>
      <w:r>
        <w:rPr>
          <w:i/>
          <w:iCs/>
        </w:rPr>
        <w:t>Frontiers in Physiology</w:t>
      </w:r>
      <w:r>
        <w:t xml:space="preserve">, </w:t>
      </w:r>
      <w:r>
        <w:rPr>
          <w:i/>
          <w:iCs/>
        </w:rPr>
        <w:t>8</w:t>
      </w:r>
      <w:r>
        <w:t>. https://doi.org/10.3389/fphys.2017.00985</w:t>
      </w:r>
    </w:p>
    <w:p w14:paraId="7E3AD390" w14:textId="77777777" w:rsidR="00181440" w:rsidRDefault="00181440" w:rsidP="00181440">
      <w:pPr>
        <w:pStyle w:val="Bibliographie"/>
      </w:pPr>
      <w:r>
        <w:lastRenderedPageBreak/>
        <w:t xml:space="preserve">Wang, X.-J. (2008). Decision making in recurrent neuronal circuits. </w:t>
      </w:r>
      <w:r>
        <w:rPr>
          <w:i/>
          <w:iCs/>
        </w:rPr>
        <w:t>Neuron</w:t>
      </w:r>
      <w:r>
        <w:t xml:space="preserve">, </w:t>
      </w:r>
      <w:r>
        <w:rPr>
          <w:i/>
          <w:iCs/>
        </w:rPr>
        <w:t>60</w:t>
      </w:r>
      <w:r>
        <w:t>(2), 215–234. https://doi.org/10.1016/j.neuron.2008.09.034</w:t>
      </w:r>
    </w:p>
    <w:p w14:paraId="31D34209" w14:textId="77777777" w:rsidR="00181440" w:rsidRDefault="00181440" w:rsidP="00181440">
      <w:pPr>
        <w:pStyle w:val="Bibliographie"/>
      </w:pPr>
      <w:r>
        <w:t xml:space="preserve">Wong, K.-F., &amp; Wang, X.-J. (2006). A recurrent network mechanism of time integration in perceptual decisions. </w:t>
      </w:r>
      <w:r>
        <w:rPr>
          <w:i/>
          <w:iCs/>
        </w:rPr>
        <w:t>The Journal of Neuroscience: The Official Journal of the Society for Neuroscience</w:t>
      </w:r>
      <w:r>
        <w:t xml:space="preserve">, </w:t>
      </w:r>
      <w:r>
        <w:rPr>
          <w:i/>
          <w:iCs/>
        </w:rPr>
        <w:t>26</w:t>
      </w:r>
      <w:r>
        <w:t>(4), 1314–1328. https://doi.org/10.1523/JNEUROSCI.3733-05.2006</w:t>
      </w:r>
    </w:p>
    <w:p w14:paraId="10991D87" w14:textId="77777777" w:rsidR="00181440" w:rsidRDefault="00181440" w:rsidP="00181440">
      <w:pPr>
        <w:pStyle w:val="Bibliographie"/>
      </w:pPr>
      <w:r>
        <w:t xml:space="preserve">Woodrow, H. (1914). The measurement of attention. </w:t>
      </w:r>
      <w:r>
        <w:rPr>
          <w:i/>
          <w:iCs/>
        </w:rPr>
        <w:t>The Psychological Monographs</w:t>
      </w:r>
      <w:r>
        <w:t xml:space="preserve">, </w:t>
      </w:r>
      <w:r>
        <w:rPr>
          <w:i/>
          <w:iCs/>
        </w:rPr>
        <w:t>17</w:t>
      </w:r>
      <w:r>
        <w:t>(5), i–158. https://doi.org/10.1037/h0093087</w:t>
      </w:r>
    </w:p>
    <w:p w14:paraId="39AAA5A9" w14:textId="7E1F0FD9" w:rsidR="002752A0" w:rsidRDefault="002752A0" w:rsidP="003628F4">
      <w:r>
        <w:fldChar w:fldCharType="end"/>
      </w:r>
    </w:p>
    <w:p w14:paraId="729C9676" w14:textId="2ED3FDEE" w:rsidR="002752A0" w:rsidRPr="002752A0" w:rsidRDefault="002752A0" w:rsidP="003628F4"/>
    <w:sectPr w:rsidR="002752A0" w:rsidRPr="002752A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9215B" w14:textId="77777777" w:rsidR="00B95AED" w:rsidRDefault="00B95AED" w:rsidP="003628F4">
      <w:r>
        <w:separator/>
      </w:r>
    </w:p>
    <w:p w14:paraId="7D61770D" w14:textId="77777777" w:rsidR="00B95AED" w:rsidRDefault="00B95AED" w:rsidP="003628F4"/>
  </w:endnote>
  <w:endnote w:type="continuationSeparator" w:id="0">
    <w:p w14:paraId="53F4D0FC" w14:textId="77777777" w:rsidR="00B95AED" w:rsidRDefault="00B95AED" w:rsidP="003628F4">
      <w:r>
        <w:continuationSeparator/>
      </w:r>
    </w:p>
    <w:p w14:paraId="720241B0" w14:textId="77777777" w:rsidR="00B95AED" w:rsidRDefault="00B95AED" w:rsidP="003628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1352713"/>
      <w:docPartObj>
        <w:docPartGallery w:val="Page Numbers (Bottom of Page)"/>
        <w:docPartUnique/>
      </w:docPartObj>
    </w:sdtPr>
    <w:sdtContent>
      <w:p w14:paraId="1D2A2DFD" w14:textId="4C38C1BA" w:rsidR="005576F3" w:rsidRDefault="005576F3">
        <w:pPr>
          <w:pStyle w:val="Pieddepage"/>
          <w:jc w:val="center"/>
        </w:pPr>
        <w:r>
          <w:fldChar w:fldCharType="begin"/>
        </w:r>
        <w:r>
          <w:instrText>PAGE   \* MERGEFORMAT</w:instrText>
        </w:r>
        <w:r>
          <w:fldChar w:fldCharType="separate"/>
        </w:r>
        <w:r w:rsidR="00976D5B" w:rsidRPr="00976D5B">
          <w:rPr>
            <w:noProof/>
            <w:lang w:val="fr-FR"/>
          </w:rPr>
          <w:t>71</w:t>
        </w:r>
        <w:r>
          <w:fldChar w:fldCharType="end"/>
        </w:r>
      </w:p>
    </w:sdtContent>
  </w:sdt>
  <w:p w14:paraId="447E154C" w14:textId="0B678371" w:rsidR="005576F3" w:rsidRDefault="005576F3" w:rsidP="002B74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0B5085" w14:textId="77777777" w:rsidR="00B95AED" w:rsidRDefault="00B95AED" w:rsidP="003628F4">
      <w:r>
        <w:separator/>
      </w:r>
    </w:p>
  </w:footnote>
  <w:footnote w:type="continuationSeparator" w:id="0">
    <w:p w14:paraId="1855EDF8" w14:textId="77777777" w:rsidR="00B95AED" w:rsidRDefault="00B95AED" w:rsidP="003628F4">
      <w:r>
        <w:continuationSeparator/>
      </w:r>
    </w:p>
  </w:footnote>
  <w:footnote w:type="continuationNotice" w:id="1">
    <w:p w14:paraId="4389392C" w14:textId="77777777" w:rsidR="00B95AED" w:rsidRDefault="00B95AED">
      <w:pPr>
        <w:spacing w:after="0" w:line="240" w:lineRule="auto"/>
      </w:pPr>
    </w:p>
  </w:footnote>
  <w:footnote w:id="2">
    <w:p w14:paraId="434F6D66" w14:textId="77777777" w:rsidR="005576F3" w:rsidRPr="00897AE8" w:rsidRDefault="005576F3" w:rsidP="004D46DC">
      <w:pPr>
        <w:pStyle w:val="Notedebasdepage"/>
        <w:contextualSpacing/>
      </w:pPr>
      <w:r w:rsidRPr="00897AE8">
        <w:rPr>
          <w:rStyle w:val="Appelnotedebasdep"/>
        </w:rPr>
        <w:footnoteRef/>
      </w:r>
      <w:r w:rsidRPr="00897AE8">
        <w:t xml:space="preserve"> </w:t>
      </w:r>
      <w:r>
        <w:t>A</w:t>
      </w:r>
      <w:r w:rsidRPr="00897AE8">
        <w:t xml:space="preserve"> full mathematical </w:t>
      </w:r>
      <w:r>
        <w:t xml:space="preserve">specification of the models is available in </w:t>
      </w:r>
      <w:proofErr w:type="spellStart"/>
      <w:r>
        <w:t>Verdonck</w:t>
      </w:r>
      <w:proofErr w:type="spellEnd"/>
      <w:r>
        <w:t xml:space="preserve"> et al. (2020) and </w:t>
      </w:r>
      <w:proofErr w:type="spellStart"/>
      <w:r>
        <w:t>Dendauw</w:t>
      </w:r>
      <w:proofErr w:type="spellEnd"/>
      <w:r>
        <w:t xml:space="preserve"> et al. (2024). </w:t>
      </w:r>
    </w:p>
  </w:footnote>
  <w:footnote w:id="3">
    <w:p w14:paraId="5924BAD8" w14:textId="3C086DEC" w:rsidR="005576F3" w:rsidRPr="00F74CFB" w:rsidRDefault="005576F3" w:rsidP="004D46DC">
      <w:pPr>
        <w:pStyle w:val="Notedebasdepage"/>
        <w:contextualSpacing/>
      </w:pPr>
      <w:r w:rsidRPr="00F74CFB">
        <w:rPr>
          <w:rStyle w:val="Appelnotedebasdep"/>
        </w:rPr>
        <w:footnoteRef/>
      </w:r>
      <w:r>
        <w:t xml:space="preserve"> </w:t>
      </w:r>
      <w:r w:rsidRPr="00F74CFB">
        <w:t xml:space="preserve">Evidence for a filtering mechanism at the motor preparation </w:t>
      </w:r>
      <w:r>
        <w:t xml:space="preserve">level </w:t>
      </w:r>
      <w:r w:rsidRPr="00F74CFB">
        <w:t>comes from model fits to behavioral and electrophysiological data</w:t>
      </w:r>
      <w:r>
        <w:t xml:space="preserve"> in FR tasks </w:t>
      </w:r>
      <w:r>
        <w:fldChar w:fldCharType="begin"/>
      </w:r>
      <w:r>
        <w:instrText xml:space="preserve"> ADDIN ZOTERO_ITEM CSL_CITATION {"citationID":"mMXU7qJs","properties":{"formattedCitation":"(Balsdon et al., 2023; Dendauw et al., 2024; Verdonck et al., 2020)","plainCitation":"(Balsdon et al., 2023; Dendauw et al., 2024; Verdonck et al., 2020)","noteIndex":2},"citationItems":[{"id":7770,"uris":["http://zotero.org/users/5679506/items/H4QPT5ET"],"itemData":{"id":7770,"type":"article-journal","abstract":"Sensorimotor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Biol","language":"eng","note":"PMID: 37459392\nPMCID: PMC10393169","page":"e3002200","source":"PubMed","title":"Secondary motor integration as a final arbiter in sensorimotor decision-making","volume":"21","author":[{"family":"Balsdon","given":"Tarryn"},{"family":"Verdonck","given":"Stijn"},{"family":"Loossens","given":"Tim"},{"family":"Philiastides","given":"Marios G."}],"issued":{"date-parts":[["2023",7]]}}},{"id":8771,"uris":["http://zotero.org/users/5679506/items/83Q7PQC7"],"itemData":{"id":8771,"type":"article-journal","abstract":"This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Rev","language":"eng","note":"PMID: 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fldChar w:fldCharType="separate"/>
      </w:r>
      <w:r w:rsidRPr="00C73449">
        <w:t>(Balsdon et al., 2023; Dendauw et al., 2024; Verdonck et al., 2020)</w:t>
      </w:r>
      <w:r>
        <w:fldChar w:fldCharType="end"/>
      </w:r>
      <w:r>
        <w:t>.</w:t>
      </w:r>
    </w:p>
  </w:footnote>
  <w:footnote w:id="4">
    <w:p w14:paraId="7120D3AC" w14:textId="77777777" w:rsidR="005576F3" w:rsidRPr="005623CB" w:rsidRDefault="005576F3" w:rsidP="004D46DC">
      <w:pPr>
        <w:pStyle w:val="Notedebasdepage"/>
        <w:contextualSpacing/>
      </w:pPr>
      <w:r w:rsidRPr="005623CB">
        <w:rPr>
          <w:rStyle w:val="Appelnotedebasdep"/>
        </w:rPr>
        <w:footnoteRef/>
      </w:r>
      <w:r w:rsidRPr="005623CB">
        <w:t xml:space="preserve"> An EMG burst constitutes a precursor to force production. The conversion of myoelectric activity into muscle force involves a series of electrochemical and mechanical processes that are irrelevant to the present work. </w:t>
      </w:r>
    </w:p>
  </w:footnote>
  <w:footnote w:id="5">
    <w:p w14:paraId="4FD94409" w14:textId="709EA7D2" w:rsidR="005576F3" w:rsidRDefault="005576F3" w:rsidP="004D46DC">
      <w:pPr>
        <w:pStyle w:val="Notedebasdepage"/>
        <w:contextualSpacing/>
      </w:pPr>
      <w:r w:rsidRPr="00B01A0C">
        <w:rPr>
          <w:rStyle w:val="Appelnotedebasdep"/>
        </w:rPr>
        <w:footnoteRef/>
      </w:r>
      <w:r w:rsidRPr="00B01A0C">
        <w:t xml:space="preserve"> Due to working memory capacity limitations, monkeys are unlikely to store the full stream of evidence from the stimulus. Using computer simulations, </w:t>
      </w:r>
      <w:proofErr w:type="spellStart"/>
      <w:r w:rsidRPr="00B01A0C">
        <w:t>Shrushruth</w:t>
      </w:r>
      <w:proofErr w:type="spellEnd"/>
      <w:r w:rsidRPr="00B01A0C">
        <w:t xml:space="preserve"> et al. (2022) showed that the accumulation of a few samples of evidence can provide a reasonable approximation of psychometric functions obtained when integrating the full stream of evidence.  </w:t>
      </w:r>
    </w:p>
    <w:p w14:paraId="11992166" w14:textId="77777777" w:rsidR="005576F3" w:rsidRPr="00B01A0C" w:rsidRDefault="005576F3" w:rsidP="004D46DC">
      <w:pPr>
        <w:pStyle w:val="Notedebasdepage"/>
        <w:contextualSpacing/>
      </w:pPr>
    </w:p>
  </w:footnote>
  <w:footnote w:id="6">
    <w:p w14:paraId="3384D21E" w14:textId="511BB1FE" w:rsidR="005576F3" w:rsidRPr="006B4B7A" w:rsidRDefault="005576F3" w:rsidP="004D46DC">
      <w:pPr>
        <w:pStyle w:val="Notedebasdepage"/>
        <w:contextualSpacing/>
      </w:pPr>
      <w:r w:rsidRPr="006B4B7A">
        <w:rPr>
          <w:rStyle w:val="Appelnotedebasdep"/>
        </w:rPr>
        <w:footnoteRef/>
      </w:r>
      <w:r w:rsidRPr="006B4B7A">
        <w:t xml:space="preserve"> The idea behind short</w:t>
      </w:r>
      <w:r>
        <w:t>-term synaptic plasticity</w:t>
      </w:r>
      <w:r w:rsidRPr="006B4B7A">
        <w:t xml:space="preserve"> is that synaptic connections are dynamically modulated in response to neuronal activity, allowing information to be stored in short-te</w:t>
      </w:r>
      <w:r>
        <w:t>rm memory without the need for sustained activity.</w:t>
      </w:r>
    </w:p>
  </w:footnote>
  <w:footnote w:id="7">
    <w:p w14:paraId="62F05347" w14:textId="28BECE8C" w:rsidR="005576F3" w:rsidRPr="005623CB" w:rsidRDefault="005576F3" w:rsidP="004D46DC">
      <w:pPr>
        <w:pStyle w:val="Notedebasdepage"/>
        <w:contextualSpacing/>
      </w:pPr>
      <w:r w:rsidRPr="005623CB">
        <w:rPr>
          <w:rStyle w:val="Appelnotedebasdep"/>
        </w:rPr>
        <w:footnoteRef/>
      </w:r>
      <w:r w:rsidRPr="005623CB">
        <w:t xml:space="preserve"> Evidence from the RS may be accumulated by both the stimulus categorization process </w:t>
      </w:r>
      <w:r w:rsidRPr="005623CB">
        <w:rPr>
          <w:i/>
        </w:rPr>
        <w:t>x(t)</w:t>
      </w:r>
      <w:r w:rsidRPr="005623CB">
        <w:t xml:space="preserve"> and the motor preparation process </w:t>
      </w:r>
      <w:r w:rsidRPr="005623CB">
        <w:rPr>
          <w:i/>
        </w:rPr>
        <w:t>y(t)</w:t>
      </w:r>
      <w:r w:rsidRPr="005623CB">
        <w:t xml:space="preserve"> through continuous flow. Alternatively, evidence from the RS might be directly accumulated at the motor preparation level through a direct processing route. These alternative hypotheses will not be further discussed, as they do not have any impact on model predictions in the </w:t>
      </w:r>
      <w:r w:rsidR="00304F6D">
        <w:t xml:space="preserve">context of the </w:t>
      </w:r>
      <w:r w:rsidRPr="005623CB">
        <w:t>present work.</w:t>
      </w:r>
    </w:p>
  </w:footnote>
  <w:footnote w:id="8">
    <w:p w14:paraId="59D43457" w14:textId="4529ECDA" w:rsidR="005576F3" w:rsidRPr="00096FB0" w:rsidRDefault="005576F3" w:rsidP="004D46DC">
      <w:pPr>
        <w:pStyle w:val="Notedebasdepage"/>
        <w:contextualSpacing/>
      </w:pPr>
      <w:r w:rsidRPr="00096FB0">
        <w:rPr>
          <w:rStyle w:val="Appelnotedebasdep"/>
        </w:rPr>
        <w:footnoteRef/>
      </w:r>
      <w:r w:rsidRPr="00096FB0">
        <w:t xml:space="preserve">  </w:t>
      </w:r>
      <w:r>
        <w:t>In the context of the present work, t</w:t>
      </w:r>
      <w:r w:rsidRPr="00096FB0">
        <w:t xml:space="preserve">he </w:t>
      </w:r>
      <w:r>
        <w:t xml:space="preserve">expression </w:t>
      </w:r>
      <w:r w:rsidRPr="00096FB0">
        <w:t>"slope of muscle activation" always refer</w:t>
      </w:r>
      <w:r>
        <w:t>s</w:t>
      </w:r>
      <w:r w:rsidRPr="00096FB0">
        <w:t xml:space="preserve"> to the slope of muscle activation leading to the response (not partial muscle activations). </w:t>
      </w:r>
      <w:r>
        <w:t xml:space="preserve">Similarly, PMT and MT always are always defined with respect to the onset of muscle activation leading to the response. </w:t>
      </w:r>
    </w:p>
  </w:footnote>
  <w:footnote w:id="9">
    <w:p w14:paraId="5BC75B78" w14:textId="72A0F897" w:rsidR="005576F3" w:rsidRPr="003E3387" w:rsidRDefault="005576F3" w:rsidP="004D46DC">
      <w:pPr>
        <w:pStyle w:val="Notedebasdepage"/>
        <w:contextualSpacing/>
      </w:pPr>
      <w:r w:rsidRPr="003E3387">
        <w:rPr>
          <w:rStyle w:val="Appelnotedebasdep"/>
        </w:rPr>
        <w:footnoteRef/>
      </w:r>
      <w:r w:rsidRPr="003E3387">
        <w:t xml:space="preserve"> </w:t>
      </w:r>
      <w:r>
        <w:t xml:space="preserve">A Bayesian repeated-measures ANOVA makes the same assumptions as a frequentist repeated-measures ANOVA. Violations of the sphericity assumption in the latter are known to substantially increase the type I error rate. However, we </w:t>
      </w:r>
      <w:r w:rsidRPr="00F91328">
        <w:t>do not know any procedure to correct for sphericity violations wh</w:t>
      </w:r>
      <w:r>
        <w:t xml:space="preserve">en conducting a Bayesian ANOVA. </w:t>
      </w:r>
      <w:r w:rsidRPr="00F91328">
        <w:t xml:space="preserve">Consequently, </w:t>
      </w:r>
      <w:proofErr w:type="spellStart"/>
      <w:r w:rsidRPr="00F91328">
        <w:rPr>
          <w:i/>
        </w:rPr>
        <w:t>BF</w:t>
      </w:r>
      <w:r w:rsidRPr="00F91328">
        <w:rPr>
          <w:i/>
          <w:vertAlign w:val="subscript"/>
        </w:rPr>
        <w:t>incl</w:t>
      </w:r>
      <w:proofErr w:type="spellEnd"/>
      <w:r w:rsidRPr="00F91328">
        <w:t xml:space="preserve"> must be interpreted with caution </w:t>
      </w:r>
      <w:r>
        <w:t xml:space="preserve">when a violation of the sphericity assumption is apparent in the frequentist analyses (indicated by corrected degrees of freedom, which are decimal numbers). </w:t>
      </w:r>
    </w:p>
  </w:footnote>
  <w:footnote w:id="10">
    <w:p w14:paraId="62DC0A44" w14:textId="4F4AB906" w:rsidR="005576F3" w:rsidRPr="00D82D87" w:rsidRDefault="005576F3" w:rsidP="004D46DC">
      <w:pPr>
        <w:pStyle w:val="Notedebasdepage"/>
        <w:contextualSpacing/>
      </w:pPr>
      <w:r w:rsidRPr="00D82D87">
        <w:rPr>
          <w:rStyle w:val="Appelnotedebasdep"/>
        </w:rPr>
        <w:footnoteRef/>
      </w:r>
      <w:r w:rsidRPr="00D82D87">
        <w:t xml:space="preserve"> </w:t>
      </w:r>
      <w:r w:rsidRPr="000E5EEB">
        <w:t>Note that the partial muscle activation data over the three periods (stimulus presentation, delay, and RS) replicate findings from Experiment 1. Specifically, the rate of partial muscle activation in the EMG channel associated with the response increased over the three periods, consistent with GCD</w:t>
      </w:r>
      <w:r w:rsidRPr="000E5EEB">
        <w:rPr>
          <w:vertAlign w:val="subscript"/>
        </w:rPr>
        <w:t>RS</w:t>
      </w:r>
      <w:r w:rsidRPr="000E5EEB">
        <w:t xml:space="preserve"> (see discussion of Experiment 1).</w:t>
      </w:r>
      <w:r>
        <w:t xml:space="preserve"> </w:t>
      </w:r>
    </w:p>
  </w:footnote>
  <w:footnote w:id="11">
    <w:p w14:paraId="34BE0DA5" w14:textId="0F4FB766" w:rsidR="005576F3" w:rsidRPr="00B52B7E" w:rsidRDefault="005576F3" w:rsidP="004D46DC">
      <w:pPr>
        <w:pStyle w:val="Sansinterligne"/>
        <w:spacing w:after="0" w:line="240" w:lineRule="auto"/>
        <w:contextualSpacing/>
      </w:pPr>
      <w:r w:rsidRPr="00553BDC">
        <w:rPr>
          <w:rStyle w:val="Appelnotedebasdep"/>
          <w:sz w:val="20"/>
        </w:rPr>
        <w:footnoteRef/>
      </w:r>
      <w:r w:rsidRPr="00553BDC">
        <w:t xml:space="preserve"> </w:t>
      </w:r>
      <w:r w:rsidRPr="0011325C">
        <w:rPr>
          <w:sz w:val="21"/>
          <w:szCs w:val="21"/>
        </w:rPr>
        <w:t xml:space="preserve">One may argue that the probability of unterminated evidence accumulation trajectories is null for long stimulus presentation durations (such as the 2 s condition in Experiments 1 and 2), making the mixture hypothesis unlikely. To shed light on this issue, we computed the proportion of trials beyond 2 s for each motion coherence condition from FR blocks in Experiment 1. This proportion increased as motion coherence decreased (40 % coherence, </w:t>
      </w:r>
      <w:r w:rsidRPr="0011325C">
        <w:rPr>
          <w:i/>
          <w:sz w:val="21"/>
          <w:szCs w:val="21"/>
        </w:rPr>
        <w:t>M</w:t>
      </w:r>
      <w:r w:rsidRPr="0011325C">
        <w:rPr>
          <w:sz w:val="21"/>
          <w:szCs w:val="21"/>
        </w:rPr>
        <w:t xml:space="preserve"> = 2.23 %; 11 % coherence, </w:t>
      </w:r>
      <w:r w:rsidRPr="0011325C">
        <w:rPr>
          <w:i/>
          <w:sz w:val="21"/>
          <w:szCs w:val="21"/>
        </w:rPr>
        <w:t>M</w:t>
      </w:r>
      <w:r w:rsidRPr="0011325C">
        <w:rPr>
          <w:sz w:val="21"/>
          <w:szCs w:val="21"/>
        </w:rPr>
        <w:t xml:space="preserve"> = 10.78 %; 2 % coherence, </w:t>
      </w:r>
      <w:r w:rsidRPr="0011325C">
        <w:rPr>
          <w:i/>
          <w:sz w:val="21"/>
          <w:szCs w:val="21"/>
        </w:rPr>
        <w:t>M</w:t>
      </w:r>
      <w:r w:rsidRPr="0011325C">
        <w:rPr>
          <w:sz w:val="21"/>
          <w:szCs w:val="21"/>
        </w:rPr>
        <w:t xml:space="preserve"> = 18.65 %). This analysis suggests the mixture hypothesis is plausible, at least in Experiment 1, especially because subjects sampled and accumulated more information from the stimulus in the RS than the FR variant of the task (as suggested by our analysis of accuracy performance), and because the amplitude of the motion coherence effect on mean PMT was small (22 </w:t>
      </w:r>
      <w:proofErr w:type="spellStart"/>
      <w:r w:rsidRPr="0011325C">
        <w:rPr>
          <w:sz w:val="21"/>
          <w:szCs w:val="21"/>
        </w:rPr>
        <w:t>ms</w:t>
      </w:r>
      <w:proofErr w:type="spellEnd"/>
      <w:r w:rsidRPr="0011325C">
        <w:rPr>
          <w:sz w:val="21"/>
          <w:szCs w:val="2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C63AC4"/>
    <w:multiLevelType w:val="multilevel"/>
    <w:tmpl w:val="86642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16741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AJDOS Thibault">
    <w15:presenceInfo w15:providerId="AD" w15:userId="S::Thibault.GAJDOS@univ-amu.fr::13e3d24a-0c8f-4318-9a60-07eb91fbe9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4"/>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D1A"/>
    <w:rsid w:val="000000BC"/>
    <w:rsid w:val="00000716"/>
    <w:rsid w:val="00000B86"/>
    <w:rsid w:val="00001358"/>
    <w:rsid w:val="00001F67"/>
    <w:rsid w:val="000024F2"/>
    <w:rsid w:val="00004415"/>
    <w:rsid w:val="00005A40"/>
    <w:rsid w:val="000060FB"/>
    <w:rsid w:val="0000625A"/>
    <w:rsid w:val="00006271"/>
    <w:rsid w:val="00006EBA"/>
    <w:rsid w:val="00010116"/>
    <w:rsid w:val="00010131"/>
    <w:rsid w:val="000107C3"/>
    <w:rsid w:val="00010B68"/>
    <w:rsid w:val="00011361"/>
    <w:rsid w:val="00011608"/>
    <w:rsid w:val="000120D3"/>
    <w:rsid w:val="00013091"/>
    <w:rsid w:val="00013F04"/>
    <w:rsid w:val="0001418C"/>
    <w:rsid w:val="00014ADF"/>
    <w:rsid w:val="00014DE4"/>
    <w:rsid w:val="00015E5C"/>
    <w:rsid w:val="00015F88"/>
    <w:rsid w:val="00016D9A"/>
    <w:rsid w:val="00020695"/>
    <w:rsid w:val="000207C4"/>
    <w:rsid w:val="00020D8F"/>
    <w:rsid w:val="00020E21"/>
    <w:rsid w:val="00021300"/>
    <w:rsid w:val="00021AAC"/>
    <w:rsid w:val="000225F8"/>
    <w:rsid w:val="00022984"/>
    <w:rsid w:val="000234D6"/>
    <w:rsid w:val="00023F06"/>
    <w:rsid w:val="00024130"/>
    <w:rsid w:val="000242E0"/>
    <w:rsid w:val="0002456A"/>
    <w:rsid w:val="00025567"/>
    <w:rsid w:val="00025C0A"/>
    <w:rsid w:val="000263DF"/>
    <w:rsid w:val="00027D43"/>
    <w:rsid w:val="00030AEC"/>
    <w:rsid w:val="00031B10"/>
    <w:rsid w:val="00031F5F"/>
    <w:rsid w:val="000332B3"/>
    <w:rsid w:val="00033336"/>
    <w:rsid w:val="00033829"/>
    <w:rsid w:val="000339BB"/>
    <w:rsid w:val="00034A23"/>
    <w:rsid w:val="00034D78"/>
    <w:rsid w:val="000359CF"/>
    <w:rsid w:val="00035A2D"/>
    <w:rsid w:val="00036088"/>
    <w:rsid w:val="00036B39"/>
    <w:rsid w:val="00037098"/>
    <w:rsid w:val="00037F2C"/>
    <w:rsid w:val="00040366"/>
    <w:rsid w:val="0004042F"/>
    <w:rsid w:val="0004125E"/>
    <w:rsid w:val="0004227C"/>
    <w:rsid w:val="00042841"/>
    <w:rsid w:val="00043337"/>
    <w:rsid w:val="00043625"/>
    <w:rsid w:val="0004364F"/>
    <w:rsid w:val="00043ABB"/>
    <w:rsid w:val="00044632"/>
    <w:rsid w:val="00046382"/>
    <w:rsid w:val="00046AA5"/>
    <w:rsid w:val="000477DC"/>
    <w:rsid w:val="00047EC1"/>
    <w:rsid w:val="00050876"/>
    <w:rsid w:val="00050F62"/>
    <w:rsid w:val="00052A0F"/>
    <w:rsid w:val="000531CF"/>
    <w:rsid w:val="00054C0F"/>
    <w:rsid w:val="0005526E"/>
    <w:rsid w:val="000555AE"/>
    <w:rsid w:val="0005659C"/>
    <w:rsid w:val="00057E33"/>
    <w:rsid w:val="00060005"/>
    <w:rsid w:val="00060ED1"/>
    <w:rsid w:val="000610EC"/>
    <w:rsid w:val="00061335"/>
    <w:rsid w:val="00061364"/>
    <w:rsid w:val="000615A6"/>
    <w:rsid w:val="00062030"/>
    <w:rsid w:val="000624FB"/>
    <w:rsid w:val="0006250C"/>
    <w:rsid w:val="00062D70"/>
    <w:rsid w:val="00062ED4"/>
    <w:rsid w:val="00063946"/>
    <w:rsid w:val="00063DD8"/>
    <w:rsid w:val="0006407A"/>
    <w:rsid w:val="00064675"/>
    <w:rsid w:val="000649C5"/>
    <w:rsid w:val="00064F4C"/>
    <w:rsid w:val="00065341"/>
    <w:rsid w:val="00065923"/>
    <w:rsid w:val="000661EC"/>
    <w:rsid w:val="00067C34"/>
    <w:rsid w:val="000714FB"/>
    <w:rsid w:val="00072E89"/>
    <w:rsid w:val="000731D0"/>
    <w:rsid w:val="000734A1"/>
    <w:rsid w:val="000746A9"/>
    <w:rsid w:val="00075A18"/>
    <w:rsid w:val="0007635C"/>
    <w:rsid w:val="00076542"/>
    <w:rsid w:val="00076F82"/>
    <w:rsid w:val="00080572"/>
    <w:rsid w:val="00081F3B"/>
    <w:rsid w:val="0008236C"/>
    <w:rsid w:val="0008255A"/>
    <w:rsid w:val="00082B19"/>
    <w:rsid w:val="00083571"/>
    <w:rsid w:val="000835BA"/>
    <w:rsid w:val="00083683"/>
    <w:rsid w:val="000847F2"/>
    <w:rsid w:val="00086008"/>
    <w:rsid w:val="0008651F"/>
    <w:rsid w:val="0008661C"/>
    <w:rsid w:val="000867CF"/>
    <w:rsid w:val="0008732F"/>
    <w:rsid w:val="00087546"/>
    <w:rsid w:val="00090F84"/>
    <w:rsid w:val="00091076"/>
    <w:rsid w:val="00091633"/>
    <w:rsid w:val="00091714"/>
    <w:rsid w:val="00091F60"/>
    <w:rsid w:val="0009218D"/>
    <w:rsid w:val="000925C7"/>
    <w:rsid w:val="00092600"/>
    <w:rsid w:val="00092E74"/>
    <w:rsid w:val="000943F0"/>
    <w:rsid w:val="00094E79"/>
    <w:rsid w:val="00095DCB"/>
    <w:rsid w:val="0009635C"/>
    <w:rsid w:val="00096B77"/>
    <w:rsid w:val="00096FB0"/>
    <w:rsid w:val="00097834"/>
    <w:rsid w:val="00097F3A"/>
    <w:rsid w:val="00097FBD"/>
    <w:rsid w:val="000A0933"/>
    <w:rsid w:val="000A0B5F"/>
    <w:rsid w:val="000A11F7"/>
    <w:rsid w:val="000A17AC"/>
    <w:rsid w:val="000A1DD3"/>
    <w:rsid w:val="000A258B"/>
    <w:rsid w:val="000A25F8"/>
    <w:rsid w:val="000A3369"/>
    <w:rsid w:val="000A3FED"/>
    <w:rsid w:val="000A4B12"/>
    <w:rsid w:val="000A4EA3"/>
    <w:rsid w:val="000A4F93"/>
    <w:rsid w:val="000A5343"/>
    <w:rsid w:val="000A5D79"/>
    <w:rsid w:val="000A61ED"/>
    <w:rsid w:val="000A6597"/>
    <w:rsid w:val="000A69D0"/>
    <w:rsid w:val="000A6E25"/>
    <w:rsid w:val="000A7126"/>
    <w:rsid w:val="000A7458"/>
    <w:rsid w:val="000A7F97"/>
    <w:rsid w:val="000B02B0"/>
    <w:rsid w:val="000B0DD4"/>
    <w:rsid w:val="000B2FDA"/>
    <w:rsid w:val="000B318B"/>
    <w:rsid w:val="000B3494"/>
    <w:rsid w:val="000B5B51"/>
    <w:rsid w:val="000B678F"/>
    <w:rsid w:val="000B67C2"/>
    <w:rsid w:val="000B71FF"/>
    <w:rsid w:val="000B7428"/>
    <w:rsid w:val="000B7FDF"/>
    <w:rsid w:val="000C045C"/>
    <w:rsid w:val="000C0CDD"/>
    <w:rsid w:val="000C1A04"/>
    <w:rsid w:val="000C1DD1"/>
    <w:rsid w:val="000C2264"/>
    <w:rsid w:val="000C285F"/>
    <w:rsid w:val="000C2E78"/>
    <w:rsid w:val="000C33C2"/>
    <w:rsid w:val="000C46FB"/>
    <w:rsid w:val="000C4F94"/>
    <w:rsid w:val="000C55C4"/>
    <w:rsid w:val="000C6094"/>
    <w:rsid w:val="000C60A4"/>
    <w:rsid w:val="000C6228"/>
    <w:rsid w:val="000C6858"/>
    <w:rsid w:val="000C792B"/>
    <w:rsid w:val="000D005E"/>
    <w:rsid w:val="000D07BE"/>
    <w:rsid w:val="000D22D5"/>
    <w:rsid w:val="000D2416"/>
    <w:rsid w:val="000D30BD"/>
    <w:rsid w:val="000D3312"/>
    <w:rsid w:val="000D3AD3"/>
    <w:rsid w:val="000D3DE5"/>
    <w:rsid w:val="000D4483"/>
    <w:rsid w:val="000D4A87"/>
    <w:rsid w:val="000D5020"/>
    <w:rsid w:val="000D53DC"/>
    <w:rsid w:val="000D54FC"/>
    <w:rsid w:val="000D5950"/>
    <w:rsid w:val="000D6454"/>
    <w:rsid w:val="000D7630"/>
    <w:rsid w:val="000E2886"/>
    <w:rsid w:val="000E3E34"/>
    <w:rsid w:val="000E42CE"/>
    <w:rsid w:val="000E5EEB"/>
    <w:rsid w:val="000F008C"/>
    <w:rsid w:val="000F0B79"/>
    <w:rsid w:val="000F2B39"/>
    <w:rsid w:val="000F6E5F"/>
    <w:rsid w:val="000F715D"/>
    <w:rsid w:val="000F773F"/>
    <w:rsid w:val="000F77F0"/>
    <w:rsid w:val="00100B87"/>
    <w:rsid w:val="00101532"/>
    <w:rsid w:val="001031B6"/>
    <w:rsid w:val="00103CDB"/>
    <w:rsid w:val="00106551"/>
    <w:rsid w:val="00106D26"/>
    <w:rsid w:val="00110215"/>
    <w:rsid w:val="001105D3"/>
    <w:rsid w:val="001106F3"/>
    <w:rsid w:val="00110C1F"/>
    <w:rsid w:val="001127D9"/>
    <w:rsid w:val="00112A1F"/>
    <w:rsid w:val="0011325C"/>
    <w:rsid w:val="00113ADF"/>
    <w:rsid w:val="00113E9A"/>
    <w:rsid w:val="001140AE"/>
    <w:rsid w:val="00114412"/>
    <w:rsid w:val="00114D41"/>
    <w:rsid w:val="00115CBE"/>
    <w:rsid w:val="00116005"/>
    <w:rsid w:val="001222A5"/>
    <w:rsid w:val="00124F8B"/>
    <w:rsid w:val="00125177"/>
    <w:rsid w:val="00125708"/>
    <w:rsid w:val="00125A55"/>
    <w:rsid w:val="0012633F"/>
    <w:rsid w:val="00126443"/>
    <w:rsid w:val="00127457"/>
    <w:rsid w:val="00131D8B"/>
    <w:rsid w:val="001324D4"/>
    <w:rsid w:val="00132565"/>
    <w:rsid w:val="00132AE6"/>
    <w:rsid w:val="001332E4"/>
    <w:rsid w:val="00134A80"/>
    <w:rsid w:val="00136B60"/>
    <w:rsid w:val="00136CDD"/>
    <w:rsid w:val="0014018A"/>
    <w:rsid w:val="00140AAE"/>
    <w:rsid w:val="00140EB5"/>
    <w:rsid w:val="00146B13"/>
    <w:rsid w:val="00146EB8"/>
    <w:rsid w:val="00150905"/>
    <w:rsid w:val="00151251"/>
    <w:rsid w:val="00151951"/>
    <w:rsid w:val="001535B8"/>
    <w:rsid w:val="00154E20"/>
    <w:rsid w:val="0015530A"/>
    <w:rsid w:val="0015640F"/>
    <w:rsid w:val="00156652"/>
    <w:rsid w:val="00156A09"/>
    <w:rsid w:val="00157664"/>
    <w:rsid w:val="001602A0"/>
    <w:rsid w:val="00160807"/>
    <w:rsid w:val="00160D4C"/>
    <w:rsid w:val="001615FE"/>
    <w:rsid w:val="00161CA7"/>
    <w:rsid w:val="00164A5F"/>
    <w:rsid w:val="00165067"/>
    <w:rsid w:val="001654F6"/>
    <w:rsid w:val="00165A60"/>
    <w:rsid w:val="00165BCE"/>
    <w:rsid w:val="00166A62"/>
    <w:rsid w:val="00166F4E"/>
    <w:rsid w:val="0016727E"/>
    <w:rsid w:val="0016798A"/>
    <w:rsid w:val="00167A4A"/>
    <w:rsid w:val="00170E68"/>
    <w:rsid w:val="001718E2"/>
    <w:rsid w:val="0017321F"/>
    <w:rsid w:val="00174349"/>
    <w:rsid w:val="001744EA"/>
    <w:rsid w:val="00174D45"/>
    <w:rsid w:val="00175E12"/>
    <w:rsid w:val="00175E16"/>
    <w:rsid w:val="00177C8C"/>
    <w:rsid w:val="00181316"/>
    <w:rsid w:val="00181331"/>
    <w:rsid w:val="00181440"/>
    <w:rsid w:val="001821DD"/>
    <w:rsid w:val="00183D9F"/>
    <w:rsid w:val="001847C1"/>
    <w:rsid w:val="00184A1A"/>
    <w:rsid w:val="00184A40"/>
    <w:rsid w:val="00185C56"/>
    <w:rsid w:val="00186CED"/>
    <w:rsid w:val="00187011"/>
    <w:rsid w:val="00187B79"/>
    <w:rsid w:val="00187CA9"/>
    <w:rsid w:val="00187DB7"/>
    <w:rsid w:val="00190093"/>
    <w:rsid w:val="001901A9"/>
    <w:rsid w:val="00190379"/>
    <w:rsid w:val="0019246D"/>
    <w:rsid w:val="00192B77"/>
    <w:rsid w:val="00192E23"/>
    <w:rsid w:val="0019337C"/>
    <w:rsid w:val="00194246"/>
    <w:rsid w:val="0019576C"/>
    <w:rsid w:val="00197CB9"/>
    <w:rsid w:val="001A0E56"/>
    <w:rsid w:val="001A25A2"/>
    <w:rsid w:val="001A272F"/>
    <w:rsid w:val="001A29EE"/>
    <w:rsid w:val="001A2B13"/>
    <w:rsid w:val="001A2E58"/>
    <w:rsid w:val="001A3FA9"/>
    <w:rsid w:val="001A416E"/>
    <w:rsid w:val="001A4476"/>
    <w:rsid w:val="001A6C2C"/>
    <w:rsid w:val="001A7568"/>
    <w:rsid w:val="001B0F25"/>
    <w:rsid w:val="001B10F9"/>
    <w:rsid w:val="001B160B"/>
    <w:rsid w:val="001B246D"/>
    <w:rsid w:val="001B2C65"/>
    <w:rsid w:val="001B32E7"/>
    <w:rsid w:val="001B395B"/>
    <w:rsid w:val="001B4C2A"/>
    <w:rsid w:val="001B4CB6"/>
    <w:rsid w:val="001B4D60"/>
    <w:rsid w:val="001B4FAA"/>
    <w:rsid w:val="001B6708"/>
    <w:rsid w:val="001B752D"/>
    <w:rsid w:val="001B7A17"/>
    <w:rsid w:val="001C066C"/>
    <w:rsid w:val="001C0718"/>
    <w:rsid w:val="001C1D5F"/>
    <w:rsid w:val="001C2CE5"/>
    <w:rsid w:val="001C33C9"/>
    <w:rsid w:val="001C3A61"/>
    <w:rsid w:val="001C4DE8"/>
    <w:rsid w:val="001C53E9"/>
    <w:rsid w:val="001C567B"/>
    <w:rsid w:val="001C61FD"/>
    <w:rsid w:val="001C68D5"/>
    <w:rsid w:val="001D0275"/>
    <w:rsid w:val="001D0A3B"/>
    <w:rsid w:val="001D0DD6"/>
    <w:rsid w:val="001D17B3"/>
    <w:rsid w:val="001D192C"/>
    <w:rsid w:val="001D1C87"/>
    <w:rsid w:val="001D25DE"/>
    <w:rsid w:val="001D2CF0"/>
    <w:rsid w:val="001D31A3"/>
    <w:rsid w:val="001D3C35"/>
    <w:rsid w:val="001D4114"/>
    <w:rsid w:val="001D4A74"/>
    <w:rsid w:val="001D5BDB"/>
    <w:rsid w:val="001D6138"/>
    <w:rsid w:val="001D6752"/>
    <w:rsid w:val="001D6ED8"/>
    <w:rsid w:val="001D72E8"/>
    <w:rsid w:val="001D7AAF"/>
    <w:rsid w:val="001E0318"/>
    <w:rsid w:val="001E08A6"/>
    <w:rsid w:val="001E1182"/>
    <w:rsid w:val="001E18BC"/>
    <w:rsid w:val="001E2159"/>
    <w:rsid w:val="001E24C7"/>
    <w:rsid w:val="001E2972"/>
    <w:rsid w:val="001E613E"/>
    <w:rsid w:val="001E6B58"/>
    <w:rsid w:val="001E6CB4"/>
    <w:rsid w:val="001E6EF1"/>
    <w:rsid w:val="001E7047"/>
    <w:rsid w:val="001E7ACC"/>
    <w:rsid w:val="001F06D5"/>
    <w:rsid w:val="001F0F99"/>
    <w:rsid w:val="001F15DA"/>
    <w:rsid w:val="001F33EB"/>
    <w:rsid w:val="001F3ED5"/>
    <w:rsid w:val="001F4292"/>
    <w:rsid w:val="001F46DA"/>
    <w:rsid w:val="001F4879"/>
    <w:rsid w:val="001F507B"/>
    <w:rsid w:val="001F64A3"/>
    <w:rsid w:val="001F7486"/>
    <w:rsid w:val="001F7587"/>
    <w:rsid w:val="001F7EDD"/>
    <w:rsid w:val="001F7FF5"/>
    <w:rsid w:val="002001FF"/>
    <w:rsid w:val="00200EBB"/>
    <w:rsid w:val="00201689"/>
    <w:rsid w:val="0020168E"/>
    <w:rsid w:val="00201751"/>
    <w:rsid w:val="00201CBE"/>
    <w:rsid w:val="00201F04"/>
    <w:rsid w:val="0020258F"/>
    <w:rsid w:val="00202A71"/>
    <w:rsid w:val="00203BBE"/>
    <w:rsid w:val="00204BC5"/>
    <w:rsid w:val="002059B7"/>
    <w:rsid w:val="00206103"/>
    <w:rsid w:val="002062DE"/>
    <w:rsid w:val="00206F8D"/>
    <w:rsid w:val="0020714B"/>
    <w:rsid w:val="002079ED"/>
    <w:rsid w:val="002114A5"/>
    <w:rsid w:val="00212766"/>
    <w:rsid w:val="002132E9"/>
    <w:rsid w:val="00214B0D"/>
    <w:rsid w:val="00214E65"/>
    <w:rsid w:val="00215FF3"/>
    <w:rsid w:val="00216984"/>
    <w:rsid w:val="00217649"/>
    <w:rsid w:val="00221145"/>
    <w:rsid w:val="00222184"/>
    <w:rsid w:val="0022224D"/>
    <w:rsid w:val="0022241E"/>
    <w:rsid w:val="002224C4"/>
    <w:rsid w:val="0022280E"/>
    <w:rsid w:val="00222F89"/>
    <w:rsid w:val="00223960"/>
    <w:rsid w:val="00224D2D"/>
    <w:rsid w:val="00224F79"/>
    <w:rsid w:val="00225ED6"/>
    <w:rsid w:val="00226084"/>
    <w:rsid w:val="0022775E"/>
    <w:rsid w:val="00230CA9"/>
    <w:rsid w:val="00232073"/>
    <w:rsid w:val="00232184"/>
    <w:rsid w:val="002327E0"/>
    <w:rsid w:val="00233120"/>
    <w:rsid w:val="00233F82"/>
    <w:rsid w:val="002347C2"/>
    <w:rsid w:val="0023589A"/>
    <w:rsid w:val="002361F3"/>
    <w:rsid w:val="00236C15"/>
    <w:rsid w:val="00236E45"/>
    <w:rsid w:val="002370D1"/>
    <w:rsid w:val="002377F4"/>
    <w:rsid w:val="00237EFB"/>
    <w:rsid w:val="00240934"/>
    <w:rsid w:val="00240FDE"/>
    <w:rsid w:val="00242020"/>
    <w:rsid w:val="0024221B"/>
    <w:rsid w:val="00242D03"/>
    <w:rsid w:val="0024334E"/>
    <w:rsid w:val="002440F4"/>
    <w:rsid w:val="00244230"/>
    <w:rsid w:val="00246731"/>
    <w:rsid w:val="0025006C"/>
    <w:rsid w:val="0025033A"/>
    <w:rsid w:val="0025250B"/>
    <w:rsid w:val="00252730"/>
    <w:rsid w:val="00252ADA"/>
    <w:rsid w:val="00252D7B"/>
    <w:rsid w:val="00253957"/>
    <w:rsid w:val="0025398E"/>
    <w:rsid w:val="00254128"/>
    <w:rsid w:val="002563C7"/>
    <w:rsid w:val="0026017F"/>
    <w:rsid w:val="00260A7F"/>
    <w:rsid w:val="00260EE3"/>
    <w:rsid w:val="002610C4"/>
    <w:rsid w:val="00261326"/>
    <w:rsid w:val="002615E4"/>
    <w:rsid w:val="002617EB"/>
    <w:rsid w:val="002620B7"/>
    <w:rsid w:val="002626F3"/>
    <w:rsid w:val="00262A7C"/>
    <w:rsid w:val="00263D79"/>
    <w:rsid w:val="0026427D"/>
    <w:rsid w:val="00264ED8"/>
    <w:rsid w:val="002653A0"/>
    <w:rsid w:val="00265B6C"/>
    <w:rsid w:val="002670CF"/>
    <w:rsid w:val="0026753C"/>
    <w:rsid w:val="00267CCF"/>
    <w:rsid w:val="002703F0"/>
    <w:rsid w:val="00270AF6"/>
    <w:rsid w:val="002712B9"/>
    <w:rsid w:val="00271D12"/>
    <w:rsid w:val="00273D90"/>
    <w:rsid w:val="0027426F"/>
    <w:rsid w:val="00275049"/>
    <w:rsid w:val="002752A0"/>
    <w:rsid w:val="00275B99"/>
    <w:rsid w:val="00275F80"/>
    <w:rsid w:val="002760E2"/>
    <w:rsid w:val="00277428"/>
    <w:rsid w:val="00280410"/>
    <w:rsid w:val="00280707"/>
    <w:rsid w:val="002815DC"/>
    <w:rsid w:val="002818A2"/>
    <w:rsid w:val="00281C20"/>
    <w:rsid w:val="00282BCD"/>
    <w:rsid w:val="00282DA2"/>
    <w:rsid w:val="00282FD4"/>
    <w:rsid w:val="00283D5A"/>
    <w:rsid w:val="00283EDD"/>
    <w:rsid w:val="002848D2"/>
    <w:rsid w:val="00284D95"/>
    <w:rsid w:val="00285439"/>
    <w:rsid w:val="00285610"/>
    <w:rsid w:val="00285BBD"/>
    <w:rsid w:val="00286223"/>
    <w:rsid w:val="002874B6"/>
    <w:rsid w:val="002905B9"/>
    <w:rsid w:val="00290696"/>
    <w:rsid w:val="00290792"/>
    <w:rsid w:val="00290B08"/>
    <w:rsid w:val="00292A92"/>
    <w:rsid w:val="00292C5B"/>
    <w:rsid w:val="00293C73"/>
    <w:rsid w:val="002940F6"/>
    <w:rsid w:val="002944AF"/>
    <w:rsid w:val="00294576"/>
    <w:rsid w:val="002946DC"/>
    <w:rsid w:val="00294A70"/>
    <w:rsid w:val="00297499"/>
    <w:rsid w:val="002A09C9"/>
    <w:rsid w:val="002A1948"/>
    <w:rsid w:val="002A1ECB"/>
    <w:rsid w:val="002A2B82"/>
    <w:rsid w:val="002A3D11"/>
    <w:rsid w:val="002A418E"/>
    <w:rsid w:val="002A7648"/>
    <w:rsid w:val="002A7871"/>
    <w:rsid w:val="002B034F"/>
    <w:rsid w:val="002B0433"/>
    <w:rsid w:val="002B04CE"/>
    <w:rsid w:val="002B1392"/>
    <w:rsid w:val="002B19F6"/>
    <w:rsid w:val="002B32CB"/>
    <w:rsid w:val="002B3757"/>
    <w:rsid w:val="002B3DBD"/>
    <w:rsid w:val="002B4BAC"/>
    <w:rsid w:val="002B5AFA"/>
    <w:rsid w:val="002B5B99"/>
    <w:rsid w:val="002B5CC9"/>
    <w:rsid w:val="002B5D21"/>
    <w:rsid w:val="002B5D75"/>
    <w:rsid w:val="002B5E09"/>
    <w:rsid w:val="002B6077"/>
    <w:rsid w:val="002B63CB"/>
    <w:rsid w:val="002B7289"/>
    <w:rsid w:val="002B7477"/>
    <w:rsid w:val="002C185C"/>
    <w:rsid w:val="002C1F2B"/>
    <w:rsid w:val="002C303C"/>
    <w:rsid w:val="002C3645"/>
    <w:rsid w:val="002C532C"/>
    <w:rsid w:val="002C57E1"/>
    <w:rsid w:val="002C5A4B"/>
    <w:rsid w:val="002C7609"/>
    <w:rsid w:val="002C7D39"/>
    <w:rsid w:val="002C7D9E"/>
    <w:rsid w:val="002D0152"/>
    <w:rsid w:val="002D0416"/>
    <w:rsid w:val="002D07B3"/>
    <w:rsid w:val="002D1571"/>
    <w:rsid w:val="002D243D"/>
    <w:rsid w:val="002D2CF8"/>
    <w:rsid w:val="002D2CFE"/>
    <w:rsid w:val="002D2EE6"/>
    <w:rsid w:val="002D3D38"/>
    <w:rsid w:val="002D4073"/>
    <w:rsid w:val="002D4568"/>
    <w:rsid w:val="002D475B"/>
    <w:rsid w:val="002D4AE6"/>
    <w:rsid w:val="002D4C35"/>
    <w:rsid w:val="002D4F88"/>
    <w:rsid w:val="002D5363"/>
    <w:rsid w:val="002D5545"/>
    <w:rsid w:val="002D5FAF"/>
    <w:rsid w:val="002D6389"/>
    <w:rsid w:val="002D6405"/>
    <w:rsid w:val="002D67F5"/>
    <w:rsid w:val="002D6EAC"/>
    <w:rsid w:val="002D7ABC"/>
    <w:rsid w:val="002E1108"/>
    <w:rsid w:val="002E179D"/>
    <w:rsid w:val="002E1892"/>
    <w:rsid w:val="002E23A4"/>
    <w:rsid w:val="002E23F1"/>
    <w:rsid w:val="002E2916"/>
    <w:rsid w:val="002E2D69"/>
    <w:rsid w:val="002E3B6D"/>
    <w:rsid w:val="002E412D"/>
    <w:rsid w:val="002E42CB"/>
    <w:rsid w:val="002E4481"/>
    <w:rsid w:val="002E56F4"/>
    <w:rsid w:val="002E5FBE"/>
    <w:rsid w:val="002E725F"/>
    <w:rsid w:val="002E7324"/>
    <w:rsid w:val="002E7B02"/>
    <w:rsid w:val="002F041A"/>
    <w:rsid w:val="002F0EDB"/>
    <w:rsid w:val="002F25C4"/>
    <w:rsid w:val="002F2654"/>
    <w:rsid w:val="002F3F8C"/>
    <w:rsid w:val="002F5917"/>
    <w:rsid w:val="002F5EE2"/>
    <w:rsid w:val="002F61FC"/>
    <w:rsid w:val="002F70B9"/>
    <w:rsid w:val="002F7806"/>
    <w:rsid w:val="003007BD"/>
    <w:rsid w:val="00300F0D"/>
    <w:rsid w:val="00301136"/>
    <w:rsid w:val="0030198C"/>
    <w:rsid w:val="00302A6E"/>
    <w:rsid w:val="00302B7A"/>
    <w:rsid w:val="00304F6D"/>
    <w:rsid w:val="00305139"/>
    <w:rsid w:val="00306138"/>
    <w:rsid w:val="0030676C"/>
    <w:rsid w:val="00307179"/>
    <w:rsid w:val="00307B9C"/>
    <w:rsid w:val="00310049"/>
    <w:rsid w:val="00310A4D"/>
    <w:rsid w:val="0031142C"/>
    <w:rsid w:val="00312A90"/>
    <w:rsid w:val="00313938"/>
    <w:rsid w:val="003143F8"/>
    <w:rsid w:val="00314DBD"/>
    <w:rsid w:val="00315652"/>
    <w:rsid w:val="00315CA8"/>
    <w:rsid w:val="00316C08"/>
    <w:rsid w:val="00316C71"/>
    <w:rsid w:val="00317A04"/>
    <w:rsid w:val="00317D23"/>
    <w:rsid w:val="003201C7"/>
    <w:rsid w:val="00320214"/>
    <w:rsid w:val="00320285"/>
    <w:rsid w:val="0032064C"/>
    <w:rsid w:val="0032072B"/>
    <w:rsid w:val="00320BCB"/>
    <w:rsid w:val="00320CF3"/>
    <w:rsid w:val="0032175D"/>
    <w:rsid w:val="0032179C"/>
    <w:rsid w:val="003223E0"/>
    <w:rsid w:val="003228E9"/>
    <w:rsid w:val="0032311F"/>
    <w:rsid w:val="0032320E"/>
    <w:rsid w:val="003245E3"/>
    <w:rsid w:val="003249A9"/>
    <w:rsid w:val="003253AA"/>
    <w:rsid w:val="00325EA9"/>
    <w:rsid w:val="0032649C"/>
    <w:rsid w:val="0032662B"/>
    <w:rsid w:val="003266DF"/>
    <w:rsid w:val="00327223"/>
    <w:rsid w:val="00327C57"/>
    <w:rsid w:val="00332AC4"/>
    <w:rsid w:val="00333CD7"/>
    <w:rsid w:val="0033400C"/>
    <w:rsid w:val="00335557"/>
    <w:rsid w:val="00335708"/>
    <w:rsid w:val="00335B6A"/>
    <w:rsid w:val="00336774"/>
    <w:rsid w:val="00336899"/>
    <w:rsid w:val="00340085"/>
    <w:rsid w:val="0034034E"/>
    <w:rsid w:val="003407CB"/>
    <w:rsid w:val="003409D6"/>
    <w:rsid w:val="003422F0"/>
    <w:rsid w:val="00342CF4"/>
    <w:rsid w:val="003435F9"/>
    <w:rsid w:val="00343B16"/>
    <w:rsid w:val="00344A63"/>
    <w:rsid w:val="003469F6"/>
    <w:rsid w:val="00350D3B"/>
    <w:rsid w:val="0035110D"/>
    <w:rsid w:val="00351A8E"/>
    <w:rsid w:val="003531B5"/>
    <w:rsid w:val="00353C39"/>
    <w:rsid w:val="00353FF4"/>
    <w:rsid w:val="0035421A"/>
    <w:rsid w:val="003546B7"/>
    <w:rsid w:val="00354B5C"/>
    <w:rsid w:val="00354C4F"/>
    <w:rsid w:val="00355333"/>
    <w:rsid w:val="0035535C"/>
    <w:rsid w:val="00356D2B"/>
    <w:rsid w:val="00356EB4"/>
    <w:rsid w:val="0036009B"/>
    <w:rsid w:val="003603C7"/>
    <w:rsid w:val="00360B2C"/>
    <w:rsid w:val="00360F67"/>
    <w:rsid w:val="00361634"/>
    <w:rsid w:val="003619F2"/>
    <w:rsid w:val="00361F91"/>
    <w:rsid w:val="0036215A"/>
    <w:rsid w:val="003621AD"/>
    <w:rsid w:val="0036255F"/>
    <w:rsid w:val="003628F4"/>
    <w:rsid w:val="0036463E"/>
    <w:rsid w:val="00364F1E"/>
    <w:rsid w:val="00365922"/>
    <w:rsid w:val="00366555"/>
    <w:rsid w:val="00366774"/>
    <w:rsid w:val="0036768A"/>
    <w:rsid w:val="00367D70"/>
    <w:rsid w:val="00370CC3"/>
    <w:rsid w:val="00371026"/>
    <w:rsid w:val="00371E41"/>
    <w:rsid w:val="00372029"/>
    <w:rsid w:val="00372559"/>
    <w:rsid w:val="00372987"/>
    <w:rsid w:val="00372D6F"/>
    <w:rsid w:val="00373630"/>
    <w:rsid w:val="003754C8"/>
    <w:rsid w:val="0037604C"/>
    <w:rsid w:val="0037770F"/>
    <w:rsid w:val="003778F3"/>
    <w:rsid w:val="00380071"/>
    <w:rsid w:val="00384726"/>
    <w:rsid w:val="00384900"/>
    <w:rsid w:val="00385117"/>
    <w:rsid w:val="0038579E"/>
    <w:rsid w:val="00385C33"/>
    <w:rsid w:val="00386245"/>
    <w:rsid w:val="003867FA"/>
    <w:rsid w:val="00386A78"/>
    <w:rsid w:val="0038796D"/>
    <w:rsid w:val="00387A70"/>
    <w:rsid w:val="00387F36"/>
    <w:rsid w:val="00390753"/>
    <w:rsid w:val="003915A6"/>
    <w:rsid w:val="003920A3"/>
    <w:rsid w:val="0039248A"/>
    <w:rsid w:val="003934DD"/>
    <w:rsid w:val="00393898"/>
    <w:rsid w:val="003949E8"/>
    <w:rsid w:val="00394BD4"/>
    <w:rsid w:val="003957F7"/>
    <w:rsid w:val="00395BC6"/>
    <w:rsid w:val="00396561"/>
    <w:rsid w:val="003A06E8"/>
    <w:rsid w:val="003A0892"/>
    <w:rsid w:val="003A1440"/>
    <w:rsid w:val="003A258F"/>
    <w:rsid w:val="003A2593"/>
    <w:rsid w:val="003A2B13"/>
    <w:rsid w:val="003A2B1E"/>
    <w:rsid w:val="003A3CB7"/>
    <w:rsid w:val="003A3CDD"/>
    <w:rsid w:val="003A476A"/>
    <w:rsid w:val="003A4989"/>
    <w:rsid w:val="003A4D75"/>
    <w:rsid w:val="003A5597"/>
    <w:rsid w:val="003A5FDD"/>
    <w:rsid w:val="003A63F0"/>
    <w:rsid w:val="003A6BB6"/>
    <w:rsid w:val="003B124C"/>
    <w:rsid w:val="003B1526"/>
    <w:rsid w:val="003B16FA"/>
    <w:rsid w:val="003B1F57"/>
    <w:rsid w:val="003B22E8"/>
    <w:rsid w:val="003B26EA"/>
    <w:rsid w:val="003B3DDC"/>
    <w:rsid w:val="003B4135"/>
    <w:rsid w:val="003B5420"/>
    <w:rsid w:val="003B567A"/>
    <w:rsid w:val="003B5A00"/>
    <w:rsid w:val="003B5A29"/>
    <w:rsid w:val="003B5F3B"/>
    <w:rsid w:val="003B66E4"/>
    <w:rsid w:val="003B70C5"/>
    <w:rsid w:val="003C0CDB"/>
    <w:rsid w:val="003C239D"/>
    <w:rsid w:val="003C4165"/>
    <w:rsid w:val="003C4E73"/>
    <w:rsid w:val="003C60B9"/>
    <w:rsid w:val="003C6392"/>
    <w:rsid w:val="003C65AF"/>
    <w:rsid w:val="003D115F"/>
    <w:rsid w:val="003D151F"/>
    <w:rsid w:val="003D2F31"/>
    <w:rsid w:val="003D2F9A"/>
    <w:rsid w:val="003D4731"/>
    <w:rsid w:val="003D5F80"/>
    <w:rsid w:val="003D683B"/>
    <w:rsid w:val="003D773D"/>
    <w:rsid w:val="003D7E85"/>
    <w:rsid w:val="003D7F5A"/>
    <w:rsid w:val="003D7FCF"/>
    <w:rsid w:val="003E0E99"/>
    <w:rsid w:val="003E0EE2"/>
    <w:rsid w:val="003E0FDC"/>
    <w:rsid w:val="003E1664"/>
    <w:rsid w:val="003E2DAB"/>
    <w:rsid w:val="003E2FF7"/>
    <w:rsid w:val="003E32F6"/>
    <w:rsid w:val="003E3387"/>
    <w:rsid w:val="003E393A"/>
    <w:rsid w:val="003E3F70"/>
    <w:rsid w:val="003E5804"/>
    <w:rsid w:val="003E5EDC"/>
    <w:rsid w:val="003E5FD1"/>
    <w:rsid w:val="003E6715"/>
    <w:rsid w:val="003E6AD0"/>
    <w:rsid w:val="003E7245"/>
    <w:rsid w:val="003F1A95"/>
    <w:rsid w:val="003F1C5A"/>
    <w:rsid w:val="003F1FD4"/>
    <w:rsid w:val="003F2847"/>
    <w:rsid w:val="003F3866"/>
    <w:rsid w:val="003F3BE2"/>
    <w:rsid w:val="003F451E"/>
    <w:rsid w:val="003F470E"/>
    <w:rsid w:val="003F494D"/>
    <w:rsid w:val="003F5EB8"/>
    <w:rsid w:val="003F6026"/>
    <w:rsid w:val="003F670D"/>
    <w:rsid w:val="003F6E08"/>
    <w:rsid w:val="003F6FB0"/>
    <w:rsid w:val="003F6FBD"/>
    <w:rsid w:val="003F7A59"/>
    <w:rsid w:val="00401972"/>
    <w:rsid w:val="004034C6"/>
    <w:rsid w:val="00403856"/>
    <w:rsid w:val="00403DCB"/>
    <w:rsid w:val="00405348"/>
    <w:rsid w:val="00405A65"/>
    <w:rsid w:val="00406BA0"/>
    <w:rsid w:val="00407526"/>
    <w:rsid w:val="004079EC"/>
    <w:rsid w:val="0041095B"/>
    <w:rsid w:val="00410976"/>
    <w:rsid w:val="004111D0"/>
    <w:rsid w:val="00411779"/>
    <w:rsid w:val="00412162"/>
    <w:rsid w:val="00412185"/>
    <w:rsid w:val="004122F9"/>
    <w:rsid w:val="00412CB9"/>
    <w:rsid w:val="004147DF"/>
    <w:rsid w:val="004164CD"/>
    <w:rsid w:val="00416874"/>
    <w:rsid w:val="00417B78"/>
    <w:rsid w:val="00420273"/>
    <w:rsid w:val="00420A46"/>
    <w:rsid w:val="0042173B"/>
    <w:rsid w:val="00421A95"/>
    <w:rsid w:val="004230A2"/>
    <w:rsid w:val="00423554"/>
    <w:rsid w:val="00423DA1"/>
    <w:rsid w:val="00423E5A"/>
    <w:rsid w:val="00424B7C"/>
    <w:rsid w:val="00426C08"/>
    <w:rsid w:val="00426DF4"/>
    <w:rsid w:val="00427AA8"/>
    <w:rsid w:val="0043064F"/>
    <w:rsid w:val="00430E2E"/>
    <w:rsid w:val="004316D1"/>
    <w:rsid w:val="00431A1B"/>
    <w:rsid w:val="00431E81"/>
    <w:rsid w:val="00433A47"/>
    <w:rsid w:val="004345E4"/>
    <w:rsid w:val="00436777"/>
    <w:rsid w:val="004369C4"/>
    <w:rsid w:val="00437B18"/>
    <w:rsid w:val="00440F1B"/>
    <w:rsid w:val="00441020"/>
    <w:rsid w:val="004413CF"/>
    <w:rsid w:val="00441760"/>
    <w:rsid w:val="00441A03"/>
    <w:rsid w:val="00441A9B"/>
    <w:rsid w:val="00443393"/>
    <w:rsid w:val="00443EE6"/>
    <w:rsid w:val="00444B4F"/>
    <w:rsid w:val="00445282"/>
    <w:rsid w:val="00445991"/>
    <w:rsid w:val="00445E86"/>
    <w:rsid w:val="00446045"/>
    <w:rsid w:val="004468CE"/>
    <w:rsid w:val="00446B32"/>
    <w:rsid w:val="004474DB"/>
    <w:rsid w:val="004475C9"/>
    <w:rsid w:val="004478BD"/>
    <w:rsid w:val="00450285"/>
    <w:rsid w:val="0045065C"/>
    <w:rsid w:val="004506BF"/>
    <w:rsid w:val="00450FB2"/>
    <w:rsid w:val="00451865"/>
    <w:rsid w:val="00451A55"/>
    <w:rsid w:val="00451FB8"/>
    <w:rsid w:val="004529BD"/>
    <w:rsid w:val="00452E25"/>
    <w:rsid w:val="004535F8"/>
    <w:rsid w:val="004544E6"/>
    <w:rsid w:val="00454DC4"/>
    <w:rsid w:val="004559B7"/>
    <w:rsid w:val="0045608C"/>
    <w:rsid w:val="00460910"/>
    <w:rsid w:val="00460A58"/>
    <w:rsid w:val="00460A8E"/>
    <w:rsid w:val="0046274E"/>
    <w:rsid w:val="0046377E"/>
    <w:rsid w:val="0046379B"/>
    <w:rsid w:val="004645DA"/>
    <w:rsid w:val="00466014"/>
    <w:rsid w:val="004663F9"/>
    <w:rsid w:val="00466B88"/>
    <w:rsid w:val="00467357"/>
    <w:rsid w:val="004678E8"/>
    <w:rsid w:val="00470331"/>
    <w:rsid w:val="00470FA3"/>
    <w:rsid w:val="004711E9"/>
    <w:rsid w:val="00471A55"/>
    <w:rsid w:val="00471E47"/>
    <w:rsid w:val="0047289E"/>
    <w:rsid w:val="00474907"/>
    <w:rsid w:val="00474DDC"/>
    <w:rsid w:val="00475737"/>
    <w:rsid w:val="0047577E"/>
    <w:rsid w:val="004824D0"/>
    <w:rsid w:val="004827CF"/>
    <w:rsid w:val="00483056"/>
    <w:rsid w:val="0048381B"/>
    <w:rsid w:val="00484253"/>
    <w:rsid w:val="00484969"/>
    <w:rsid w:val="004853C2"/>
    <w:rsid w:val="00485918"/>
    <w:rsid w:val="00485976"/>
    <w:rsid w:val="00485AE3"/>
    <w:rsid w:val="00486D36"/>
    <w:rsid w:val="004873F7"/>
    <w:rsid w:val="004875B1"/>
    <w:rsid w:val="004877C6"/>
    <w:rsid w:val="00487B33"/>
    <w:rsid w:val="00487D29"/>
    <w:rsid w:val="00490659"/>
    <w:rsid w:val="00491BAB"/>
    <w:rsid w:val="004921A6"/>
    <w:rsid w:val="00492A3E"/>
    <w:rsid w:val="00494285"/>
    <w:rsid w:val="00495EF3"/>
    <w:rsid w:val="0049600A"/>
    <w:rsid w:val="004961FD"/>
    <w:rsid w:val="00496852"/>
    <w:rsid w:val="004968F1"/>
    <w:rsid w:val="0049690F"/>
    <w:rsid w:val="004975F6"/>
    <w:rsid w:val="00497BF3"/>
    <w:rsid w:val="004A0ACD"/>
    <w:rsid w:val="004A1448"/>
    <w:rsid w:val="004A2237"/>
    <w:rsid w:val="004A2262"/>
    <w:rsid w:val="004A23D8"/>
    <w:rsid w:val="004A2CDF"/>
    <w:rsid w:val="004A329C"/>
    <w:rsid w:val="004A551A"/>
    <w:rsid w:val="004A570C"/>
    <w:rsid w:val="004A735E"/>
    <w:rsid w:val="004A7A1D"/>
    <w:rsid w:val="004A7D83"/>
    <w:rsid w:val="004B12DE"/>
    <w:rsid w:val="004B1F84"/>
    <w:rsid w:val="004B21AE"/>
    <w:rsid w:val="004B26C1"/>
    <w:rsid w:val="004B33A3"/>
    <w:rsid w:val="004B33B4"/>
    <w:rsid w:val="004B3C4D"/>
    <w:rsid w:val="004B48FE"/>
    <w:rsid w:val="004B4ACC"/>
    <w:rsid w:val="004C0417"/>
    <w:rsid w:val="004C1031"/>
    <w:rsid w:val="004C173A"/>
    <w:rsid w:val="004C229E"/>
    <w:rsid w:val="004C49C5"/>
    <w:rsid w:val="004C4C5C"/>
    <w:rsid w:val="004C62ED"/>
    <w:rsid w:val="004C6796"/>
    <w:rsid w:val="004C69C4"/>
    <w:rsid w:val="004C69E4"/>
    <w:rsid w:val="004C70E5"/>
    <w:rsid w:val="004C75A5"/>
    <w:rsid w:val="004C760F"/>
    <w:rsid w:val="004D06DA"/>
    <w:rsid w:val="004D0BB9"/>
    <w:rsid w:val="004D1335"/>
    <w:rsid w:val="004D135A"/>
    <w:rsid w:val="004D2171"/>
    <w:rsid w:val="004D2181"/>
    <w:rsid w:val="004D233F"/>
    <w:rsid w:val="004D26F7"/>
    <w:rsid w:val="004D372E"/>
    <w:rsid w:val="004D4395"/>
    <w:rsid w:val="004D45E5"/>
    <w:rsid w:val="004D46DC"/>
    <w:rsid w:val="004D4D71"/>
    <w:rsid w:val="004D51A7"/>
    <w:rsid w:val="004D59C8"/>
    <w:rsid w:val="004D5D21"/>
    <w:rsid w:val="004D744D"/>
    <w:rsid w:val="004D7547"/>
    <w:rsid w:val="004D7669"/>
    <w:rsid w:val="004D7D17"/>
    <w:rsid w:val="004D7DDF"/>
    <w:rsid w:val="004E15B9"/>
    <w:rsid w:val="004E1E16"/>
    <w:rsid w:val="004E26A7"/>
    <w:rsid w:val="004E2DD4"/>
    <w:rsid w:val="004E3ADB"/>
    <w:rsid w:val="004E3B37"/>
    <w:rsid w:val="004E3E0E"/>
    <w:rsid w:val="004E43D8"/>
    <w:rsid w:val="004E45F4"/>
    <w:rsid w:val="004E46FB"/>
    <w:rsid w:val="004E5086"/>
    <w:rsid w:val="004E517E"/>
    <w:rsid w:val="004E6740"/>
    <w:rsid w:val="004E7838"/>
    <w:rsid w:val="004F03D9"/>
    <w:rsid w:val="004F047A"/>
    <w:rsid w:val="004F138C"/>
    <w:rsid w:val="004F1E53"/>
    <w:rsid w:val="004F24B3"/>
    <w:rsid w:val="004F2902"/>
    <w:rsid w:val="004F2BD6"/>
    <w:rsid w:val="004F317E"/>
    <w:rsid w:val="004F39EF"/>
    <w:rsid w:val="004F41B5"/>
    <w:rsid w:val="004F476E"/>
    <w:rsid w:val="004F5030"/>
    <w:rsid w:val="004F60FD"/>
    <w:rsid w:val="004F7EA9"/>
    <w:rsid w:val="0050064E"/>
    <w:rsid w:val="00500C17"/>
    <w:rsid w:val="00500E39"/>
    <w:rsid w:val="00501987"/>
    <w:rsid w:val="00501A58"/>
    <w:rsid w:val="00502786"/>
    <w:rsid w:val="00502BD0"/>
    <w:rsid w:val="00503203"/>
    <w:rsid w:val="00504C3D"/>
    <w:rsid w:val="00504EAA"/>
    <w:rsid w:val="00504FCB"/>
    <w:rsid w:val="00506270"/>
    <w:rsid w:val="005063D0"/>
    <w:rsid w:val="005065FF"/>
    <w:rsid w:val="00510E80"/>
    <w:rsid w:val="00511933"/>
    <w:rsid w:val="00511D69"/>
    <w:rsid w:val="00512B52"/>
    <w:rsid w:val="00512D23"/>
    <w:rsid w:val="005143B7"/>
    <w:rsid w:val="00514ED8"/>
    <w:rsid w:val="005159C5"/>
    <w:rsid w:val="00515C09"/>
    <w:rsid w:val="00520D1A"/>
    <w:rsid w:val="005215BD"/>
    <w:rsid w:val="00521C94"/>
    <w:rsid w:val="00522280"/>
    <w:rsid w:val="00522CD9"/>
    <w:rsid w:val="00523E76"/>
    <w:rsid w:val="00524C84"/>
    <w:rsid w:val="00524CBD"/>
    <w:rsid w:val="0052568E"/>
    <w:rsid w:val="00525B42"/>
    <w:rsid w:val="005273A3"/>
    <w:rsid w:val="00527A58"/>
    <w:rsid w:val="00527BDE"/>
    <w:rsid w:val="00530317"/>
    <w:rsid w:val="0053056E"/>
    <w:rsid w:val="0053186A"/>
    <w:rsid w:val="005325A5"/>
    <w:rsid w:val="005325D3"/>
    <w:rsid w:val="00532B5C"/>
    <w:rsid w:val="00533D2C"/>
    <w:rsid w:val="00533EE3"/>
    <w:rsid w:val="005340C7"/>
    <w:rsid w:val="0053505D"/>
    <w:rsid w:val="00536117"/>
    <w:rsid w:val="00536CB7"/>
    <w:rsid w:val="00537786"/>
    <w:rsid w:val="00537A74"/>
    <w:rsid w:val="0054021A"/>
    <w:rsid w:val="0054021C"/>
    <w:rsid w:val="005409FB"/>
    <w:rsid w:val="00540F41"/>
    <w:rsid w:val="00541131"/>
    <w:rsid w:val="005412B9"/>
    <w:rsid w:val="00541883"/>
    <w:rsid w:val="00541E22"/>
    <w:rsid w:val="00541F4C"/>
    <w:rsid w:val="00542CC4"/>
    <w:rsid w:val="00543165"/>
    <w:rsid w:val="00543DCD"/>
    <w:rsid w:val="00544796"/>
    <w:rsid w:val="00544C09"/>
    <w:rsid w:val="00544C5F"/>
    <w:rsid w:val="00544CC9"/>
    <w:rsid w:val="005467E3"/>
    <w:rsid w:val="00546BEA"/>
    <w:rsid w:val="0054704B"/>
    <w:rsid w:val="00550AA2"/>
    <w:rsid w:val="00550F3B"/>
    <w:rsid w:val="005521AC"/>
    <w:rsid w:val="00553BDC"/>
    <w:rsid w:val="0055441C"/>
    <w:rsid w:val="00554808"/>
    <w:rsid w:val="00555F0B"/>
    <w:rsid w:val="005576F3"/>
    <w:rsid w:val="005607E4"/>
    <w:rsid w:val="00561255"/>
    <w:rsid w:val="00561A05"/>
    <w:rsid w:val="0056228A"/>
    <w:rsid w:val="005623CB"/>
    <w:rsid w:val="00562C55"/>
    <w:rsid w:val="005636A6"/>
    <w:rsid w:val="00566B63"/>
    <w:rsid w:val="00566B7C"/>
    <w:rsid w:val="00566D88"/>
    <w:rsid w:val="00566F28"/>
    <w:rsid w:val="005714D4"/>
    <w:rsid w:val="005715A1"/>
    <w:rsid w:val="005719D3"/>
    <w:rsid w:val="00572986"/>
    <w:rsid w:val="00572CD0"/>
    <w:rsid w:val="00572DB9"/>
    <w:rsid w:val="00573229"/>
    <w:rsid w:val="005733DC"/>
    <w:rsid w:val="005737D4"/>
    <w:rsid w:val="00573A9A"/>
    <w:rsid w:val="00574DC1"/>
    <w:rsid w:val="005765D1"/>
    <w:rsid w:val="00576A13"/>
    <w:rsid w:val="00577526"/>
    <w:rsid w:val="0057767C"/>
    <w:rsid w:val="00580422"/>
    <w:rsid w:val="00580C95"/>
    <w:rsid w:val="00580FC1"/>
    <w:rsid w:val="0058171A"/>
    <w:rsid w:val="00581D2D"/>
    <w:rsid w:val="0058251D"/>
    <w:rsid w:val="00583D7C"/>
    <w:rsid w:val="0058406C"/>
    <w:rsid w:val="00584481"/>
    <w:rsid w:val="0058479E"/>
    <w:rsid w:val="00585191"/>
    <w:rsid w:val="005858B2"/>
    <w:rsid w:val="0058590C"/>
    <w:rsid w:val="005876C8"/>
    <w:rsid w:val="005878BE"/>
    <w:rsid w:val="00587A63"/>
    <w:rsid w:val="005906FE"/>
    <w:rsid w:val="00590F2D"/>
    <w:rsid w:val="00592134"/>
    <w:rsid w:val="0059252F"/>
    <w:rsid w:val="00593D4B"/>
    <w:rsid w:val="0059430D"/>
    <w:rsid w:val="00594672"/>
    <w:rsid w:val="005947DC"/>
    <w:rsid w:val="0059655F"/>
    <w:rsid w:val="005979ED"/>
    <w:rsid w:val="005A0210"/>
    <w:rsid w:val="005A02B0"/>
    <w:rsid w:val="005A0405"/>
    <w:rsid w:val="005A0ABF"/>
    <w:rsid w:val="005A0AFD"/>
    <w:rsid w:val="005A0F9E"/>
    <w:rsid w:val="005A194C"/>
    <w:rsid w:val="005A3291"/>
    <w:rsid w:val="005A3394"/>
    <w:rsid w:val="005A3B18"/>
    <w:rsid w:val="005A5E9D"/>
    <w:rsid w:val="005A6701"/>
    <w:rsid w:val="005A7345"/>
    <w:rsid w:val="005A791B"/>
    <w:rsid w:val="005A7D99"/>
    <w:rsid w:val="005A7F5B"/>
    <w:rsid w:val="005B04B7"/>
    <w:rsid w:val="005B0611"/>
    <w:rsid w:val="005B085B"/>
    <w:rsid w:val="005B0AB7"/>
    <w:rsid w:val="005B1659"/>
    <w:rsid w:val="005B1FC5"/>
    <w:rsid w:val="005B208A"/>
    <w:rsid w:val="005B247F"/>
    <w:rsid w:val="005B3D40"/>
    <w:rsid w:val="005B48B7"/>
    <w:rsid w:val="005B5A21"/>
    <w:rsid w:val="005B6032"/>
    <w:rsid w:val="005B7C2D"/>
    <w:rsid w:val="005C0831"/>
    <w:rsid w:val="005C0AA2"/>
    <w:rsid w:val="005C3719"/>
    <w:rsid w:val="005C54A8"/>
    <w:rsid w:val="005C5821"/>
    <w:rsid w:val="005C6AF0"/>
    <w:rsid w:val="005D1558"/>
    <w:rsid w:val="005D2110"/>
    <w:rsid w:val="005D3AF6"/>
    <w:rsid w:val="005D5093"/>
    <w:rsid w:val="005D59B5"/>
    <w:rsid w:val="005D5C1A"/>
    <w:rsid w:val="005D645F"/>
    <w:rsid w:val="005D71AA"/>
    <w:rsid w:val="005D7AEC"/>
    <w:rsid w:val="005D7B79"/>
    <w:rsid w:val="005E017A"/>
    <w:rsid w:val="005E10B4"/>
    <w:rsid w:val="005E22F4"/>
    <w:rsid w:val="005E2BED"/>
    <w:rsid w:val="005E2EC7"/>
    <w:rsid w:val="005E2F39"/>
    <w:rsid w:val="005E309A"/>
    <w:rsid w:val="005E3143"/>
    <w:rsid w:val="005E31A8"/>
    <w:rsid w:val="005E47D2"/>
    <w:rsid w:val="005E55DA"/>
    <w:rsid w:val="005E5A0F"/>
    <w:rsid w:val="005E5AFF"/>
    <w:rsid w:val="005E7288"/>
    <w:rsid w:val="005E7FB7"/>
    <w:rsid w:val="005F0512"/>
    <w:rsid w:val="005F0513"/>
    <w:rsid w:val="005F073B"/>
    <w:rsid w:val="005F0A07"/>
    <w:rsid w:val="005F0BA1"/>
    <w:rsid w:val="005F150D"/>
    <w:rsid w:val="005F1621"/>
    <w:rsid w:val="005F31EC"/>
    <w:rsid w:val="005F348C"/>
    <w:rsid w:val="005F3E56"/>
    <w:rsid w:val="005F4054"/>
    <w:rsid w:val="005F4E7B"/>
    <w:rsid w:val="005F62AF"/>
    <w:rsid w:val="005F6CE8"/>
    <w:rsid w:val="005F7CF1"/>
    <w:rsid w:val="005F7E04"/>
    <w:rsid w:val="006005F4"/>
    <w:rsid w:val="00600D73"/>
    <w:rsid w:val="00600FA0"/>
    <w:rsid w:val="006034DB"/>
    <w:rsid w:val="006036E7"/>
    <w:rsid w:val="00604A5E"/>
    <w:rsid w:val="00604CF1"/>
    <w:rsid w:val="00604DD5"/>
    <w:rsid w:val="0060696B"/>
    <w:rsid w:val="00607073"/>
    <w:rsid w:val="006075B3"/>
    <w:rsid w:val="00607C32"/>
    <w:rsid w:val="006102BA"/>
    <w:rsid w:val="006109C7"/>
    <w:rsid w:val="00611497"/>
    <w:rsid w:val="00612A76"/>
    <w:rsid w:val="00612C03"/>
    <w:rsid w:val="006138F2"/>
    <w:rsid w:val="00613B9D"/>
    <w:rsid w:val="006145D7"/>
    <w:rsid w:val="00614635"/>
    <w:rsid w:val="006147C6"/>
    <w:rsid w:val="0061639A"/>
    <w:rsid w:val="00616775"/>
    <w:rsid w:val="00616E5B"/>
    <w:rsid w:val="00620447"/>
    <w:rsid w:val="00620764"/>
    <w:rsid w:val="00620E73"/>
    <w:rsid w:val="00621DFB"/>
    <w:rsid w:val="00624762"/>
    <w:rsid w:val="006247E2"/>
    <w:rsid w:val="006248D9"/>
    <w:rsid w:val="00624907"/>
    <w:rsid w:val="006267A4"/>
    <w:rsid w:val="00626F53"/>
    <w:rsid w:val="00627239"/>
    <w:rsid w:val="00630F4E"/>
    <w:rsid w:val="00631988"/>
    <w:rsid w:val="00631AD5"/>
    <w:rsid w:val="006339F8"/>
    <w:rsid w:val="00634087"/>
    <w:rsid w:val="006341C3"/>
    <w:rsid w:val="00635BBD"/>
    <w:rsid w:val="00641C1E"/>
    <w:rsid w:val="00642054"/>
    <w:rsid w:val="006421C1"/>
    <w:rsid w:val="00642303"/>
    <w:rsid w:val="006425F7"/>
    <w:rsid w:val="00642EB6"/>
    <w:rsid w:val="0064318B"/>
    <w:rsid w:val="006444AE"/>
    <w:rsid w:val="00644831"/>
    <w:rsid w:val="00644EF3"/>
    <w:rsid w:val="00645132"/>
    <w:rsid w:val="00645C08"/>
    <w:rsid w:val="0064698D"/>
    <w:rsid w:val="00646FA3"/>
    <w:rsid w:val="00647324"/>
    <w:rsid w:val="00647CA7"/>
    <w:rsid w:val="006512B3"/>
    <w:rsid w:val="006514FC"/>
    <w:rsid w:val="0065207B"/>
    <w:rsid w:val="00653BF9"/>
    <w:rsid w:val="0065409B"/>
    <w:rsid w:val="00654B05"/>
    <w:rsid w:val="00654E8A"/>
    <w:rsid w:val="00655166"/>
    <w:rsid w:val="00655D13"/>
    <w:rsid w:val="006560E8"/>
    <w:rsid w:val="0065685C"/>
    <w:rsid w:val="00656F0C"/>
    <w:rsid w:val="006574AB"/>
    <w:rsid w:val="00657571"/>
    <w:rsid w:val="00660AA4"/>
    <w:rsid w:val="00660B8F"/>
    <w:rsid w:val="0066145E"/>
    <w:rsid w:val="00661B61"/>
    <w:rsid w:val="006624B0"/>
    <w:rsid w:val="006628C2"/>
    <w:rsid w:val="0066298F"/>
    <w:rsid w:val="00662AA8"/>
    <w:rsid w:val="006639CB"/>
    <w:rsid w:val="00663DF4"/>
    <w:rsid w:val="0066486D"/>
    <w:rsid w:val="0066509D"/>
    <w:rsid w:val="00665998"/>
    <w:rsid w:val="006665D5"/>
    <w:rsid w:val="006672F7"/>
    <w:rsid w:val="00667F87"/>
    <w:rsid w:val="00670907"/>
    <w:rsid w:val="00670964"/>
    <w:rsid w:val="0067106A"/>
    <w:rsid w:val="0067125B"/>
    <w:rsid w:val="00671398"/>
    <w:rsid w:val="00672792"/>
    <w:rsid w:val="0067288D"/>
    <w:rsid w:val="00672F3D"/>
    <w:rsid w:val="0067362D"/>
    <w:rsid w:val="00673891"/>
    <w:rsid w:val="00673FAD"/>
    <w:rsid w:val="006747BC"/>
    <w:rsid w:val="00674CBB"/>
    <w:rsid w:val="0067502D"/>
    <w:rsid w:val="006750E9"/>
    <w:rsid w:val="006753CA"/>
    <w:rsid w:val="006757E8"/>
    <w:rsid w:val="00675C59"/>
    <w:rsid w:val="00676E61"/>
    <w:rsid w:val="00677140"/>
    <w:rsid w:val="006800AC"/>
    <w:rsid w:val="0068014E"/>
    <w:rsid w:val="00681B74"/>
    <w:rsid w:val="0068223F"/>
    <w:rsid w:val="00682BAD"/>
    <w:rsid w:val="00682EE7"/>
    <w:rsid w:val="00684ABB"/>
    <w:rsid w:val="006854AB"/>
    <w:rsid w:val="0068692B"/>
    <w:rsid w:val="0068778D"/>
    <w:rsid w:val="00690A03"/>
    <w:rsid w:val="00691011"/>
    <w:rsid w:val="00691B19"/>
    <w:rsid w:val="00692CE8"/>
    <w:rsid w:val="00692E54"/>
    <w:rsid w:val="0069435E"/>
    <w:rsid w:val="00694432"/>
    <w:rsid w:val="0069614D"/>
    <w:rsid w:val="00696C0D"/>
    <w:rsid w:val="00697331"/>
    <w:rsid w:val="00697739"/>
    <w:rsid w:val="006A0412"/>
    <w:rsid w:val="006A2578"/>
    <w:rsid w:val="006A2838"/>
    <w:rsid w:val="006A2D2E"/>
    <w:rsid w:val="006A2DDE"/>
    <w:rsid w:val="006A3045"/>
    <w:rsid w:val="006A3061"/>
    <w:rsid w:val="006A415E"/>
    <w:rsid w:val="006A47D3"/>
    <w:rsid w:val="006A482E"/>
    <w:rsid w:val="006A4DAA"/>
    <w:rsid w:val="006A4F5C"/>
    <w:rsid w:val="006A4FA2"/>
    <w:rsid w:val="006A5B54"/>
    <w:rsid w:val="006A5C1F"/>
    <w:rsid w:val="006A624E"/>
    <w:rsid w:val="006A66DB"/>
    <w:rsid w:val="006B0095"/>
    <w:rsid w:val="006B011B"/>
    <w:rsid w:val="006B094D"/>
    <w:rsid w:val="006B0C3A"/>
    <w:rsid w:val="006B148C"/>
    <w:rsid w:val="006B200E"/>
    <w:rsid w:val="006B3081"/>
    <w:rsid w:val="006B4061"/>
    <w:rsid w:val="006B4757"/>
    <w:rsid w:val="006B48B5"/>
    <w:rsid w:val="006B4B7A"/>
    <w:rsid w:val="006B596C"/>
    <w:rsid w:val="006B68B2"/>
    <w:rsid w:val="006B7808"/>
    <w:rsid w:val="006B7860"/>
    <w:rsid w:val="006B7961"/>
    <w:rsid w:val="006B7E4D"/>
    <w:rsid w:val="006B7FBD"/>
    <w:rsid w:val="006C06D9"/>
    <w:rsid w:val="006C1466"/>
    <w:rsid w:val="006C1CCF"/>
    <w:rsid w:val="006C1DD4"/>
    <w:rsid w:val="006C1F33"/>
    <w:rsid w:val="006C30FD"/>
    <w:rsid w:val="006C327D"/>
    <w:rsid w:val="006C36D2"/>
    <w:rsid w:val="006C37D2"/>
    <w:rsid w:val="006C3F5A"/>
    <w:rsid w:val="006C473A"/>
    <w:rsid w:val="006C4EBB"/>
    <w:rsid w:val="006C5777"/>
    <w:rsid w:val="006C7113"/>
    <w:rsid w:val="006C79F6"/>
    <w:rsid w:val="006C7B8F"/>
    <w:rsid w:val="006D0216"/>
    <w:rsid w:val="006D103A"/>
    <w:rsid w:val="006D370E"/>
    <w:rsid w:val="006D3D35"/>
    <w:rsid w:val="006D60D3"/>
    <w:rsid w:val="006D6140"/>
    <w:rsid w:val="006D6187"/>
    <w:rsid w:val="006D744C"/>
    <w:rsid w:val="006D763C"/>
    <w:rsid w:val="006D7BF8"/>
    <w:rsid w:val="006D7C76"/>
    <w:rsid w:val="006E09E7"/>
    <w:rsid w:val="006E148B"/>
    <w:rsid w:val="006E236C"/>
    <w:rsid w:val="006E262D"/>
    <w:rsid w:val="006E32F2"/>
    <w:rsid w:val="006E3ABD"/>
    <w:rsid w:val="006E3F15"/>
    <w:rsid w:val="006E4606"/>
    <w:rsid w:val="006E6028"/>
    <w:rsid w:val="006E6ECC"/>
    <w:rsid w:val="006F0ADA"/>
    <w:rsid w:val="006F0DAA"/>
    <w:rsid w:val="006F174A"/>
    <w:rsid w:val="006F2648"/>
    <w:rsid w:val="006F2736"/>
    <w:rsid w:val="006F381E"/>
    <w:rsid w:val="006F478F"/>
    <w:rsid w:val="006F4DA7"/>
    <w:rsid w:val="006F5F2C"/>
    <w:rsid w:val="006F5FD0"/>
    <w:rsid w:val="006F649F"/>
    <w:rsid w:val="006F78E9"/>
    <w:rsid w:val="007001E2"/>
    <w:rsid w:val="0070091E"/>
    <w:rsid w:val="00700E50"/>
    <w:rsid w:val="00700FDF"/>
    <w:rsid w:val="007012A8"/>
    <w:rsid w:val="0070167D"/>
    <w:rsid w:val="00701736"/>
    <w:rsid w:val="0070293A"/>
    <w:rsid w:val="00703526"/>
    <w:rsid w:val="00703CE1"/>
    <w:rsid w:val="00704238"/>
    <w:rsid w:val="0070440D"/>
    <w:rsid w:val="00704B4A"/>
    <w:rsid w:val="00706343"/>
    <w:rsid w:val="007064BD"/>
    <w:rsid w:val="00706D93"/>
    <w:rsid w:val="0070764A"/>
    <w:rsid w:val="00711C5B"/>
    <w:rsid w:val="00712520"/>
    <w:rsid w:val="00712852"/>
    <w:rsid w:val="00714ED5"/>
    <w:rsid w:val="0071504C"/>
    <w:rsid w:val="0071635E"/>
    <w:rsid w:val="007164BE"/>
    <w:rsid w:val="0071669C"/>
    <w:rsid w:val="00716D31"/>
    <w:rsid w:val="007178B9"/>
    <w:rsid w:val="00717A5D"/>
    <w:rsid w:val="0072001C"/>
    <w:rsid w:val="00720390"/>
    <w:rsid w:val="00720401"/>
    <w:rsid w:val="00722CB2"/>
    <w:rsid w:val="007237E3"/>
    <w:rsid w:val="00724A4C"/>
    <w:rsid w:val="007251E4"/>
    <w:rsid w:val="00725A40"/>
    <w:rsid w:val="00726B5A"/>
    <w:rsid w:val="00726BE1"/>
    <w:rsid w:val="007270E4"/>
    <w:rsid w:val="00730895"/>
    <w:rsid w:val="00730FE8"/>
    <w:rsid w:val="00731D20"/>
    <w:rsid w:val="00731DBF"/>
    <w:rsid w:val="00732C9E"/>
    <w:rsid w:val="0073378D"/>
    <w:rsid w:val="00734736"/>
    <w:rsid w:val="00734A28"/>
    <w:rsid w:val="00734D99"/>
    <w:rsid w:val="007375EE"/>
    <w:rsid w:val="0073788F"/>
    <w:rsid w:val="0074171D"/>
    <w:rsid w:val="00742E7A"/>
    <w:rsid w:val="0074606D"/>
    <w:rsid w:val="0074759C"/>
    <w:rsid w:val="00747B8A"/>
    <w:rsid w:val="00747F42"/>
    <w:rsid w:val="007501FF"/>
    <w:rsid w:val="0075099A"/>
    <w:rsid w:val="00750DB5"/>
    <w:rsid w:val="00751A2A"/>
    <w:rsid w:val="00751C6A"/>
    <w:rsid w:val="00752601"/>
    <w:rsid w:val="007526AA"/>
    <w:rsid w:val="007536B2"/>
    <w:rsid w:val="00753E97"/>
    <w:rsid w:val="007542D5"/>
    <w:rsid w:val="00754E8E"/>
    <w:rsid w:val="00755E80"/>
    <w:rsid w:val="0075674E"/>
    <w:rsid w:val="0075739E"/>
    <w:rsid w:val="007601CB"/>
    <w:rsid w:val="00760C8F"/>
    <w:rsid w:val="0076107D"/>
    <w:rsid w:val="00761696"/>
    <w:rsid w:val="00761C3B"/>
    <w:rsid w:val="00762B85"/>
    <w:rsid w:val="00765B18"/>
    <w:rsid w:val="00765EF2"/>
    <w:rsid w:val="007665D4"/>
    <w:rsid w:val="007668E0"/>
    <w:rsid w:val="00766A12"/>
    <w:rsid w:val="00766A2A"/>
    <w:rsid w:val="007679D0"/>
    <w:rsid w:val="00767E2A"/>
    <w:rsid w:val="00770AC0"/>
    <w:rsid w:val="00770B85"/>
    <w:rsid w:val="00770DFD"/>
    <w:rsid w:val="00770E61"/>
    <w:rsid w:val="0077149F"/>
    <w:rsid w:val="00771A79"/>
    <w:rsid w:val="007723E3"/>
    <w:rsid w:val="007733F4"/>
    <w:rsid w:val="0077564C"/>
    <w:rsid w:val="00775FA1"/>
    <w:rsid w:val="00776139"/>
    <w:rsid w:val="0077713E"/>
    <w:rsid w:val="00777435"/>
    <w:rsid w:val="00777DB6"/>
    <w:rsid w:val="0078016A"/>
    <w:rsid w:val="007801E9"/>
    <w:rsid w:val="007817A9"/>
    <w:rsid w:val="00781DB7"/>
    <w:rsid w:val="00783CDD"/>
    <w:rsid w:val="00785C06"/>
    <w:rsid w:val="00786D98"/>
    <w:rsid w:val="0078733B"/>
    <w:rsid w:val="00787791"/>
    <w:rsid w:val="0079091F"/>
    <w:rsid w:val="007919E4"/>
    <w:rsid w:val="007920CF"/>
    <w:rsid w:val="00792BCE"/>
    <w:rsid w:val="0079332C"/>
    <w:rsid w:val="00793773"/>
    <w:rsid w:val="0079397E"/>
    <w:rsid w:val="00793BEC"/>
    <w:rsid w:val="00793E18"/>
    <w:rsid w:val="00794CFA"/>
    <w:rsid w:val="0079583F"/>
    <w:rsid w:val="007958CC"/>
    <w:rsid w:val="00796A65"/>
    <w:rsid w:val="0079770F"/>
    <w:rsid w:val="00797CC9"/>
    <w:rsid w:val="007A0090"/>
    <w:rsid w:val="007A0BD1"/>
    <w:rsid w:val="007A1B81"/>
    <w:rsid w:val="007A1CF7"/>
    <w:rsid w:val="007A1D29"/>
    <w:rsid w:val="007A35F5"/>
    <w:rsid w:val="007A37E0"/>
    <w:rsid w:val="007A38C4"/>
    <w:rsid w:val="007A4633"/>
    <w:rsid w:val="007A79D1"/>
    <w:rsid w:val="007A7D67"/>
    <w:rsid w:val="007B020E"/>
    <w:rsid w:val="007B070D"/>
    <w:rsid w:val="007B111E"/>
    <w:rsid w:val="007B2B4F"/>
    <w:rsid w:val="007B3712"/>
    <w:rsid w:val="007B4273"/>
    <w:rsid w:val="007B4D12"/>
    <w:rsid w:val="007B5D09"/>
    <w:rsid w:val="007B5F11"/>
    <w:rsid w:val="007B7065"/>
    <w:rsid w:val="007B736C"/>
    <w:rsid w:val="007C0458"/>
    <w:rsid w:val="007C0816"/>
    <w:rsid w:val="007C086C"/>
    <w:rsid w:val="007C167E"/>
    <w:rsid w:val="007C28D2"/>
    <w:rsid w:val="007C388A"/>
    <w:rsid w:val="007C40D3"/>
    <w:rsid w:val="007C4129"/>
    <w:rsid w:val="007C4243"/>
    <w:rsid w:val="007C47AD"/>
    <w:rsid w:val="007C4C9B"/>
    <w:rsid w:val="007C5E1C"/>
    <w:rsid w:val="007C624E"/>
    <w:rsid w:val="007C625E"/>
    <w:rsid w:val="007C62D7"/>
    <w:rsid w:val="007C6D56"/>
    <w:rsid w:val="007C768E"/>
    <w:rsid w:val="007D012E"/>
    <w:rsid w:val="007D1FDB"/>
    <w:rsid w:val="007D2872"/>
    <w:rsid w:val="007D2958"/>
    <w:rsid w:val="007D2C53"/>
    <w:rsid w:val="007D3087"/>
    <w:rsid w:val="007D34C7"/>
    <w:rsid w:val="007D480D"/>
    <w:rsid w:val="007D6E2E"/>
    <w:rsid w:val="007D7987"/>
    <w:rsid w:val="007E1986"/>
    <w:rsid w:val="007E28DD"/>
    <w:rsid w:val="007E291B"/>
    <w:rsid w:val="007E2BC6"/>
    <w:rsid w:val="007E36C2"/>
    <w:rsid w:val="007E374C"/>
    <w:rsid w:val="007E39F7"/>
    <w:rsid w:val="007E4867"/>
    <w:rsid w:val="007E49C4"/>
    <w:rsid w:val="007E4BA9"/>
    <w:rsid w:val="007E515A"/>
    <w:rsid w:val="007E556E"/>
    <w:rsid w:val="007E78C6"/>
    <w:rsid w:val="007E7963"/>
    <w:rsid w:val="007F0390"/>
    <w:rsid w:val="007F093C"/>
    <w:rsid w:val="007F1186"/>
    <w:rsid w:val="007F327E"/>
    <w:rsid w:val="007F4343"/>
    <w:rsid w:val="007F6D1D"/>
    <w:rsid w:val="00800E8D"/>
    <w:rsid w:val="008020AC"/>
    <w:rsid w:val="008023BF"/>
    <w:rsid w:val="00802C78"/>
    <w:rsid w:val="008034F1"/>
    <w:rsid w:val="00805B96"/>
    <w:rsid w:val="00805E7A"/>
    <w:rsid w:val="00806700"/>
    <w:rsid w:val="00810A55"/>
    <w:rsid w:val="0081146D"/>
    <w:rsid w:val="00811872"/>
    <w:rsid w:val="00811E99"/>
    <w:rsid w:val="008130D6"/>
    <w:rsid w:val="00813D8E"/>
    <w:rsid w:val="008143BE"/>
    <w:rsid w:val="008149DB"/>
    <w:rsid w:val="00814A99"/>
    <w:rsid w:val="00815EEB"/>
    <w:rsid w:val="00820FB1"/>
    <w:rsid w:val="0082125D"/>
    <w:rsid w:val="008220A2"/>
    <w:rsid w:val="008220F1"/>
    <w:rsid w:val="00822B80"/>
    <w:rsid w:val="00824026"/>
    <w:rsid w:val="008240A0"/>
    <w:rsid w:val="008248E2"/>
    <w:rsid w:val="00824A48"/>
    <w:rsid w:val="00824E71"/>
    <w:rsid w:val="008259F9"/>
    <w:rsid w:val="00825B92"/>
    <w:rsid w:val="00826846"/>
    <w:rsid w:val="00827323"/>
    <w:rsid w:val="00827623"/>
    <w:rsid w:val="00827922"/>
    <w:rsid w:val="00830D01"/>
    <w:rsid w:val="00831104"/>
    <w:rsid w:val="00831DD7"/>
    <w:rsid w:val="00832EC2"/>
    <w:rsid w:val="008334C6"/>
    <w:rsid w:val="00834108"/>
    <w:rsid w:val="00835574"/>
    <w:rsid w:val="008359FB"/>
    <w:rsid w:val="00835F07"/>
    <w:rsid w:val="0083734D"/>
    <w:rsid w:val="0084058B"/>
    <w:rsid w:val="008408AE"/>
    <w:rsid w:val="00840C94"/>
    <w:rsid w:val="008412E5"/>
    <w:rsid w:val="00841C42"/>
    <w:rsid w:val="0084334E"/>
    <w:rsid w:val="00843893"/>
    <w:rsid w:val="00844F93"/>
    <w:rsid w:val="00845597"/>
    <w:rsid w:val="00846A32"/>
    <w:rsid w:val="00846A9F"/>
    <w:rsid w:val="008476E9"/>
    <w:rsid w:val="00852818"/>
    <w:rsid w:val="0085307D"/>
    <w:rsid w:val="008532E2"/>
    <w:rsid w:val="008539F5"/>
    <w:rsid w:val="00853B8A"/>
    <w:rsid w:val="00854316"/>
    <w:rsid w:val="0085456F"/>
    <w:rsid w:val="00855EEC"/>
    <w:rsid w:val="0085733B"/>
    <w:rsid w:val="00857EC6"/>
    <w:rsid w:val="00861A88"/>
    <w:rsid w:val="00862A56"/>
    <w:rsid w:val="00862A99"/>
    <w:rsid w:val="00862BA2"/>
    <w:rsid w:val="00862C21"/>
    <w:rsid w:val="00863CF7"/>
    <w:rsid w:val="00865D84"/>
    <w:rsid w:val="00867CAE"/>
    <w:rsid w:val="00867EDA"/>
    <w:rsid w:val="0087096B"/>
    <w:rsid w:val="00870F19"/>
    <w:rsid w:val="00871EBE"/>
    <w:rsid w:val="00872C04"/>
    <w:rsid w:val="00874635"/>
    <w:rsid w:val="00875A82"/>
    <w:rsid w:val="00875B9E"/>
    <w:rsid w:val="00876AD7"/>
    <w:rsid w:val="00880953"/>
    <w:rsid w:val="008810F8"/>
    <w:rsid w:val="00882037"/>
    <w:rsid w:val="00882708"/>
    <w:rsid w:val="008835B5"/>
    <w:rsid w:val="00883C40"/>
    <w:rsid w:val="008854A3"/>
    <w:rsid w:val="0088554C"/>
    <w:rsid w:val="00885AEF"/>
    <w:rsid w:val="00885BFF"/>
    <w:rsid w:val="00885F77"/>
    <w:rsid w:val="00886212"/>
    <w:rsid w:val="0088648F"/>
    <w:rsid w:val="00886730"/>
    <w:rsid w:val="00886A07"/>
    <w:rsid w:val="00887957"/>
    <w:rsid w:val="0089121A"/>
    <w:rsid w:val="00891767"/>
    <w:rsid w:val="00891FD1"/>
    <w:rsid w:val="008924F9"/>
    <w:rsid w:val="00892E9A"/>
    <w:rsid w:val="00893C31"/>
    <w:rsid w:val="00893F98"/>
    <w:rsid w:val="008953BE"/>
    <w:rsid w:val="00897192"/>
    <w:rsid w:val="0089758E"/>
    <w:rsid w:val="00897AE8"/>
    <w:rsid w:val="00897CF9"/>
    <w:rsid w:val="008A09FF"/>
    <w:rsid w:val="008A0EB5"/>
    <w:rsid w:val="008A1FBE"/>
    <w:rsid w:val="008A20F9"/>
    <w:rsid w:val="008A2C36"/>
    <w:rsid w:val="008A2F46"/>
    <w:rsid w:val="008A30A6"/>
    <w:rsid w:val="008A3B02"/>
    <w:rsid w:val="008A3DAE"/>
    <w:rsid w:val="008A44C9"/>
    <w:rsid w:val="008A4B66"/>
    <w:rsid w:val="008A5717"/>
    <w:rsid w:val="008A59A5"/>
    <w:rsid w:val="008A640E"/>
    <w:rsid w:val="008A6419"/>
    <w:rsid w:val="008A756E"/>
    <w:rsid w:val="008A7B61"/>
    <w:rsid w:val="008B0803"/>
    <w:rsid w:val="008B0F4D"/>
    <w:rsid w:val="008B1192"/>
    <w:rsid w:val="008B193B"/>
    <w:rsid w:val="008B1EC6"/>
    <w:rsid w:val="008B2138"/>
    <w:rsid w:val="008B21B0"/>
    <w:rsid w:val="008B28E5"/>
    <w:rsid w:val="008B3B4A"/>
    <w:rsid w:val="008B4318"/>
    <w:rsid w:val="008B57B3"/>
    <w:rsid w:val="008B58C1"/>
    <w:rsid w:val="008B5995"/>
    <w:rsid w:val="008B5CB0"/>
    <w:rsid w:val="008B6482"/>
    <w:rsid w:val="008B65D5"/>
    <w:rsid w:val="008B7AE6"/>
    <w:rsid w:val="008B7EC3"/>
    <w:rsid w:val="008C007B"/>
    <w:rsid w:val="008C051B"/>
    <w:rsid w:val="008C0615"/>
    <w:rsid w:val="008C1A12"/>
    <w:rsid w:val="008C2583"/>
    <w:rsid w:val="008C27AF"/>
    <w:rsid w:val="008C2ECA"/>
    <w:rsid w:val="008C34FC"/>
    <w:rsid w:val="008C3B05"/>
    <w:rsid w:val="008C4F0B"/>
    <w:rsid w:val="008C5D5C"/>
    <w:rsid w:val="008C5D98"/>
    <w:rsid w:val="008C5DD7"/>
    <w:rsid w:val="008C6DAB"/>
    <w:rsid w:val="008C6DB1"/>
    <w:rsid w:val="008C6F16"/>
    <w:rsid w:val="008D1566"/>
    <w:rsid w:val="008D1C03"/>
    <w:rsid w:val="008D1CF9"/>
    <w:rsid w:val="008D3BB9"/>
    <w:rsid w:val="008D4C4D"/>
    <w:rsid w:val="008D5028"/>
    <w:rsid w:val="008D6969"/>
    <w:rsid w:val="008D7525"/>
    <w:rsid w:val="008E04F2"/>
    <w:rsid w:val="008E10AC"/>
    <w:rsid w:val="008E1390"/>
    <w:rsid w:val="008E165C"/>
    <w:rsid w:val="008E2B68"/>
    <w:rsid w:val="008E332A"/>
    <w:rsid w:val="008E3754"/>
    <w:rsid w:val="008E5087"/>
    <w:rsid w:val="008E51E8"/>
    <w:rsid w:val="008E597D"/>
    <w:rsid w:val="008E5D15"/>
    <w:rsid w:val="008E5DFB"/>
    <w:rsid w:val="008E677D"/>
    <w:rsid w:val="008E7C1E"/>
    <w:rsid w:val="008E7D37"/>
    <w:rsid w:val="008F1250"/>
    <w:rsid w:val="008F1E2C"/>
    <w:rsid w:val="008F242D"/>
    <w:rsid w:val="008F3399"/>
    <w:rsid w:val="008F39BD"/>
    <w:rsid w:val="008F476D"/>
    <w:rsid w:val="008F4904"/>
    <w:rsid w:val="008F52CD"/>
    <w:rsid w:val="008F5BDF"/>
    <w:rsid w:val="008F605C"/>
    <w:rsid w:val="008F64E2"/>
    <w:rsid w:val="008F7AD3"/>
    <w:rsid w:val="00900380"/>
    <w:rsid w:val="00900B8A"/>
    <w:rsid w:val="00900E76"/>
    <w:rsid w:val="00901939"/>
    <w:rsid w:val="00903119"/>
    <w:rsid w:val="00904881"/>
    <w:rsid w:val="00904945"/>
    <w:rsid w:val="009054BB"/>
    <w:rsid w:val="00905F8C"/>
    <w:rsid w:val="00906E7C"/>
    <w:rsid w:val="0090716D"/>
    <w:rsid w:val="009074AB"/>
    <w:rsid w:val="00907C2E"/>
    <w:rsid w:val="00907D4A"/>
    <w:rsid w:val="0091025F"/>
    <w:rsid w:val="00910CBD"/>
    <w:rsid w:val="00912B97"/>
    <w:rsid w:val="00913100"/>
    <w:rsid w:val="00913430"/>
    <w:rsid w:val="009135CA"/>
    <w:rsid w:val="009138B0"/>
    <w:rsid w:val="009141C0"/>
    <w:rsid w:val="00914665"/>
    <w:rsid w:val="00915B69"/>
    <w:rsid w:val="009161F1"/>
    <w:rsid w:val="00917303"/>
    <w:rsid w:val="009175DA"/>
    <w:rsid w:val="00917C1E"/>
    <w:rsid w:val="009211E3"/>
    <w:rsid w:val="00921391"/>
    <w:rsid w:val="00921B8E"/>
    <w:rsid w:val="009225D4"/>
    <w:rsid w:val="00922843"/>
    <w:rsid w:val="00922B46"/>
    <w:rsid w:val="00922C80"/>
    <w:rsid w:val="009230CD"/>
    <w:rsid w:val="0092673C"/>
    <w:rsid w:val="00926BF5"/>
    <w:rsid w:val="00926D31"/>
    <w:rsid w:val="009279CD"/>
    <w:rsid w:val="00927E5B"/>
    <w:rsid w:val="00930B0F"/>
    <w:rsid w:val="009344F9"/>
    <w:rsid w:val="009347C8"/>
    <w:rsid w:val="009351E1"/>
    <w:rsid w:val="00935963"/>
    <w:rsid w:val="00935EF1"/>
    <w:rsid w:val="0093619B"/>
    <w:rsid w:val="00936F70"/>
    <w:rsid w:val="0093705F"/>
    <w:rsid w:val="009371AC"/>
    <w:rsid w:val="009403EE"/>
    <w:rsid w:val="0094112B"/>
    <w:rsid w:val="0094154C"/>
    <w:rsid w:val="0094160C"/>
    <w:rsid w:val="00941B52"/>
    <w:rsid w:val="00942D30"/>
    <w:rsid w:val="009448D9"/>
    <w:rsid w:val="00944FC2"/>
    <w:rsid w:val="00945ECE"/>
    <w:rsid w:val="0094601A"/>
    <w:rsid w:val="0094790D"/>
    <w:rsid w:val="00947E10"/>
    <w:rsid w:val="00950987"/>
    <w:rsid w:val="009516CE"/>
    <w:rsid w:val="00952F43"/>
    <w:rsid w:val="00953C1B"/>
    <w:rsid w:val="00953C65"/>
    <w:rsid w:val="00954911"/>
    <w:rsid w:val="00954BD4"/>
    <w:rsid w:val="0095545C"/>
    <w:rsid w:val="00957857"/>
    <w:rsid w:val="009579C8"/>
    <w:rsid w:val="009579F5"/>
    <w:rsid w:val="00957F6B"/>
    <w:rsid w:val="00957F82"/>
    <w:rsid w:val="00962813"/>
    <w:rsid w:val="0096547A"/>
    <w:rsid w:val="0096555A"/>
    <w:rsid w:val="00966354"/>
    <w:rsid w:val="00966785"/>
    <w:rsid w:val="00966CD2"/>
    <w:rsid w:val="00966DD2"/>
    <w:rsid w:val="009709AD"/>
    <w:rsid w:val="009714ED"/>
    <w:rsid w:val="00973060"/>
    <w:rsid w:val="00973D9C"/>
    <w:rsid w:val="009746D2"/>
    <w:rsid w:val="00975F00"/>
    <w:rsid w:val="00976D5B"/>
    <w:rsid w:val="00976E4A"/>
    <w:rsid w:val="00976FA4"/>
    <w:rsid w:val="009772D9"/>
    <w:rsid w:val="00977D7E"/>
    <w:rsid w:val="00980F84"/>
    <w:rsid w:val="0098113A"/>
    <w:rsid w:val="0098322E"/>
    <w:rsid w:val="00983E9E"/>
    <w:rsid w:val="0098477F"/>
    <w:rsid w:val="00984D0E"/>
    <w:rsid w:val="009853AD"/>
    <w:rsid w:val="00987249"/>
    <w:rsid w:val="00987AAF"/>
    <w:rsid w:val="009908EC"/>
    <w:rsid w:val="009919F5"/>
    <w:rsid w:val="009927B8"/>
    <w:rsid w:val="00992FB7"/>
    <w:rsid w:val="00993271"/>
    <w:rsid w:val="00994D40"/>
    <w:rsid w:val="00994FAC"/>
    <w:rsid w:val="00996310"/>
    <w:rsid w:val="00996DA9"/>
    <w:rsid w:val="009974E8"/>
    <w:rsid w:val="009979BC"/>
    <w:rsid w:val="009A0158"/>
    <w:rsid w:val="009A0187"/>
    <w:rsid w:val="009A0352"/>
    <w:rsid w:val="009A0CD1"/>
    <w:rsid w:val="009A1646"/>
    <w:rsid w:val="009A27ED"/>
    <w:rsid w:val="009A2B27"/>
    <w:rsid w:val="009A3D37"/>
    <w:rsid w:val="009A4067"/>
    <w:rsid w:val="009A544F"/>
    <w:rsid w:val="009A567B"/>
    <w:rsid w:val="009A671B"/>
    <w:rsid w:val="009A7B39"/>
    <w:rsid w:val="009B03D4"/>
    <w:rsid w:val="009B04A8"/>
    <w:rsid w:val="009B067C"/>
    <w:rsid w:val="009B113E"/>
    <w:rsid w:val="009B14DA"/>
    <w:rsid w:val="009B3B38"/>
    <w:rsid w:val="009B3C7A"/>
    <w:rsid w:val="009B3F67"/>
    <w:rsid w:val="009B3FA3"/>
    <w:rsid w:val="009B442C"/>
    <w:rsid w:val="009B481F"/>
    <w:rsid w:val="009B4E0C"/>
    <w:rsid w:val="009B4E81"/>
    <w:rsid w:val="009B5323"/>
    <w:rsid w:val="009B54EF"/>
    <w:rsid w:val="009B5BCB"/>
    <w:rsid w:val="009B6362"/>
    <w:rsid w:val="009B6649"/>
    <w:rsid w:val="009B7236"/>
    <w:rsid w:val="009B7F0A"/>
    <w:rsid w:val="009C0320"/>
    <w:rsid w:val="009C351B"/>
    <w:rsid w:val="009C481C"/>
    <w:rsid w:val="009C4ECF"/>
    <w:rsid w:val="009C5086"/>
    <w:rsid w:val="009C6B6C"/>
    <w:rsid w:val="009C6C96"/>
    <w:rsid w:val="009C6EFE"/>
    <w:rsid w:val="009C76EF"/>
    <w:rsid w:val="009D0EB2"/>
    <w:rsid w:val="009D238D"/>
    <w:rsid w:val="009D2C39"/>
    <w:rsid w:val="009D32EE"/>
    <w:rsid w:val="009D33AF"/>
    <w:rsid w:val="009D3493"/>
    <w:rsid w:val="009D43EA"/>
    <w:rsid w:val="009D48B1"/>
    <w:rsid w:val="009D48CE"/>
    <w:rsid w:val="009D68F1"/>
    <w:rsid w:val="009D6C4E"/>
    <w:rsid w:val="009D70B3"/>
    <w:rsid w:val="009D7128"/>
    <w:rsid w:val="009D7271"/>
    <w:rsid w:val="009E15D7"/>
    <w:rsid w:val="009E1F2D"/>
    <w:rsid w:val="009E2343"/>
    <w:rsid w:val="009E29BB"/>
    <w:rsid w:val="009E2DB4"/>
    <w:rsid w:val="009E3186"/>
    <w:rsid w:val="009E3760"/>
    <w:rsid w:val="009E481A"/>
    <w:rsid w:val="009E4B34"/>
    <w:rsid w:val="009E53AC"/>
    <w:rsid w:val="009E59CA"/>
    <w:rsid w:val="009E61DF"/>
    <w:rsid w:val="009E661F"/>
    <w:rsid w:val="009E693A"/>
    <w:rsid w:val="009E727E"/>
    <w:rsid w:val="009E7432"/>
    <w:rsid w:val="009F03EB"/>
    <w:rsid w:val="009F163D"/>
    <w:rsid w:val="009F3138"/>
    <w:rsid w:val="009F3C64"/>
    <w:rsid w:val="009F3F44"/>
    <w:rsid w:val="009F61EA"/>
    <w:rsid w:val="009F64A0"/>
    <w:rsid w:val="009F7C3C"/>
    <w:rsid w:val="009F7D79"/>
    <w:rsid w:val="00A00055"/>
    <w:rsid w:val="00A019FC"/>
    <w:rsid w:val="00A02518"/>
    <w:rsid w:val="00A02AC3"/>
    <w:rsid w:val="00A04DD9"/>
    <w:rsid w:val="00A05C25"/>
    <w:rsid w:val="00A06F40"/>
    <w:rsid w:val="00A07B81"/>
    <w:rsid w:val="00A07CC0"/>
    <w:rsid w:val="00A106C9"/>
    <w:rsid w:val="00A108BF"/>
    <w:rsid w:val="00A11F5F"/>
    <w:rsid w:val="00A13AA3"/>
    <w:rsid w:val="00A14ADC"/>
    <w:rsid w:val="00A15602"/>
    <w:rsid w:val="00A159AA"/>
    <w:rsid w:val="00A15DA5"/>
    <w:rsid w:val="00A16FA9"/>
    <w:rsid w:val="00A17BFD"/>
    <w:rsid w:val="00A20B9B"/>
    <w:rsid w:val="00A21301"/>
    <w:rsid w:val="00A22A47"/>
    <w:rsid w:val="00A22C7C"/>
    <w:rsid w:val="00A2307C"/>
    <w:rsid w:val="00A23E4C"/>
    <w:rsid w:val="00A24C5B"/>
    <w:rsid w:val="00A25408"/>
    <w:rsid w:val="00A2632B"/>
    <w:rsid w:val="00A265C7"/>
    <w:rsid w:val="00A26AA1"/>
    <w:rsid w:val="00A26EF1"/>
    <w:rsid w:val="00A270B0"/>
    <w:rsid w:val="00A27485"/>
    <w:rsid w:val="00A27524"/>
    <w:rsid w:val="00A3037E"/>
    <w:rsid w:val="00A30CAA"/>
    <w:rsid w:val="00A30D08"/>
    <w:rsid w:val="00A30EC8"/>
    <w:rsid w:val="00A31060"/>
    <w:rsid w:val="00A311B4"/>
    <w:rsid w:val="00A313B3"/>
    <w:rsid w:val="00A313F3"/>
    <w:rsid w:val="00A31F7C"/>
    <w:rsid w:val="00A32035"/>
    <w:rsid w:val="00A320E1"/>
    <w:rsid w:val="00A32192"/>
    <w:rsid w:val="00A321A0"/>
    <w:rsid w:val="00A3294E"/>
    <w:rsid w:val="00A33315"/>
    <w:rsid w:val="00A34CD9"/>
    <w:rsid w:val="00A35232"/>
    <w:rsid w:val="00A36B27"/>
    <w:rsid w:val="00A36CAC"/>
    <w:rsid w:val="00A4022E"/>
    <w:rsid w:val="00A427FF"/>
    <w:rsid w:val="00A42860"/>
    <w:rsid w:val="00A42D4A"/>
    <w:rsid w:val="00A43B92"/>
    <w:rsid w:val="00A43C2E"/>
    <w:rsid w:val="00A44ECF"/>
    <w:rsid w:val="00A45B82"/>
    <w:rsid w:val="00A462FB"/>
    <w:rsid w:val="00A467F9"/>
    <w:rsid w:val="00A474AC"/>
    <w:rsid w:val="00A50B78"/>
    <w:rsid w:val="00A5190B"/>
    <w:rsid w:val="00A51F06"/>
    <w:rsid w:val="00A53312"/>
    <w:rsid w:val="00A53510"/>
    <w:rsid w:val="00A53DEE"/>
    <w:rsid w:val="00A550A9"/>
    <w:rsid w:val="00A55AE6"/>
    <w:rsid w:val="00A55B9F"/>
    <w:rsid w:val="00A564D2"/>
    <w:rsid w:val="00A56D37"/>
    <w:rsid w:val="00A5733E"/>
    <w:rsid w:val="00A57B1C"/>
    <w:rsid w:val="00A60661"/>
    <w:rsid w:val="00A63D84"/>
    <w:rsid w:val="00A64B86"/>
    <w:rsid w:val="00A64F72"/>
    <w:rsid w:val="00A650C3"/>
    <w:rsid w:val="00A666A4"/>
    <w:rsid w:val="00A6730C"/>
    <w:rsid w:val="00A67707"/>
    <w:rsid w:val="00A67F6A"/>
    <w:rsid w:val="00A702BB"/>
    <w:rsid w:val="00A7094D"/>
    <w:rsid w:val="00A70C5A"/>
    <w:rsid w:val="00A70E88"/>
    <w:rsid w:val="00A71792"/>
    <w:rsid w:val="00A71AA4"/>
    <w:rsid w:val="00A73348"/>
    <w:rsid w:val="00A73F76"/>
    <w:rsid w:val="00A74545"/>
    <w:rsid w:val="00A7523D"/>
    <w:rsid w:val="00A760FE"/>
    <w:rsid w:val="00A7710E"/>
    <w:rsid w:val="00A77A1F"/>
    <w:rsid w:val="00A77B6C"/>
    <w:rsid w:val="00A801A3"/>
    <w:rsid w:val="00A815A0"/>
    <w:rsid w:val="00A82093"/>
    <w:rsid w:val="00A8252B"/>
    <w:rsid w:val="00A82ECD"/>
    <w:rsid w:val="00A8454D"/>
    <w:rsid w:val="00A85AD7"/>
    <w:rsid w:val="00A90F3C"/>
    <w:rsid w:val="00A91268"/>
    <w:rsid w:val="00A9178C"/>
    <w:rsid w:val="00A926D1"/>
    <w:rsid w:val="00A92CF5"/>
    <w:rsid w:val="00A93B83"/>
    <w:rsid w:val="00A94ABA"/>
    <w:rsid w:val="00A96130"/>
    <w:rsid w:val="00A963FE"/>
    <w:rsid w:val="00A96A61"/>
    <w:rsid w:val="00A975C3"/>
    <w:rsid w:val="00AA2893"/>
    <w:rsid w:val="00AA289B"/>
    <w:rsid w:val="00AA51EE"/>
    <w:rsid w:val="00AA665A"/>
    <w:rsid w:val="00AA7143"/>
    <w:rsid w:val="00AA7E16"/>
    <w:rsid w:val="00AB0D5C"/>
    <w:rsid w:val="00AB193D"/>
    <w:rsid w:val="00AB3609"/>
    <w:rsid w:val="00AB3DCF"/>
    <w:rsid w:val="00AB46FD"/>
    <w:rsid w:val="00AB4991"/>
    <w:rsid w:val="00AB4A0F"/>
    <w:rsid w:val="00AB506D"/>
    <w:rsid w:val="00AB5212"/>
    <w:rsid w:val="00AB6E66"/>
    <w:rsid w:val="00AB79E1"/>
    <w:rsid w:val="00AB79F3"/>
    <w:rsid w:val="00AC223B"/>
    <w:rsid w:val="00AC2DAA"/>
    <w:rsid w:val="00AC2DCA"/>
    <w:rsid w:val="00AC3271"/>
    <w:rsid w:val="00AC328B"/>
    <w:rsid w:val="00AC3416"/>
    <w:rsid w:val="00AC3F2A"/>
    <w:rsid w:val="00AC4767"/>
    <w:rsid w:val="00AC49E1"/>
    <w:rsid w:val="00AC4B09"/>
    <w:rsid w:val="00AC6ECC"/>
    <w:rsid w:val="00AC72C7"/>
    <w:rsid w:val="00AC7509"/>
    <w:rsid w:val="00AC7E0D"/>
    <w:rsid w:val="00AD0577"/>
    <w:rsid w:val="00AD0AC2"/>
    <w:rsid w:val="00AD1F6C"/>
    <w:rsid w:val="00AD2279"/>
    <w:rsid w:val="00AD2AC8"/>
    <w:rsid w:val="00AD2ED9"/>
    <w:rsid w:val="00AD3266"/>
    <w:rsid w:val="00AD4CE8"/>
    <w:rsid w:val="00AD5808"/>
    <w:rsid w:val="00AD7200"/>
    <w:rsid w:val="00AD7867"/>
    <w:rsid w:val="00AD78B4"/>
    <w:rsid w:val="00AE0258"/>
    <w:rsid w:val="00AE0314"/>
    <w:rsid w:val="00AE0E40"/>
    <w:rsid w:val="00AE1C61"/>
    <w:rsid w:val="00AE2245"/>
    <w:rsid w:val="00AE2F53"/>
    <w:rsid w:val="00AE31B5"/>
    <w:rsid w:val="00AE356F"/>
    <w:rsid w:val="00AE6340"/>
    <w:rsid w:val="00AE642C"/>
    <w:rsid w:val="00AE6663"/>
    <w:rsid w:val="00AE6A5F"/>
    <w:rsid w:val="00AE6BDD"/>
    <w:rsid w:val="00AE6F73"/>
    <w:rsid w:val="00AE7334"/>
    <w:rsid w:val="00AE737E"/>
    <w:rsid w:val="00AE780D"/>
    <w:rsid w:val="00AE7DAD"/>
    <w:rsid w:val="00AF2F86"/>
    <w:rsid w:val="00AF3154"/>
    <w:rsid w:val="00AF43BA"/>
    <w:rsid w:val="00AF4580"/>
    <w:rsid w:val="00AF5231"/>
    <w:rsid w:val="00AF5CB8"/>
    <w:rsid w:val="00AF665F"/>
    <w:rsid w:val="00AF6822"/>
    <w:rsid w:val="00AF7BBB"/>
    <w:rsid w:val="00B00279"/>
    <w:rsid w:val="00B00AF2"/>
    <w:rsid w:val="00B00CC7"/>
    <w:rsid w:val="00B01172"/>
    <w:rsid w:val="00B0203A"/>
    <w:rsid w:val="00B029B5"/>
    <w:rsid w:val="00B02D07"/>
    <w:rsid w:val="00B05371"/>
    <w:rsid w:val="00B058E7"/>
    <w:rsid w:val="00B05B23"/>
    <w:rsid w:val="00B06F30"/>
    <w:rsid w:val="00B0735A"/>
    <w:rsid w:val="00B07A98"/>
    <w:rsid w:val="00B1077E"/>
    <w:rsid w:val="00B10B67"/>
    <w:rsid w:val="00B10D9E"/>
    <w:rsid w:val="00B11272"/>
    <w:rsid w:val="00B11450"/>
    <w:rsid w:val="00B122AD"/>
    <w:rsid w:val="00B137C7"/>
    <w:rsid w:val="00B1580C"/>
    <w:rsid w:val="00B16B92"/>
    <w:rsid w:val="00B16E8A"/>
    <w:rsid w:val="00B17CD7"/>
    <w:rsid w:val="00B2089A"/>
    <w:rsid w:val="00B20982"/>
    <w:rsid w:val="00B20BE0"/>
    <w:rsid w:val="00B20F03"/>
    <w:rsid w:val="00B21648"/>
    <w:rsid w:val="00B22925"/>
    <w:rsid w:val="00B254C3"/>
    <w:rsid w:val="00B2626B"/>
    <w:rsid w:val="00B26607"/>
    <w:rsid w:val="00B26610"/>
    <w:rsid w:val="00B27864"/>
    <w:rsid w:val="00B278BC"/>
    <w:rsid w:val="00B27B58"/>
    <w:rsid w:val="00B30CE4"/>
    <w:rsid w:val="00B30DDD"/>
    <w:rsid w:val="00B31319"/>
    <w:rsid w:val="00B3147E"/>
    <w:rsid w:val="00B317D6"/>
    <w:rsid w:val="00B31F1A"/>
    <w:rsid w:val="00B32681"/>
    <w:rsid w:val="00B32F14"/>
    <w:rsid w:val="00B32F1C"/>
    <w:rsid w:val="00B333C4"/>
    <w:rsid w:val="00B34955"/>
    <w:rsid w:val="00B34AE1"/>
    <w:rsid w:val="00B35F8B"/>
    <w:rsid w:val="00B361B9"/>
    <w:rsid w:val="00B36536"/>
    <w:rsid w:val="00B3699F"/>
    <w:rsid w:val="00B36B50"/>
    <w:rsid w:val="00B40EBD"/>
    <w:rsid w:val="00B42129"/>
    <w:rsid w:val="00B43350"/>
    <w:rsid w:val="00B43D43"/>
    <w:rsid w:val="00B44BFB"/>
    <w:rsid w:val="00B44FAB"/>
    <w:rsid w:val="00B45032"/>
    <w:rsid w:val="00B4746D"/>
    <w:rsid w:val="00B47A55"/>
    <w:rsid w:val="00B47DCA"/>
    <w:rsid w:val="00B5044D"/>
    <w:rsid w:val="00B50C80"/>
    <w:rsid w:val="00B50F9C"/>
    <w:rsid w:val="00B515F4"/>
    <w:rsid w:val="00B51E7E"/>
    <w:rsid w:val="00B52048"/>
    <w:rsid w:val="00B5282D"/>
    <w:rsid w:val="00B52B7E"/>
    <w:rsid w:val="00B52CE9"/>
    <w:rsid w:val="00B53358"/>
    <w:rsid w:val="00B535D5"/>
    <w:rsid w:val="00B5410F"/>
    <w:rsid w:val="00B5428F"/>
    <w:rsid w:val="00B54808"/>
    <w:rsid w:val="00B55C60"/>
    <w:rsid w:val="00B55DB7"/>
    <w:rsid w:val="00B562B5"/>
    <w:rsid w:val="00B567BC"/>
    <w:rsid w:val="00B5752D"/>
    <w:rsid w:val="00B57798"/>
    <w:rsid w:val="00B60740"/>
    <w:rsid w:val="00B60C81"/>
    <w:rsid w:val="00B612C4"/>
    <w:rsid w:val="00B61F60"/>
    <w:rsid w:val="00B62225"/>
    <w:rsid w:val="00B62CFF"/>
    <w:rsid w:val="00B6369A"/>
    <w:rsid w:val="00B63E30"/>
    <w:rsid w:val="00B654EF"/>
    <w:rsid w:val="00B65C09"/>
    <w:rsid w:val="00B66753"/>
    <w:rsid w:val="00B67790"/>
    <w:rsid w:val="00B67DBF"/>
    <w:rsid w:val="00B71793"/>
    <w:rsid w:val="00B7744D"/>
    <w:rsid w:val="00B77618"/>
    <w:rsid w:val="00B77972"/>
    <w:rsid w:val="00B802D0"/>
    <w:rsid w:val="00B807AD"/>
    <w:rsid w:val="00B830C1"/>
    <w:rsid w:val="00B83603"/>
    <w:rsid w:val="00B843E2"/>
    <w:rsid w:val="00B848AB"/>
    <w:rsid w:val="00B84D34"/>
    <w:rsid w:val="00B8573A"/>
    <w:rsid w:val="00B85ADC"/>
    <w:rsid w:val="00B85FE8"/>
    <w:rsid w:val="00B867CA"/>
    <w:rsid w:val="00B86974"/>
    <w:rsid w:val="00B86E32"/>
    <w:rsid w:val="00B86F68"/>
    <w:rsid w:val="00B8751E"/>
    <w:rsid w:val="00B877BE"/>
    <w:rsid w:val="00B87AF4"/>
    <w:rsid w:val="00B9079F"/>
    <w:rsid w:val="00B910DE"/>
    <w:rsid w:val="00B9123C"/>
    <w:rsid w:val="00B91610"/>
    <w:rsid w:val="00B91D4C"/>
    <w:rsid w:val="00B91E87"/>
    <w:rsid w:val="00B93291"/>
    <w:rsid w:val="00B9395C"/>
    <w:rsid w:val="00B93E69"/>
    <w:rsid w:val="00B93EAC"/>
    <w:rsid w:val="00B94C41"/>
    <w:rsid w:val="00B95534"/>
    <w:rsid w:val="00B95AED"/>
    <w:rsid w:val="00B9601F"/>
    <w:rsid w:val="00B973FC"/>
    <w:rsid w:val="00B9745E"/>
    <w:rsid w:val="00B9778F"/>
    <w:rsid w:val="00BA04EC"/>
    <w:rsid w:val="00BA0E4A"/>
    <w:rsid w:val="00BA1BF0"/>
    <w:rsid w:val="00BA2FA0"/>
    <w:rsid w:val="00BA337E"/>
    <w:rsid w:val="00BA5F40"/>
    <w:rsid w:val="00BA5F7D"/>
    <w:rsid w:val="00BB038B"/>
    <w:rsid w:val="00BB12DD"/>
    <w:rsid w:val="00BB2D33"/>
    <w:rsid w:val="00BB2DD2"/>
    <w:rsid w:val="00BB3333"/>
    <w:rsid w:val="00BB36FA"/>
    <w:rsid w:val="00BB3FA0"/>
    <w:rsid w:val="00BB49D5"/>
    <w:rsid w:val="00BB55CC"/>
    <w:rsid w:val="00BB5EED"/>
    <w:rsid w:val="00BB69E0"/>
    <w:rsid w:val="00BB7A16"/>
    <w:rsid w:val="00BB7C01"/>
    <w:rsid w:val="00BC0280"/>
    <w:rsid w:val="00BC126B"/>
    <w:rsid w:val="00BC2ECC"/>
    <w:rsid w:val="00BC31CB"/>
    <w:rsid w:val="00BC34F5"/>
    <w:rsid w:val="00BC5882"/>
    <w:rsid w:val="00BC709B"/>
    <w:rsid w:val="00BD2568"/>
    <w:rsid w:val="00BD27AF"/>
    <w:rsid w:val="00BD3B22"/>
    <w:rsid w:val="00BD3F45"/>
    <w:rsid w:val="00BD4393"/>
    <w:rsid w:val="00BD5B1E"/>
    <w:rsid w:val="00BD5CEF"/>
    <w:rsid w:val="00BD624B"/>
    <w:rsid w:val="00BD6815"/>
    <w:rsid w:val="00BD6BDD"/>
    <w:rsid w:val="00BD7340"/>
    <w:rsid w:val="00BE0089"/>
    <w:rsid w:val="00BE15E5"/>
    <w:rsid w:val="00BE15F9"/>
    <w:rsid w:val="00BE2051"/>
    <w:rsid w:val="00BE23D8"/>
    <w:rsid w:val="00BE243C"/>
    <w:rsid w:val="00BE53F4"/>
    <w:rsid w:val="00BE5558"/>
    <w:rsid w:val="00BE5F9A"/>
    <w:rsid w:val="00BE7031"/>
    <w:rsid w:val="00BE7888"/>
    <w:rsid w:val="00BF0C38"/>
    <w:rsid w:val="00BF1569"/>
    <w:rsid w:val="00BF17F4"/>
    <w:rsid w:val="00BF1A7C"/>
    <w:rsid w:val="00BF3152"/>
    <w:rsid w:val="00BF3D3E"/>
    <w:rsid w:val="00BF45E7"/>
    <w:rsid w:val="00BF51AC"/>
    <w:rsid w:val="00BF5526"/>
    <w:rsid w:val="00BF5D05"/>
    <w:rsid w:val="00C011DB"/>
    <w:rsid w:val="00C01666"/>
    <w:rsid w:val="00C01A8B"/>
    <w:rsid w:val="00C01A91"/>
    <w:rsid w:val="00C01B55"/>
    <w:rsid w:val="00C01B7A"/>
    <w:rsid w:val="00C02BCE"/>
    <w:rsid w:val="00C048C3"/>
    <w:rsid w:val="00C04A11"/>
    <w:rsid w:val="00C05531"/>
    <w:rsid w:val="00C05F24"/>
    <w:rsid w:val="00C06B95"/>
    <w:rsid w:val="00C06EAF"/>
    <w:rsid w:val="00C07385"/>
    <w:rsid w:val="00C079DC"/>
    <w:rsid w:val="00C113CE"/>
    <w:rsid w:val="00C11E9C"/>
    <w:rsid w:val="00C12B55"/>
    <w:rsid w:val="00C14B87"/>
    <w:rsid w:val="00C150B6"/>
    <w:rsid w:val="00C16174"/>
    <w:rsid w:val="00C169A2"/>
    <w:rsid w:val="00C169E1"/>
    <w:rsid w:val="00C169E8"/>
    <w:rsid w:val="00C17082"/>
    <w:rsid w:val="00C1762B"/>
    <w:rsid w:val="00C201B9"/>
    <w:rsid w:val="00C21590"/>
    <w:rsid w:val="00C21B9E"/>
    <w:rsid w:val="00C21FDA"/>
    <w:rsid w:val="00C220AB"/>
    <w:rsid w:val="00C22454"/>
    <w:rsid w:val="00C229F2"/>
    <w:rsid w:val="00C248B5"/>
    <w:rsid w:val="00C24976"/>
    <w:rsid w:val="00C249E8"/>
    <w:rsid w:val="00C24C5C"/>
    <w:rsid w:val="00C24EE1"/>
    <w:rsid w:val="00C25F19"/>
    <w:rsid w:val="00C2614F"/>
    <w:rsid w:val="00C2616F"/>
    <w:rsid w:val="00C265FF"/>
    <w:rsid w:val="00C26803"/>
    <w:rsid w:val="00C26851"/>
    <w:rsid w:val="00C26D74"/>
    <w:rsid w:val="00C26DFC"/>
    <w:rsid w:val="00C27A21"/>
    <w:rsid w:val="00C303F4"/>
    <w:rsid w:val="00C30619"/>
    <w:rsid w:val="00C31785"/>
    <w:rsid w:val="00C346C5"/>
    <w:rsid w:val="00C3511F"/>
    <w:rsid w:val="00C35B09"/>
    <w:rsid w:val="00C35C0A"/>
    <w:rsid w:val="00C3706C"/>
    <w:rsid w:val="00C3729F"/>
    <w:rsid w:val="00C37747"/>
    <w:rsid w:val="00C37AB1"/>
    <w:rsid w:val="00C37D14"/>
    <w:rsid w:val="00C37FEA"/>
    <w:rsid w:val="00C40489"/>
    <w:rsid w:val="00C40549"/>
    <w:rsid w:val="00C4073A"/>
    <w:rsid w:val="00C4082B"/>
    <w:rsid w:val="00C41541"/>
    <w:rsid w:val="00C418DE"/>
    <w:rsid w:val="00C43000"/>
    <w:rsid w:val="00C4312A"/>
    <w:rsid w:val="00C433C5"/>
    <w:rsid w:val="00C44199"/>
    <w:rsid w:val="00C44532"/>
    <w:rsid w:val="00C445F5"/>
    <w:rsid w:val="00C4462A"/>
    <w:rsid w:val="00C45CCD"/>
    <w:rsid w:val="00C45D43"/>
    <w:rsid w:val="00C45E65"/>
    <w:rsid w:val="00C465D5"/>
    <w:rsid w:val="00C466CF"/>
    <w:rsid w:val="00C4679F"/>
    <w:rsid w:val="00C46A08"/>
    <w:rsid w:val="00C46FFB"/>
    <w:rsid w:val="00C476FC"/>
    <w:rsid w:val="00C502E3"/>
    <w:rsid w:val="00C506D2"/>
    <w:rsid w:val="00C50843"/>
    <w:rsid w:val="00C524CE"/>
    <w:rsid w:val="00C52D75"/>
    <w:rsid w:val="00C53C26"/>
    <w:rsid w:val="00C53C9F"/>
    <w:rsid w:val="00C54199"/>
    <w:rsid w:val="00C54513"/>
    <w:rsid w:val="00C547ED"/>
    <w:rsid w:val="00C54A4E"/>
    <w:rsid w:val="00C54F0A"/>
    <w:rsid w:val="00C556BD"/>
    <w:rsid w:val="00C5589B"/>
    <w:rsid w:val="00C56AC8"/>
    <w:rsid w:val="00C57ACB"/>
    <w:rsid w:val="00C57F6F"/>
    <w:rsid w:val="00C602F2"/>
    <w:rsid w:val="00C60523"/>
    <w:rsid w:val="00C621E7"/>
    <w:rsid w:val="00C62A2A"/>
    <w:rsid w:val="00C645E2"/>
    <w:rsid w:val="00C6504B"/>
    <w:rsid w:val="00C657E0"/>
    <w:rsid w:val="00C705ED"/>
    <w:rsid w:val="00C71B5E"/>
    <w:rsid w:val="00C723B1"/>
    <w:rsid w:val="00C72FB2"/>
    <w:rsid w:val="00C73449"/>
    <w:rsid w:val="00C74065"/>
    <w:rsid w:val="00C75447"/>
    <w:rsid w:val="00C75E5A"/>
    <w:rsid w:val="00C763CD"/>
    <w:rsid w:val="00C76834"/>
    <w:rsid w:val="00C7761B"/>
    <w:rsid w:val="00C77B28"/>
    <w:rsid w:val="00C80852"/>
    <w:rsid w:val="00C80C31"/>
    <w:rsid w:val="00C81E21"/>
    <w:rsid w:val="00C81EFA"/>
    <w:rsid w:val="00C829B4"/>
    <w:rsid w:val="00C82B11"/>
    <w:rsid w:val="00C82D45"/>
    <w:rsid w:val="00C83EAB"/>
    <w:rsid w:val="00C851E8"/>
    <w:rsid w:val="00C864B2"/>
    <w:rsid w:val="00C9082A"/>
    <w:rsid w:val="00C91958"/>
    <w:rsid w:val="00C92772"/>
    <w:rsid w:val="00C9280E"/>
    <w:rsid w:val="00C92F22"/>
    <w:rsid w:val="00C92F63"/>
    <w:rsid w:val="00C931FF"/>
    <w:rsid w:val="00C93447"/>
    <w:rsid w:val="00C93630"/>
    <w:rsid w:val="00C93EBA"/>
    <w:rsid w:val="00C9433B"/>
    <w:rsid w:val="00C945BE"/>
    <w:rsid w:val="00C94666"/>
    <w:rsid w:val="00C94838"/>
    <w:rsid w:val="00C948C6"/>
    <w:rsid w:val="00C95102"/>
    <w:rsid w:val="00C95D3F"/>
    <w:rsid w:val="00C95FF0"/>
    <w:rsid w:val="00C9603A"/>
    <w:rsid w:val="00C96043"/>
    <w:rsid w:val="00C96179"/>
    <w:rsid w:val="00C97CC4"/>
    <w:rsid w:val="00CA0B06"/>
    <w:rsid w:val="00CA1316"/>
    <w:rsid w:val="00CA13E9"/>
    <w:rsid w:val="00CA1632"/>
    <w:rsid w:val="00CA20BF"/>
    <w:rsid w:val="00CA2B0D"/>
    <w:rsid w:val="00CA42BB"/>
    <w:rsid w:val="00CA4359"/>
    <w:rsid w:val="00CA4B9B"/>
    <w:rsid w:val="00CA605C"/>
    <w:rsid w:val="00CA6221"/>
    <w:rsid w:val="00CA63D5"/>
    <w:rsid w:val="00CA6584"/>
    <w:rsid w:val="00CA6EC4"/>
    <w:rsid w:val="00CA796A"/>
    <w:rsid w:val="00CA7ACC"/>
    <w:rsid w:val="00CB08D4"/>
    <w:rsid w:val="00CB1217"/>
    <w:rsid w:val="00CB24A2"/>
    <w:rsid w:val="00CB24AF"/>
    <w:rsid w:val="00CB3203"/>
    <w:rsid w:val="00CB4CC5"/>
    <w:rsid w:val="00CB53FD"/>
    <w:rsid w:val="00CB5857"/>
    <w:rsid w:val="00CB58EF"/>
    <w:rsid w:val="00CB60B5"/>
    <w:rsid w:val="00CC0753"/>
    <w:rsid w:val="00CC09C1"/>
    <w:rsid w:val="00CC0EC2"/>
    <w:rsid w:val="00CC399F"/>
    <w:rsid w:val="00CC4733"/>
    <w:rsid w:val="00CC4FA1"/>
    <w:rsid w:val="00CC54E6"/>
    <w:rsid w:val="00CC57E6"/>
    <w:rsid w:val="00CC5A0E"/>
    <w:rsid w:val="00CC640F"/>
    <w:rsid w:val="00CC64E0"/>
    <w:rsid w:val="00CC79D2"/>
    <w:rsid w:val="00CD1BA9"/>
    <w:rsid w:val="00CD1D3E"/>
    <w:rsid w:val="00CD1FA0"/>
    <w:rsid w:val="00CD2A49"/>
    <w:rsid w:val="00CD2C5C"/>
    <w:rsid w:val="00CD3EEB"/>
    <w:rsid w:val="00CD483D"/>
    <w:rsid w:val="00CD5169"/>
    <w:rsid w:val="00CD5686"/>
    <w:rsid w:val="00CD5F68"/>
    <w:rsid w:val="00CD6D46"/>
    <w:rsid w:val="00CD7347"/>
    <w:rsid w:val="00CE0892"/>
    <w:rsid w:val="00CE08CF"/>
    <w:rsid w:val="00CE0C51"/>
    <w:rsid w:val="00CE180A"/>
    <w:rsid w:val="00CE2808"/>
    <w:rsid w:val="00CE349B"/>
    <w:rsid w:val="00CE34B1"/>
    <w:rsid w:val="00CE38FE"/>
    <w:rsid w:val="00CE464C"/>
    <w:rsid w:val="00CE57C9"/>
    <w:rsid w:val="00CE6D44"/>
    <w:rsid w:val="00CE71E0"/>
    <w:rsid w:val="00CE7ABC"/>
    <w:rsid w:val="00CE7FB7"/>
    <w:rsid w:val="00CF01E6"/>
    <w:rsid w:val="00CF2221"/>
    <w:rsid w:val="00CF2FF8"/>
    <w:rsid w:val="00CF3FDB"/>
    <w:rsid w:val="00CF498C"/>
    <w:rsid w:val="00CF49BD"/>
    <w:rsid w:val="00CF55BE"/>
    <w:rsid w:val="00CF69D4"/>
    <w:rsid w:val="00CF69ED"/>
    <w:rsid w:val="00CF71DB"/>
    <w:rsid w:val="00CF7A4B"/>
    <w:rsid w:val="00D004FB"/>
    <w:rsid w:val="00D0059C"/>
    <w:rsid w:val="00D00E58"/>
    <w:rsid w:val="00D019BF"/>
    <w:rsid w:val="00D01CDD"/>
    <w:rsid w:val="00D0227B"/>
    <w:rsid w:val="00D02E28"/>
    <w:rsid w:val="00D03610"/>
    <w:rsid w:val="00D0577F"/>
    <w:rsid w:val="00D063BE"/>
    <w:rsid w:val="00D10CA6"/>
    <w:rsid w:val="00D11173"/>
    <w:rsid w:val="00D12779"/>
    <w:rsid w:val="00D12D2F"/>
    <w:rsid w:val="00D1387A"/>
    <w:rsid w:val="00D13F6C"/>
    <w:rsid w:val="00D1453C"/>
    <w:rsid w:val="00D14C3E"/>
    <w:rsid w:val="00D14E57"/>
    <w:rsid w:val="00D150FE"/>
    <w:rsid w:val="00D16170"/>
    <w:rsid w:val="00D161FE"/>
    <w:rsid w:val="00D17689"/>
    <w:rsid w:val="00D20C4F"/>
    <w:rsid w:val="00D2146E"/>
    <w:rsid w:val="00D23004"/>
    <w:rsid w:val="00D23901"/>
    <w:rsid w:val="00D23C56"/>
    <w:rsid w:val="00D24600"/>
    <w:rsid w:val="00D25F00"/>
    <w:rsid w:val="00D263B7"/>
    <w:rsid w:val="00D264B7"/>
    <w:rsid w:val="00D26933"/>
    <w:rsid w:val="00D26C28"/>
    <w:rsid w:val="00D31FA8"/>
    <w:rsid w:val="00D32498"/>
    <w:rsid w:val="00D32A60"/>
    <w:rsid w:val="00D3308F"/>
    <w:rsid w:val="00D341CC"/>
    <w:rsid w:val="00D3582E"/>
    <w:rsid w:val="00D35C96"/>
    <w:rsid w:val="00D35FF6"/>
    <w:rsid w:val="00D36480"/>
    <w:rsid w:val="00D3718F"/>
    <w:rsid w:val="00D41708"/>
    <w:rsid w:val="00D417DA"/>
    <w:rsid w:val="00D427B5"/>
    <w:rsid w:val="00D42A3E"/>
    <w:rsid w:val="00D42CED"/>
    <w:rsid w:val="00D434D6"/>
    <w:rsid w:val="00D4366E"/>
    <w:rsid w:val="00D440CF"/>
    <w:rsid w:val="00D44B30"/>
    <w:rsid w:val="00D45460"/>
    <w:rsid w:val="00D454D4"/>
    <w:rsid w:val="00D45507"/>
    <w:rsid w:val="00D45AD2"/>
    <w:rsid w:val="00D45B1D"/>
    <w:rsid w:val="00D45B2C"/>
    <w:rsid w:val="00D45D6A"/>
    <w:rsid w:val="00D46674"/>
    <w:rsid w:val="00D4681A"/>
    <w:rsid w:val="00D46CC9"/>
    <w:rsid w:val="00D46FA4"/>
    <w:rsid w:val="00D47519"/>
    <w:rsid w:val="00D522CA"/>
    <w:rsid w:val="00D52D3C"/>
    <w:rsid w:val="00D53DE3"/>
    <w:rsid w:val="00D54D34"/>
    <w:rsid w:val="00D5668E"/>
    <w:rsid w:val="00D609C4"/>
    <w:rsid w:val="00D611FF"/>
    <w:rsid w:val="00D61F50"/>
    <w:rsid w:val="00D62C1A"/>
    <w:rsid w:val="00D62CE6"/>
    <w:rsid w:val="00D641F2"/>
    <w:rsid w:val="00D665A3"/>
    <w:rsid w:val="00D70B44"/>
    <w:rsid w:val="00D71151"/>
    <w:rsid w:val="00D71755"/>
    <w:rsid w:val="00D71ABA"/>
    <w:rsid w:val="00D7403B"/>
    <w:rsid w:val="00D7451F"/>
    <w:rsid w:val="00D74715"/>
    <w:rsid w:val="00D7486E"/>
    <w:rsid w:val="00D74AB2"/>
    <w:rsid w:val="00D759CE"/>
    <w:rsid w:val="00D75C99"/>
    <w:rsid w:val="00D766E7"/>
    <w:rsid w:val="00D76A35"/>
    <w:rsid w:val="00D76B62"/>
    <w:rsid w:val="00D77DEB"/>
    <w:rsid w:val="00D81505"/>
    <w:rsid w:val="00D81DD9"/>
    <w:rsid w:val="00D825E5"/>
    <w:rsid w:val="00D82D87"/>
    <w:rsid w:val="00D83DD8"/>
    <w:rsid w:val="00D83FA0"/>
    <w:rsid w:val="00D856A1"/>
    <w:rsid w:val="00D85F91"/>
    <w:rsid w:val="00D8608F"/>
    <w:rsid w:val="00D87054"/>
    <w:rsid w:val="00D87AC4"/>
    <w:rsid w:val="00D915A1"/>
    <w:rsid w:val="00D91740"/>
    <w:rsid w:val="00D9300D"/>
    <w:rsid w:val="00D94CF2"/>
    <w:rsid w:val="00D95116"/>
    <w:rsid w:val="00DA08D9"/>
    <w:rsid w:val="00DA0BDD"/>
    <w:rsid w:val="00DA1146"/>
    <w:rsid w:val="00DA12E9"/>
    <w:rsid w:val="00DA1EDF"/>
    <w:rsid w:val="00DA202F"/>
    <w:rsid w:val="00DA3043"/>
    <w:rsid w:val="00DA3AB5"/>
    <w:rsid w:val="00DA4309"/>
    <w:rsid w:val="00DA4542"/>
    <w:rsid w:val="00DA4CE9"/>
    <w:rsid w:val="00DA59B0"/>
    <w:rsid w:val="00DA5FB1"/>
    <w:rsid w:val="00DA631D"/>
    <w:rsid w:val="00DA66A1"/>
    <w:rsid w:val="00DA6E52"/>
    <w:rsid w:val="00DB12C0"/>
    <w:rsid w:val="00DB19AC"/>
    <w:rsid w:val="00DB19C0"/>
    <w:rsid w:val="00DB24EF"/>
    <w:rsid w:val="00DB3117"/>
    <w:rsid w:val="00DB39E5"/>
    <w:rsid w:val="00DB43E8"/>
    <w:rsid w:val="00DB4F4E"/>
    <w:rsid w:val="00DB52B4"/>
    <w:rsid w:val="00DB6855"/>
    <w:rsid w:val="00DB68CB"/>
    <w:rsid w:val="00DB75EF"/>
    <w:rsid w:val="00DB7E45"/>
    <w:rsid w:val="00DC05AB"/>
    <w:rsid w:val="00DC08B5"/>
    <w:rsid w:val="00DC268E"/>
    <w:rsid w:val="00DC2783"/>
    <w:rsid w:val="00DC2C55"/>
    <w:rsid w:val="00DC3424"/>
    <w:rsid w:val="00DC4402"/>
    <w:rsid w:val="00DC456F"/>
    <w:rsid w:val="00DC5083"/>
    <w:rsid w:val="00DC5449"/>
    <w:rsid w:val="00DC78B6"/>
    <w:rsid w:val="00DC78CA"/>
    <w:rsid w:val="00DD0384"/>
    <w:rsid w:val="00DD1379"/>
    <w:rsid w:val="00DD1897"/>
    <w:rsid w:val="00DD2092"/>
    <w:rsid w:val="00DD2E18"/>
    <w:rsid w:val="00DD37D4"/>
    <w:rsid w:val="00DD3B06"/>
    <w:rsid w:val="00DD3D38"/>
    <w:rsid w:val="00DD4830"/>
    <w:rsid w:val="00DD5461"/>
    <w:rsid w:val="00DD5F86"/>
    <w:rsid w:val="00DD5F92"/>
    <w:rsid w:val="00DD637D"/>
    <w:rsid w:val="00DD63A6"/>
    <w:rsid w:val="00DD72DE"/>
    <w:rsid w:val="00DD739F"/>
    <w:rsid w:val="00DE0512"/>
    <w:rsid w:val="00DE0DF5"/>
    <w:rsid w:val="00DE146C"/>
    <w:rsid w:val="00DE1B9F"/>
    <w:rsid w:val="00DE1BFD"/>
    <w:rsid w:val="00DE1F9B"/>
    <w:rsid w:val="00DE28BC"/>
    <w:rsid w:val="00DE2B96"/>
    <w:rsid w:val="00DE3129"/>
    <w:rsid w:val="00DE3474"/>
    <w:rsid w:val="00DE3559"/>
    <w:rsid w:val="00DE3E33"/>
    <w:rsid w:val="00DE608A"/>
    <w:rsid w:val="00DE7549"/>
    <w:rsid w:val="00DF0152"/>
    <w:rsid w:val="00DF085A"/>
    <w:rsid w:val="00DF1526"/>
    <w:rsid w:val="00DF16CF"/>
    <w:rsid w:val="00DF236E"/>
    <w:rsid w:val="00DF2714"/>
    <w:rsid w:val="00DF3159"/>
    <w:rsid w:val="00DF315E"/>
    <w:rsid w:val="00DF39A0"/>
    <w:rsid w:val="00DF42E5"/>
    <w:rsid w:val="00DF4419"/>
    <w:rsid w:val="00DF617A"/>
    <w:rsid w:val="00DF75C6"/>
    <w:rsid w:val="00E0127C"/>
    <w:rsid w:val="00E01C90"/>
    <w:rsid w:val="00E01F3E"/>
    <w:rsid w:val="00E0285F"/>
    <w:rsid w:val="00E045CC"/>
    <w:rsid w:val="00E046A3"/>
    <w:rsid w:val="00E04796"/>
    <w:rsid w:val="00E0484E"/>
    <w:rsid w:val="00E04F55"/>
    <w:rsid w:val="00E059AD"/>
    <w:rsid w:val="00E10739"/>
    <w:rsid w:val="00E11067"/>
    <w:rsid w:val="00E113B6"/>
    <w:rsid w:val="00E11617"/>
    <w:rsid w:val="00E11E9F"/>
    <w:rsid w:val="00E12EC8"/>
    <w:rsid w:val="00E14BCF"/>
    <w:rsid w:val="00E15103"/>
    <w:rsid w:val="00E16296"/>
    <w:rsid w:val="00E16BE4"/>
    <w:rsid w:val="00E175F0"/>
    <w:rsid w:val="00E2177E"/>
    <w:rsid w:val="00E21974"/>
    <w:rsid w:val="00E224A3"/>
    <w:rsid w:val="00E22843"/>
    <w:rsid w:val="00E22D92"/>
    <w:rsid w:val="00E236CB"/>
    <w:rsid w:val="00E2449C"/>
    <w:rsid w:val="00E25429"/>
    <w:rsid w:val="00E257C3"/>
    <w:rsid w:val="00E2603A"/>
    <w:rsid w:val="00E262FB"/>
    <w:rsid w:val="00E264C5"/>
    <w:rsid w:val="00E266CF"/>
    <w:rsid w:val="00E27C6A"/>
    <w:rsid w:val="00E27CA2"/>
    <w:rsid w:val="00E30C1E"/>
    <w:rsid w:val="00E31CEE"/>
    <w:rsid w:val="00E32B0C"/>
    <w:rsid w:val="00E32C13"/>
    <w:rsid w:val="00E332C9"/>
    <w:rsid w:val="00E3387B"/>
    <w:rsid w:val="00E339BF"/>
    <w:rsid w:val="00E339C3"/>
    <w:rsid w:val="00E33E76"/>
    <w:rsid w:val="00E35977"/>
    <w:rsid w:val="00E35C4F"/>
    <w:rsid w:val="00E36C9A"/>
    <w:rsid w:val="00E36FC1"/>
    <w:rsid w:val="00E403BB"/>
    <w:rsid w:val="00E4082F"/>
    <w:rsid w:val="00E40A48"/>
    <w:rsid w:val="00E40D1B"/>
    <w:rsid w:val="00E41C04"/>
    <w:rsid w:val="00E42844"/>
    <w:rsid w:val="00E43C1A"/>
    <w:rsid w:val="00E44458"/>
    <w:rsid w:val="00E45E27"/>
    <w:rsid w:val="00E45EC0"/>
    <w:rsid w:val="00E46FC7"/>
    <w:rsid w:val="00E4785C"/>
    <w:rsid w:val="00E5013E"/>
    <w:rsid w:val="00E50FA6"/>
    <w:rsid w:val="00E51268"/>
    <w:rsid w:val="00E52420"/>
    <w:rsid w:val="00E527B2"/>
    <w:rsid w:val="00E52834"/>
    <w:rsid w:val="00E52FED"/>
    <w:rsid w:val="00E531F9"/>
    <w:rsid w:val="00E53B5A"/>
    <w:rsid w:val="00E55EDE"/>
    <w:rsid w:val="00E569FE"/>
    <w:rsid w:val="00E56F6E"/>
    <w:rsid w:val="00E61195"/>
    <w:rsid w:val="00E61A71"/>
    <w:rsid w:val="00E630CF"/>
    <w:rsid w:val="00E632FA"/>
    <w:rsid w:val="00E634DD"/>
    <w:rsid w:val="00E635DC"/>
    <w:rsid w:val="00E642B9"/>
    <w:rsid w:val="00E64486"/>
    <w:rsid w:val="00E651AE"/>
    <w:rsid w:val="00E65411"/>
    <w:rsid w:val="00E6752B"/>
    <w:rsid w:val="00E67BC3"/>
    <w:rsid w:val="00E67C21"/>
    <w:rsid w:val="00E67DC0"/>
    <w:rsid w:val="00E70B6A"/>
    <w:rsid w:val="00E72AE2"/>
    <w:rsid w:val="00E745DA"/>
    <w:rsid w:val="00E74BCB"/>
    <w:rsid w:val="00E74C31"/>
    <w:rsid w:val="00E7575D"/>
    <w:rsid w:val="00E75A00"/>
    <w:rsid w:val="00E75DF6"/>
    <w:rsid w:val="00E77ABF"/>
    <w:rsid w:val="00E805B0"/>
    <w:rsid w:val="00E80D9F"/>
    <w:rsid w:val="00E82C5D"/>
    <w:rsid w:val="00E83AD6"/>
    <w:rsid w:val="00E843EC"/>
    <w:rsid w:val="00E84454"/>
    <w:rsid w:val="00E846D5"/>
    <w:rsid w:val="00E84F08"/>
    <w:rsid w:val="00E84F5A"/>
    <w:rsid w:val="00E85A6E"/>
    <w:rsid w:val="00E90B0E"/>
    <w:rsid w:val="00E91D29"/>
    <w:rsid w:val="00E91D7B"/>
    <w:rsid w:val="00E930BD"/>
    <w:rsid w:val="00E9324D"/>
    <w:rsid w:val="00E93D95"/>
    <w:rsid w:val="00E9406B"/>
    <w:rsid w:val="00E94366"/>
    <w:rsid w:val="00E95245"/>
    <w:rsid w:val="00E9583F"/>
    <w:rsid w:val="00E96725"/>
    <w:rsid w:val="00E9740C"/>
    <w:rsid w:val="00E97602"/>
    <w:rsid w:val="00E9790F"/>
    <w:rsid w:val="00E97E23"/>
    <w:rsid w:val="00EA04CA"/>
    <w:rsid w:val="00EA0D27"/>
    <w:rsid w:val="00EA2956"/>
    <w:rsid w:val="00EA314C"/>
    <w:rsid w:val="00EA4497"/>
    <w:rsid w:val="00EA4B55"/>
    <w:rsid w:val="00EA5743"/>
    <w:rsid w:val="00EA5817"/>
    <w:rsid w:val="00EA5F1F"/>
    <w:rsid w:val="00EA6812"/>
    <w:rsid w:val="00EA6BA4"/>
    <w:rsid w:val="00EA758F"/>
    <w:rsid w:val="00EB1C22"/>
    <w:rsid w:val="00EB384C"/>
    <w:rsid w:val="00EB4ECD"/>
    <w:rsid w:val="00EB5025"/>
    <w:rsid w:val="00EB56B7"/>
    <w:rsid w:val="00EB62EC"/>
    <w:rsid w:val="00EB640D"/>
    <w:rsid w:val="00EB70BA"/>
    <w:rsid w:val="00EC00BD"/>
    <w:rsid w:val="00EC1CA7"/>
    <w:rsid w:val="00EC239B"/>
    <w:rsid w:val="00EC276D"/>
    <w:rsid w:val="00EC3BA1"/>
    <w:rsid w:val="00EC4783"/>
    <w:rsid w:val="00EC6ACB"/>
    <w:rsid w:val="00EC6F93"/>
    <w:rsid w:val="00EC708D"/>
    <w:rsid w:val="00EC7A84"/>
    <w:rsid w:val="00ED0090"/>
    <w:rsid w:val="00ED0BB1"/>
    <w:rsid w:val="00ED1112"/>
    <w:rsid w:val="00ED24B2"/>
    <w:rsid w:val="00ED2A65"/>
    <w:rsid w:val="00ED337B"/>
    <w:rsid w:val="00ED36FD"/>
    <w:rsid w:val="00ED3C67"/>
    <w:rsid w:val="00ED41FE"/>
    <w:rsid w:val="00ED4B14"/>
    <w:rsid w:val="00ED4CE9"/>
    <w:rsid w:val="00ED5C8B"/>
    <w:rsid w:val="00ED5CDA"/>
    <w:rsid w:val="00ED5DBA"/>
    <w:rsid w:val="00ED628B"/>
    <w:rsid w:val="00ED6A56"/>
    <w:rsid w:val="00ED7018"/>
    <w:rsid w:val="00ED7ED2"/>
    <w:rsid w:val="00EE1090"/>
    <w:rsid w:val="00EE110F"/>
    <w:rsid w:val="00EE3A44"/>
    <w:rsid w:val="00EE4921"/>
    <w:rsid w:val="00EE5CE3"/>
    <w:rsid w:val="00EE664F"/>
    <w:rsid w:val="00EF02EE"/>
    <w:rsid w:val="00EF041A"/>
    <w:rsid w:val="00EF39C7"/>
    <w:rsid w:val="00EF3E7D"/>
    <w:rsid w:val="00EF40CC"/>
    <w:rsid w:val="00EF422D"/>
    <w:rsid w:val="00EF4258"/>
    <w:rsid w:val="00EF48BA"/>
    <w:rsid w:val="00EF6FA8"/>
    <w:rsid w:val="00F006CF"/>
    <w:rsid w:val="00F026FD"/>
    <w:rsid w:val="00F030E0"/>
    <w:rsid w:val="00F04C40"/>
    <w:rsid w:val="00F052A0"/>
    <w:rsid w:val="00F070B6"/>
    <w:rsid w:val="00F073B4"/>
    <w:rsid w:val="00F10769"/>
    <w:rsid w:val="00F10840"/>
    <w:rsid w:val="00F11067"/>
    <w:rsid w:val="00F12AB0"/>
    <w:rsid w:val="00F139AE"/>
    <w:rsid w:val="00F13DC2"/>
    <w:rsid w:val="00F13E7F"/>
    <w:rsid w:val="00F13FE9"/>
    <w:rsid w:val="00F14B84"/>
    <w:rsid w:val="00F14BFF"/>
    <w:rsid w:val="00F155B2"/>
    <w:rsid w:val="00F16478"/>
    <w:rsid w:val="00F16C3D"/>
    <w:rsid w:val="00F17BC4"/>
    <w:rsid w:val="00F17E0F"/>
    <w:rsid w:val="00F21627"/>
    <w:rsid w:val="00F2207E"/>
    <w:rsid w:val="00F22ED1"/>
    <w:rsid w:val="00F2374E"/>
    <w:rsid w:val="00F23DDD"/>
    <w:rsid w:val="00F257CD"/>
    <w:rsid w:val="00F2659D"/>
    <w:rsid w:val="00F304CA"/>
    <w:rsid w:val="00F30503"/>
    <w:rsid w:val="00F309DB"/>
    <w:rsid w:val="00F30F0F"/>
    <w:rsid w:val="00F31615"/>
    <w:rsid w:val="00F31833"/>
    <w:rsid w:val="00F31F0E"/>
    <w:rsid w:val="00F323CD"/>
    <w:rsid w:val="00F32B25"/>
    <w:rsid w:val="00F32D4F"/>
    <w:rsid w:val="00F33A5A"/>
    <w:rsid w:val="00F33D06"/>
    <w:rsid w:val="00F34366"/>
    <w:rsid w:val="00F364D9"/>
    <w:rsid w:val="00F37E95"/>
    <w:rsid w:val="00F411C0"/>
    <w:rsid w:val="00F4172F"/>
    <w:rsid w:val="00F41EC7"/>
    <w:rsid w:val="00F4239A"/>
    <w:rsid w:val="00F43040"/>
    <w:rsid w:val="00F4506E"/>
    <w:rsid w:val="00F45641"/>
    <w:rsid w:val="00F463FA"/>
    <w:rsid w:val="00F502D5"/>
    <w:rsid w:val="00F5099F"/>
    <w:rsid w:val="00F515B6"/>
    <w:rsid w:val="00F51DE4"/>
    <w:rsid w:val="00F5239D"/>
    <w:rsid w:val="00F53434"/>
    <w:rsid w:val="00F54C6C"/>
    <w:rsid w:val="00F55C6C"/>
    <w:rsid w:val="00F55CD1"/>
    <w:rsid w:val="00F56B5A"/>
    <w:rsid w:val="00F5727B"/>
    <w:rsid w:val="00F57386"/>
    <w:rsid w:val="00F57DBB"/>
    <w:rsid w:val="00F60013"/>
    <w:rsid w:val="00F6012C"/>
    <w:rsid w:val="00F60411"/>
    <w:rsid w:val="00F60530"/>
    <w:rsid w:val="00F60537"/>
    <w:rsid w:val="00F60D8E"/>
    <w:rsid w:val="00F6113E"/>
    <w:rsid w:val="00F62249"/>
    <w:rsid w:val="00F623BD"/>
    <w:rsid w:val="00F62724"/>
    <w:rsid w:val="00F62B8F"/>
    <w:rsid w:val="00F635E6"/>
    <w:rsid w:val="00F642E8"/>
    <w:rsid w:val="00F648B7"/>
    <w:rsid w:val="00F65216"/>
    <w:rsid w:val="00F65A85"/>
    <w:rsid w:val="00F66311"/>
    <w:rsid w:val="00F6653F"/>
    <w:rsid w:val="00F66708"/>
    <w:rsid w:val="00F6762F"/>
    <w:rsid w:val="00F71422"/>
    <w:rsid w:val="00F7156E"/>
    <w:rsid w:val="00F71D06"/>
    <w:rsid w:val="00F74180"/>
    <w:rsid w:val="00F74CFB"/>
    <w:rsid w:val="00F74D37"/>
    <w:rsid w:val="00F74F74"/>
    <w:rsid w:val="00F75B4C"/>
    <w:rsid w:val="00F76823"/>
    <w:rsid w:val="00F76C9A"/>
    <w:rsid w:val="00F80B26"/>
    <w:rsid w:val="00F815F5"/>
    <w:rsid w:val="00F8230D"/>
    <w:rsid w:val="00F8281D"/>
    <w:rsid w:val="00F82DB5"/>
    <w:rsid w:val="00F84D4F"/>
    <w:rsid w:val="00F84D7D"/>
    <w:rsid w:val="00F8523C"/>
    <w:rsid w:val="00F85F0E"/>
    <w:rsid w:val="00F8716A"/>
    <w:rsid w:val="00F91328"/>
    <w:rsid w:val="00F917AF"/>
    <w:rsid w:val="00F91AEC"/>
    <w:rsid w:val="00F91BCB"/>
    <w:rsid w:val="00F926CF"/>
    <w:rsid w:val="00F9438C"/>
    <w:rsid w:val="00F946E0"/>
    <w:rsid w:val="00F95251"/>
    <w:rsid w:val="00F95E3F"/>
    <w:rsid w:val="00F9651A"/>
    <w:rsid w:val="00F970B7"/>
    <w:rsid w:val="00F97B6F"/>
    <w:rsid w:val="00FA00E0"/>
    <w:rsid w:val="00FA08CD"/>
    <w:rsid w:val="00FA112D"/>
    <w:rsid w:val="00FA1A94"/>
    <w:rsid w:val="00FA204C"/>
    <w:rsid w:val="00FA255B"/>
    <w:rsid w:val="00FA29F4"/>
    <w:rsid w:val="00FA5916"/>
    <w:rsid w:val="00FA5FA9"/>
    <w:rsid w:val="00FA65C5"/>
    <w:rsid w:val="00FA680A"/>
    <w:rsid w:val="00FA68A4"/>
    <w:rsid w:val="00FA6B63"/>
    <w:rsid w:val="00FA7552"/>
    <w:rsid w:val="00FB040A"/>
    <w:rsid w:val="00FB11A0"/>
    <w:rsid w:val="00FB2AE6"/>
    <w:rsid w:val="00FB315B"/>
    <w:rsid w:val="00FB35DB"/>
    <w:rsid w:val="00FB3A10"/>
    <w:rsid w:val="00FB3C0A"/>
    <w:rsid w:val="00FB53E5"/>
    <w:rsid w:val="00FB55A7"/>
    <w:rsid w:val="00FB5627"/>
    <w:rsid w:val="00FB6D7D"/>
    <w:rsid w:val="00FB73A1"/>
    <w:rsid w:val="00FB7777"/>
    <w:rsid w:val="00FB77FE"/>
    <w:rsid w:val="00FB7F25"/>
    <w:rsid w:val="00FC0565"/>
    <w:rsid w:val="00FC18DD"/>
    <w:rsid w:val="00FC2105"/>
    <w:rsid w:val="00FC2852"/>
    <w:rsid w:val="00FC2ACA"/>
    <w:rsid w:val="00FC2DBB"/>
    <w:rsid w:val="00FC364E"/>
    <w:rsid w:val="00FC3680"/>
    <w:rsid w:val="00FC37C1"/>
    <w:rsid w:val="00FC3B48"/>
    <w:rsid w:val="00FC3BBD"/>
    <w:rsid w:val="00FC4592"/>
    <w:rsid w:val="00FC709A"/>
    <w:rsid w:val="00FC71E8"/>
    <w:rsid w:val="00FC78B9"/>
    <w:rsid w:val="00FD0E24"/>
    <w:rsid w:val="00FD1121"/>
    <w:rsid w:val="00FD341F"/>
    <w:rsid w:val="00FD3F38"/>
    <w:rsid w:val="00FD48AA"/>
    <w:rsid w:val="00FD48D0"/>
    <w:rsid w:val="00FD4C2B"/>
    <w:rsid w:val="00FD4E04"/>
    <w:rsid w:val="00FD5606"/>
    <w:rsid w:val="00FD56FF"/>
    <w:rsid w:val="00FD6BD6"/>
    <w:rsid w:val="00FD73C2"/>
    <w:rsid w:val="00FD75B3"/>
    <w:rsid w:val="00FE0DA4"/>
    <w:rsid w:val="00FE13EB"/>
    <w:rsid w:val="00FE157F"/>
    <w:rsid w:val="00FE1897"/>
    <w:rsid w:val="00FE1E23"/>
    <w:rsid w:val="00FE2653"/>
    <w:rsid w:val="00FE2E7E"/>
    <w:rsid w:val="00FE348B"/>
    <w:rsid w:val="00FE4829"/>
    <w:rsid w:val="00FE5B79"/>
    <w:rsid w:val="00FE5D7C"/>
    <w:rsid w:val="00FE7E21"/>
    <w:rsid w:val="00FF0A55"/>
    <w:rsid w:val="00FF157C"/>
    <w:rsid w:val="00FF2845"/>
    <w:rsid w:val="00FF4FAA"/>
    <w:rsid w:val="00FF56C2"/>
    <w:rsid w:val="00FF61AA"/>
    <w:rsid w:val="00FF75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EF235"/>
  <w15:chartTrackingRefBased/>
  <w15:docId w15:val="{062730BA-EBFB-423A-A19A-8E28CB24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B77"/>
    <w:pPr>
      <w:spacing w:line="480" w:lineRule="auto"/>
      <w:outlineLvl w:val="0"/>
    </w:pPr>
    <w:rPr>
      <w:rFonts w:ascii="Times New Roman" w:hAnsi="Times New Roman" w:cs="Times New Roman"/>
      <w:sz w:val="24"/>
      <w:szCs w:val="24"/>
      <w:lang w:val="en-US"/>
    </w:rPr>
  </w:style>
  <w:style w:type="paragraph" w:styleId="Titre1">
    <w:name w:val="heading 1"/>
    <w:basedOn w:val="Normal"/>
    <w:next w:val="Normal"/>
    <w:link w:val="Titre1Car"/>
    <w:uiPriority w:val="9"/>
    <w:qFormat/>
    <w:rsid w:val="00521C94"/>
    <w:pPr>
      <w:jc w:val="center"/>
    </w:pPr>
    <w:rPr>
      <w:b/>
      <w:bCs/>
      <w:sz w:val="28"/>
      <w:szCs w:val="28"/>
    </w:rPr>
  </w:style>
  <w:style w:type="paragraph" w:styleId="Titre2">
    <w:name w:val="heading 2"/>
    <w:basedOn w:val="Normal"/>
    <w:next w:val="Normal"/>
    <w:link w:val="Titre2Car"/>
    <w:uiPriority w:val="9"/>
    <w:unhideWhenUsed/>
    <w:qFormat/>
    <w:rsid w:val="00CF01E6"/>
    <w:pPr>
      <w:outlineLvl w:val="1"/>
    </w:pPr>
    <w:rPr>
      <w:b/>
      <w:bCs/>
    </w:rPr>
  </w:style>
  <w:style w:type="paragraph" w:styleId="Titre3">
    <w:name w:val="heading 3"/>
    <w:basedOn w:val="Normal"/>
    <w:next w:val="Normal"/>
    <w:link w:val="Titre3Car"/>
    <w:uiPriority w:val="9"/>
    <w:unhideWhenUsed/>
    <w:qFormat/>
    <w:rsid w:val="00C01B7A"/>
    <w:pPr>
      <w:outlineLvl w:val="2"/>
    </w:pPr>
    <w:rPr>
      <w:b/>
      <w:bCs/>
      <w:i/>
      <w:i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1C94"/>
    <w:rPr>
      <w:rFonts w:ascii="Times New Roman" w:hAnsi="Times New Roman" w:cs="Times New Roman"/>
      <w:b/>
      <w:bCs/>
      <w:sz w:val="28"/>
      <w:szCs w:val="28"/>
      <w:lang w:val="en-US"/>
    </w:rPr>
  </w:style>
  <w:style w:type="paragraph" w:styleId="Sansinterligne">
    <w:name w:val="No Spacing"/>
    <w:uiPriority w:val="1"/>
    <w:qFormat/>
    <w:rsid w:val="00A73348"/>
    <w:pPr>
      <w:spacing w:after="240" w:line="276" w:lineRule="auto"/>
    </w:pPr>
    <w:rPr>
      <w:rFonts w:ascii="Times New Roman" w:hAnsi="Times New Roman" w:cs="Times New Roman"/>
      <w:sz w:val="24"/>
      <w:szCs w:val="24"/>
      <w:lang w:val="en-US"/>
    </w:rPr>
  </w:style>
  <w:style w:type="paragraph" w:styleId="Notedebasdepage">
    <w:name w:val="footnote text"/>
    <w:basedOn w:val="Normal"/>
    <w:link w:val="NotedebasdepageCar"/>
    <w:uiPriority w:val="99"/>
    <w:unhideWhenUsed/>
    <w:rsid w:val="004F7EA9"/>
    <w:pPr>
      <w:spacing w:after="0" w:line="240" w:lineRule="auto"/>
    </w:pPr>
    <w:rPr>
      <w:sz w:val="20"/>
      <w:szCs w:val="20"/>
    </w:rPr>
  </w:style>
  <w:style w:type="character" w:customStyle="1" w:styleId="NotedebasdepageCar">
    <w:name w:val="Note de bas de page Car"/>
    <w:basedOn w:val="Policepardfaut"/>
    <w:link w:val="Notedebasdepage"/>
    <w:uiPriority w:val="99"/>
    <w:rsid w:val="004F7EA9"/>
    <w:rPr>
      <w:sz w:val="20"/>
      <w:szCs w:val="20"/>
    </w:rPr>
  </w:style>
  <w:style w:type="character" w:styleId="Appelnotedebasdep">
    <w:name w:val="footnote reference"/>
    <w:basedOn w:val="Policepardfaut"/>
    <w:uiPriority w:val="99"/>
    <w:semiHidden/>
    <w:unhideWhenUsed/>
    <w:rsid w:val="004F7EA9"/>
    <w:rPr>
      <w:vertAlign w:val="superscript"/>
    </w:rPr>
  </w:style>
  <w:style w:type="character" w:styleId="Textedelespacerserv">
    <w:name w:val="Placeholder Text"/>
    <w:basedOn w:val="Policepardfaut"/>
    <w:uiPriority w:val="99"/>
    <w:semiHidden/>
    <w:rsid w:val="00D522CA"/>
    <w:rPr>
      <w:color w:val="808080"/>
    </w:rPr>
  </w:style>
  <w:style w:type="paragraph" w:styleId="Bibliographie">
    <w:name w:val="Bibliography"/>
    <w:basedOn w:val="Normal"/>
    <w:next w:val="Normal"/>
    <w:uiPriority w:val="37"/>
    <w:unhideWhenUsed/>
    <w:rsid w:val="000120D3"/>
    <w:pPr>
      <w:spacing w:after="0"/>
      <w:ind w:left="720" w:hanging="720"/>
    </w:pPr>
  </w:style>
  <w:style w:type="paragraph" w:styleId="En-tte">
    <w:name w:val="header"/>
    <w:basedOn w:val="Normal"/>
    <w:link w:val="En-tteCar"/>
    <w:uiPriority w:val="99"/>
    <w:unhideWhenUsed/>
    <w:rsid w:val="002224C4"/>
    <w:pPr>
      <w:tabs>
        <w:tab w:val="center" w:pos="4536"/>
        <w:tab w:val="right" w:pos="9072"/>
      </w:tabs>
      <w:spacing w:after="0" w:line="240" w:lineRule="auto"/>
    </w:pPr>
  </w:style>
  <w:style w:type="character" w:customStyle="1" w:styleId="En-tteCar">
    <w:name w:val="En-tête Car"/>
    <w:basedOn w:val="Policepardfaut"/>
    <w:link w:val="En-tte"/>
    <w:uiPriority w:val="99"/>
    <w:rsid w:val="002224C4"/>
  </w:style>
  <w:style w:type="paragraph" w:styleId="Pieddepage">
    <w:name w:val="footer"/>
    <w:basedOn w:val="Normal"/>
    <w:link w:val="PieddepageCar"/>
    <w:uiPriority w:val="99"/>
    <w:unhideWhenUsed/>
    <w:rsid w:val="002224C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224C4"/>
  </w:style>
  <w:style w:type="character" w:styleId="Marquedecommentaire">
    <w:name w:val="annotation reference"/>
    <w:basedOn w:val="Policepardfaut"/>
    <w:uiPriority w:val="99"/>
    <w:semiHidden/>
    <w:unhideWhenUsed/>
    <w:rsid w:val="002E4481"/>
    <w:rPr>
      <w:sz w:val="16"/>
      <w:szCs w:val="16"/>
    </w:rPr>
  </w:style>
  <w:style w:type="paragraph" w:styleId="Commentaire">
    <w:name w:val="annotation text"/>
    <w:basedOn w:val="Normal"/>
    <w:link w:val="CommentaireCar"/>
    <w:uiPriority w:val="99"/>
    <w:semiHidden/>
    <w:unhideWhenUsed/>
    <w:rsid w:val="002E4481"/>
    <w:pPr>
      <w:spacing w:line="240" w:lineRule="auto"/>
    </w:pPr>
    <w:rPr>
      <w:sz w:val="20"/>
      <w:szCs w:val="20"/>
    </w:rPr>
  </w:style>
  <w:style w:type="character" w:customStyle="1" w:styleId="CommentaireCar">
    <w:name w:val="Commentaire Car"/>
    <w:basedOn w:val="Policepardfaut"/>
    <w:link w:val="Commentaire"/>
    <w:uiPriority w:val="99"/>
    <w:semiHidden/>
    <w:rsid w:val="002E4481"/>
    <w:rPr>
      <w:sz w:val="20"/>
      <w:szCs w:val="20"/>
    </w:rPr>
  </w:style>
  <w:style w:type="paragraph" w:styleId="Objetducommentaire">
    <w:name w:val="annotation subject"/>
    <w:basedOn w:val="Commentaire"/>
    <w:next w:val="Commentaire"/>
    <w:link w:val="ObjetducommentaireCar"/>
    <w:uiPriority w:val="99"/>
    <w:semiHidden/>
    <w:unhideWhenUsed/>
    <w:rsid w:val="002E4481"/>
    <w:rPr>
      <w:b/>
      <w:bCs/>
    </w:rPr>
  </w:style>
  <w:style w:type="character" w:customStyle="1" w:styleId="ObjetducommentaireCar">
    <w:name w:val="Objet du commentaire Car"/>
    <w:basedOn w:val="CommentaireCar"/>
    <w:link w:val="Objetducommentaire"/>
    <w:uiPriority w:val="99"/>
    <w:semiHidden/>
    <w:rsid w:val="002E4481"/>
    <w:rPr>
      <w:b/>
      <w:bCs/>
      <w:sz w:val="20"/>
      <w:szCs w:val="20"/>
    </w:rPr>
  </w:style>
  <w:style w:type="paragraph" w:styleId="Textedebulles">
    <w:name w:val="Balloon Text"/>
    <w:basedOn w:val="Normal"/>
    <w:link w:val="TextedebullesCar"/>
    <w:uiPriority w:val="99"/>
    <w:semiHidden/>
    <w:unhideWhenUsed/>
    <w:rsid w:val="002E448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E4481"/>
    <w:rPr>
      <w:rFonts w:ascii="Segoe UI" w:hAnsi="Segoe UI" w:cs="Segoe UI"/>
      <w:sz w:val="18"/>
      <w:szCs w:val="18"/>
    </w:rPr>
  </w:style>
  <w:style w:type="character" w:styleId="Lienhypertexte">
    <w:name w:val="Hyperlink"/>
    <w:basedOn w:val="Policepardfaut"/>
    <w:uiPriority w:val="99"/>
    <w:unhideWhenUsed/>
    <w:rsid w:val="0032649C"/>
    <w:rPr>
      <w:color w:val="0000FF"/>
      <w:u w:val="single"/>
    </w:rPr>
  </w:style>
  <w:style w:type="paragraph" w:styleId="Rvision">
    <w:name w:val="Revision"/>
    <w:hidden/>
    <w:uiPriority w:val="99"/>
    <w:semiHidden/>
    <w:rsid w:val="00FC71E8"/>
    <w:pPr>
      <w:spacing w:after="0" w:line="240" w:lineRule="auto"/>
    </w:pPr>
  </w:style>
  <w:style w:type="character" w:customStyle="1" w:styleId="Titre2Car">
    <w:name w:val="Titre 2 Car"/>
    <w:basedOn w:val="Policepardfaut"/>
    <w:link w:val="Titre2"/>
    <w:uiPriority w:val="9"/>
    <w:rsid w:val="00CF01E6"/>
    <w:rPr>
      <w:rFonts w:ascii="Times New Roman" w:hAnsi="Times New Roman" w:cs="Times New Roman"/>
      <w:b/>
      <w:bCs/>
      <w:sz w:val="24"/>
      <w:szCs w:val="24"/>
      <w:lang w:val="en-US"/>
    </w:rPr>
  </w:style>
  <w:style w:type="character" w:customStyle="1" w:styleId="Mentionnonrsolue1">
    <w:name w:val="Mention non résolue1"/>
    <w:basedOn w:val="Policepardfaut"/>
    <w:uiPriority w:val="99"/>
    <w:semiHidden/>
    <w:unhideWhenUsed/>
    <w:rsid w:val="00A73348"/>
    <w:rPr>
      <w:color w:val="605E5C"/>
      <w:shd w:val="clear" w:color="auto" w:fill="E1DFDD"/>
    </w:rPr>
  </w:style>
  <w:style w:type="character" w:styleId="Accentuationlgre">
    <w:name w:val="Subtle Emphasis"/>
    <w:aliases w:val="Legend Figure"/>
    <w:uiPriority w:val="19"/>
    <w:qFormat/>
    <w:rsid w:val="00DC2783"/>
    <w:rPr>
      <w:iCs/>
      <w:sz w:val="22"/>
      <w:szCs w:val="22"/>
    </w:rPr>
  </w:style>
  <w:style w:type="character" w:customStyle="1" w:styleId="Titre3Car">
    <w:name w:val="Titre 3 Car"/>
    <w:basedOn w:val="Policepardfaut"/>
    <w:link w:val="Titre3"/>
    <w:uiPriority w:val="9"/>
    <w:rsid w:val="00C01B7A"/>
    <w:rPr>
      <w:rFonts w:ascii="Times New Roman" w:hAnsi="Times New Roman" w:cs="Times New Roman"/>
      <w:b/>
      <w:bCs/>
      <w:i/>
      <w:i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70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tif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5" Type="http://schemas.openxmlformats.org/officeDocument/2006/relationships/webSettings" Target="webSettings.xml"/><Relationship Id="rId15" Type="http://schemas.openxmlformats.org/officeDocument/2006/relationships/image" Target="media/image6.tiff"/><Relationship Id="rId10" Type="http://schemas.openxmlformats.org/officeDocument/2006/relationships/hyperlink" Target="https://osf.io/vsm5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16985-7CCB-4824-B937-188E431B9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73</Pages>
  <Words>61350</Words>
  <Characters>337428</Characters>
  <Application>Microsoft Office Word</Application>
  <DocSecurity>0</DocSecurity>
  <Lines>2811</Lines>
  <Paragraphs>795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mservant</dc:creator>
  <cp:keywords/>
  <dc:description/>
  <cp:lastModifiedBy>GAJDOS Thibault</cp:lastModifiedBy>
  <cp:revision>8</cp:revision>
  <dcterms:created xsi:type="dcterms:W3CDTF">2024-11-12T14:20:00Z</dcterms:created>
  <dcterms:modified xsi:type="dcterms:W3CDTF">2024-11-15T14:14:00Z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id="O11LpBWk"/&gt;&lt;style id="http://www.zotero.org/styles/apa" locale="en-US" hasBibliography="1" bibliographyStyleHasBeenSet="1"/&gt;&lt;prefs&gt;&lt;pref name="fieldType" value="Field"/&gt;&lt;/prefs&gt;&lt;/data&gt;</vt:lpwstr>
  </property>
</Properties>
</file>