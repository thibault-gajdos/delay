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tiff" ContentType="image/tif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2EB93A5" w14:textId="049ADE26" w:rsidR="009E693A" w:rsidRPr="00A06F40" w:rsidRDefault="00282FD4" w:rsidP="00580FC1">
      <w:pPr>
        <w:spacing w:after="720" w:line="276" w:lineRule="auto"/>
        <w:jc w:val="center"/>
        <w:rPr>
          <w:b/>
          <w:bCs/>
          <w:sz w:val="32"/>
          <w:szCs w:val="32"/>
        </w:rPr>
      </w:pPr>
      <w:r w:rsidRPr="00A06F40">
        <w:rPr>
          <w:b/>
          <w:bCs/>
          <w:sz w:val="32"/>
          <w:szCs w:val="32"/>
        </w:rPr>
        <w:t xml:space="preserve">Extending </w:t>
      </w:r>
      <w:r w:rsidR="00BE15F9" w:rsidRPr="00A06F40">
        <w:rPr>
          <w:b/>
          <w:bCs/>
          <w:sz w:val="32"/>
          <w:szCs w:val="32"/>
        </w:rPr>
        <w:t>continuous flow</w:t>
      </w:r>
      <w:r w:rsidRPr="00A06F40">
        <w:rPr>
          <w:b/>
          <w:bCs/>
          <w:sz w:val="32"/>
          <w:szCs w:val="32"/>
        </w:rPr>
        <w:t xml:space="preserve"> models of immediate decision reports to delayed decision reports</w:t>
      </w:r>
    </w:p>
    <w:p w14:paraId="0D9166F3" w14:textId="50BA1825" w:rsidR="009E693A" w:rsidRPr="009A0352" w:rsidRDefault="009E693A" w:rsidP="00580FC1">
      <w:pPr>
        <w:spacing w:after="480"/>
        <w:jc w:val="center"/>
      </w:pPr>
      <w:r w:rsidRPr="009A0352">
        <w:t xml:space="preserve">Johan </w:t>
      </w:r>
      <w:r w:rsidR="00677140">
        <w:t xml:space="preserve">A. </w:t>
      </w:r>
      <w:r w:rsidRPr="009A0352">
        <w:t>Achard</w:t>
      </w:r>
      <w:r w:rsidRPr="009A0352">
        <w:rPr>
          <w:vertAlign w:val="superscript"/>
        </w:rPr>
        <w:t>1,2</w:t>
      </w:r>
      <w:r w:rsidR="00704B4A">
        <w:t xml:space="preserve">, </w:t>
      </w:r>
      <w:r w:rsidRPr="009A0352">
        <w:t>Thibault Gajdos</w:t>
      </w:r>
      <w:r w:rsidR="00677140">
        <w:rPr>
          <w:vertAlign w:val="superscript"/>
        </w:rPr>
        <w:t>3</w:t>
      </w:r>
      <w:r w:rsidRPr="009A0352">
        <w:t>, and Mathieu Servant</w:t>
      </w:r>
      <w:r w:rsidRPr="009A0352">
        <w:rPr>
          <w:vertAlign w:val="superscript"/>
        </w:rPr>
        <w:t>1,2</w:t>
      </w:r>
    </w:p>
    <w:p w14:paraId="54F9AF46" w14:textId="7A459561" w:rsidR="00704B4A" w:rsidRPr="009A27ED" w:rsidRDefault="00704B4A" w:rsidP="00704B4A">
      <w:pPr>
        <w:spacing w:after="0" w:line="360" w:lineRule="auto"/>
        <w:ind w:right="-4"/>
        <w:rPr>
          <w:b/>
          <w:lang w:val="fr-FR"/>
        </w:rPr>
      </w:pPr>
      <w:r w:rsidRPr="009A27ED">
        <w:rPr>
          <w:rFonts w:eastAsia="Times New Roman"/>
          <w:b/>
          <w:lang w:val="fr-FR"/>
        </w:rPr>
        <w:t>Affiliations:</w:t>
      </w:r>
    </w:p>
    <w:p w14:paraId="00733256" w14:textId="6D40408F" w:rsidR="009E693A" w:rsidRPr="00704B4A" w:rsidRDefault="009E693A" w:rsidP="00704B4A">
      <w:pPr>
        <w:spacing w:line="276" w:lineRule="auto"/>
        <w:rPr>
          <w:sz w:val="22"/>
          <w:szCs w:val="22"/>
          <w:lang w:val="fr-FR"/>
        </w:rPr>
      </w:pPr>
      <w:r w:rsidRPr="00704B4A">
        <w:rPr>
          <w:b/>
          <w:sz w:val="22"/>
          <w:szCs w:val="22"/>
          <w:vertAlign w:val="superscript"/>
          <w:lang w:val="fr-FR"/>
        </w:rPr>
        <w:t xml:space="preserve">1 </w:t>
      </w:r>
      <w:r w:rsidRPr="00704B4A">
        <w:rPr>
          <w:sz w:val="22"/>
          <w:szCs w:val="22"/>
          <w:lang w:val="fr-FR"/>
        </w:rPr>
        <w:t>Laboratoire de Recherches Intégratives en Neurosciences et Psychologie Cognitive, Institut National de la Santé et de la Recherche Médicale, Université de Franche Comté</w:t>
      </w:r>
    </w:p>
    <w:p w14:paraId="7C9F46C4" w14:textId="0261825A" w:rsidR="009E693A" w:rsidRPr="009A27ED" w:rsidRDefault="009E693A" w:rsidP="00704B4A">
      <w:pPr>
        <w:spacing w:line="276" w:lineRule="auto"/>
        <w:rPr>
          <w:sz w:val="22"/>
          <w:szCs w:val="22"/>
          <w:lang w:val="fr-FR"/>
        </w:rPr>
      </w:pPr>
      <w:r w:rsidRPr="009A27ED">
        <w:rPr>
          <w:b/>
          <w:sz w:val="22"/>
          <w:szCs w:val="22"/>
          <w:vertAlign w:val="superscript"/>
          <w:lang w:val="fr-FR"/>
        </w:rPr>
        <w:t xml:space="preserve">2 </w:t>
      </w:r>
      <w:r w:rsidRPr="009A27ED">
        <w:rPr>
          <w:sz w:val="22"/>
          <w:szCs w:val="22"/>
          <w:lang w:val="fr-FR"/>
        </w:rPr>
        <w:t>Maison des Sciences de l'Homme et de l'Environnement, Centre National de la Recherche Scientifique, Université de Franche-Comté</w:t>
      </w:r>
    </w:p>
    <w:p w14:paraId="6B7D167D" w14:textId="3D062BA4" w:rsidR="00CF69ED" w:rsidRPr="009A27ED" w:rsidRDefault="00677140" w:rsidP="000332B3">
      <w:pPr>
        <w:spacing w:line="276" w:lineRule="auto"/>
        <w:rPr>
          <w:sz w:val="22"/>
          <w:szCs w:val="22"/>
          <w:lang w:val="fr-FR"/>
        </w:rPr>
      </w:pPr>
      <w:r w:rsidRPr="009A27ED">
        <w:rPr>
          <w:b/>
          <w:sz w:val="22"/>
          <w:szCs w:val="22"/>
          <w:vertAlign w:val="superscript"/>
          <w:lang w:val="fr-FR"/>
        </w:rPr>
        <w:t>3</w:t>
      </w:r>
      <w:r w:rsidR="009E693A" w:rsidRPr="009A27ED">
        <w:rPr>
          <w:b/>
          <w:sz w:val="22"/>
          <w:szCs w:val="22"/>
          <w:vertAlign w:val="superscript"/>
          <w:lang w:val="fr-FR"/>
        </w:rPr>
        <w:t xml:space="preserve"> </w:t>
      </w:r>
      <w:r w:rsidR="009E693A" w:rsidRPr="009A27ED">
        <w:rPr>
          <w:sz w:val="22"/>
          <w:szCs w:val="22"/>
          <w:lang w:val="fr-FR"/>
        </w:rPr>
        <w:t>Centre de Recherche en Psychologie et Neuroscience, Centre National de la Recherche Scientifique, Aix-Marseille Université</w:t>
      </w:r>
    </w:p>
    <w:p w14:paraId="7FF35743" w14:textId="77777777" w:rsidR="00704B4A" w:rsidRDefault="00704B4A" w:rsidP="00580FC1">
      <w:pPr>
        <w:spacing w:before="600" w:after="120" w:line="276" w:lineRule="auto"/>
        <w:rPr>
          <w:rFonts w:ascii="Times" w:eastAsia="Times" w:hAnsi="Times" w:cs="Times"/>
          <w:b/>
        </w:rPr>
      </w:pPr>
      <w:r>
        <w:rPr>
          <w:rFonts w:ascii="Times" w:eastAsia="Times" w:hAnsi="Times" w:cs="Times"/>
          <w:b/>
        </w:rPr>
        <w:t xml:space="preserve">Authors note: </w:t>
      </w:r>
    </w:p>
    <w:p w14:paraId="6DF97115" w14:textId="73182293" w:rsidR="00010B68" w:rsidRPr="00E22D92" w:rsidRDefault="009A0352" w:rsidP="00704B4A">
      <w:pPr>
        <w:spacing w:line="276" w:lineRule="auto"/>
        <w:rPr>
          <w:sz w:val="22"/>
          <w:szCs w:val="22"/>
        </w:rPr>
      </w:pPr>
      <w:r w:rsidRPr="00E22D92">
        <w:rPr>
          <w:sz w:val="22"/>
          <w:szCs w:val="22"/>
        </w:rPr>
        <w:t>This work was funded by the HORIZON EUROPE European Research Council (Starting Grant 101039226 allocated to Mathieu Servant). Thibault Gajdos and Mathieu Servant share the senior authorship. The authors declare no conﬂicts of interest.</w:t>
      </w:r>
    </w:p>
    <w:p w14:paraId="4DD034E0" w14:textId="5987CEDF" w:rsidR="003E5FD1" w:rsidRPr="00FA1A94" w:rsidRDefault="009A0352" w:rsidP="00A73348">
      <w:pPr>
        <w:pStyle w:val="Sansinterligne"/>
        <w:rPr>
          <w:sz w:val="22"/>
          <w:szCs w:val="22"/>
        </w:rPr>
      </w:pPr>
      <w:r w:rsidRPr="00FA1A94">
        <w:rPr>
          <w:sz w:val="22"/>
          <w:szCs w:val="22"/>
        </w:rPr>
        <w:t>The empirical data and python codes to run the experiments and process the data are available on the Open Science Framework at</w:t>
      </w:r>
      <w:r w:rsidR="00244ED2">
        <w:rPr>
          <w:sz w:val="22"/>
          <w:szCs w:val="22"/>
        </w:rPr>
        <w:t xml:space="preserve"> </w:t>
      </w:r>
      <w:hyperlink r:id="rId8" w:history="1">
        <w:r w:rsidR="002370D6" w:rsidRPr="00EF3AEF">
          <w:rPr>
            <w:rStyle w:val="Lienhypertexte"/>
            <w:sz w:val="22"/>
            <w:szCs w:val="22"/>
          </w:rPr>
          <w:t>https://osf.io/vf95p/?view_only=3feadb91e7af4982bc4481e12ea637a4</w:t>
        </w:r>
      </w:hyperlink>
      <w:r w:rsidR="002370D6">
        <w:rPr>
          <w:sz w:val="22"/>
          <w:szCs w:val="22"/>
        </w:rPr>
        <w:t xml:space="preserve"> </w:t>
      </w:r>
      <w:r w:rsidR="007C28D2" w:rsidRPr="00FA1A94">
        <w:rPr>
          <w:sz w:val="22"/>
          <w:szCs w:val="22"/>
        </w:rPr>
        <w:t xml:space="preserve">. </w:t>
      </w:r>
      <w:r w:rsidR="00A30CAA" w:rsidRPr="00FA1A94">
        <w:rPr>
          <w:sz w:val="22"/>
          <w:szCs w:val="22"/>
        </w:rPr>
        <w:t xml:space="preserve">Views </w:t>
      </w:r>
      <w:r w:rsidR="00FB315B" w:rsidRPr="00FA1A94">
        <w:rPr>
          <w:sz w:val="22"/>
          <w:szCs w:val="22"/>
        </w:rPr>
        <w:t>and opinions expressed are those of the authors only and do not necessarily re</w:t>
      </w:r>
      <w:r w:rsidR="00A30CAA" w:rsidRPr="00FA1A94">
        <w:rPr>
          <w:sz w:val="22"/>
          <w:szCs w:val="22"/>
        </w:rPr>
        <w:t>ﬂect those of the European</w:t>
      </w:r>
      <w:r w:rsidR="00FB315B" w:rsidRPr="00FA1A94">
        <w:rPr>
          <w:sz w:val="22"/>
          <w:szCs w:val="22"/>
        </w:rPr>
        <w:t xml:space="preserve"> Union or the European Research </w:t>
      </w:r>
      <w:r w:rsidR="00A30CAA" w:rsidRPr="00FA1A94">
        <w:rPr>
          <w:sz w:val="22"/>
          <w:szCs w:val="22"/>
        </w:rPr>
        <w:t>Council. Neither the European Union nor the</w:t>
      </w:r>
      <w:r w:rsidR="00FB315B" w:rsidRPr="00FA1A94">
        <w:rPr>
          <w:sz w:val="22"/>
          <w:szCs w:val="22"/>
        </w:rPr>
        <w:t xml:space="preserve"> granting authority can be held </w:t>
      </w:r>
      <w:r w:rsidR="00A30CAA" w:rsidRPr="00FA1A94">
        <w:rPr>
          <w:sz w:val="22"/>
          <w:szCs w:val="22"/>
        </w:rPr>
        <w:t>responsible for them. Some of the data and ideas</w:t>
      </w:r>
      <w:r w:rsidR="00FB315B" w:rsidRPr="00FA1A94">
        <w:rPr>
          <w:sz w:val="22"/>
          <w:szCs w:val="22"/>
        </w:rPr>
        <w:t xml:space="preserve"> appearing in this article have been presented at the 2023</w:t>
      </w:r>
      <w:r w:rsidR="00A30CAA" w:rsidRPr="00FA1A94">
        <w:rPr>
          <w:sz w:val="22"/>
          <w:szCs w:val="22"/>
        </w:rPr>
        <w:t xml:space="preserve"> Annual Meeting of the Psychonomic Society</w:t>
      </w:r>
      <w:r w:rsidR="00FB315B" w:rsidRPr="00FA1A94">
        <w:rPr>
          <w:sz w:val="22"/>
          <w:szCs w:val="22"/>
        </w:rPr>
        <w:t>.</w:t>
      </w:r>
    </w:p>
    <w:p w14:paraId="24F3F3AE" w14:textId="11B9D7DF" w:rsidR="00A73348" w:rsidRPr="00FA1A94" w:rsidRDefault="004A1448" w:rsidP="00A73348">
      <w:pPr>
        <w:pStyle w:val="Sansinterligne"/>
        <w:rPr>
          <w:sz w:val="22"/>
          <w:szCs w:val="22"/>
        </w:rPr>
      </w:pPr>
      <w:proofErr w:type="spellStart"/>
      <w:r w:rsidRPr="009A27ED">
        <w:rPr>
          <w:sz w:val="22"/>
          <w:szCs w:val="22"/>
          <w:lang w:val="fr-FR"/>
        </w:rPr>
        <w:t>Correspondence</w:t>
      </w:r>
      <w:proofErr w:type="spellEnd"/>
      <w:r w:rsidRPr="009A27ED">
        <w:rPr>
          <w:sz w:val="22"/>
          <w:szCs w:val="22"/>
          <w:lang w:val="fr-FR"/>
        </w:rPr>
        <w:t xml:space="preserve"> </w:t>
      </w:r>
      <w:proofErr w:type="spellStart"/>
      <w:r w:rsidRPr="009A27ED">
        <w:rPr>
          <w:sz w:val="22"/>
          <w:szCs w:val="22"/>
          <w:lang w:val="fr-FR"/>
        </w:rPr>
        <w:t>concerning</w:t>
      </w:r>
      <w:proofErr w:type="spellEnd"/>
      <w:r w:rsidRPr="009A27ED">
        <w:rPr>
          <w:sz w:val="22"/>
          <w:szCs w:val="22"/>
          <w:lang w:val="fr-FR"/>
        </w:rPr>
        <w:t xml:space="preserve"> </w:t>
      </w:r>
      <w:proofErr w:type="spellStart"/>
      <w:r w:rsidRPr="009A27ED">
        <w:rPr>
          <w:sz w:val="22"/>
          <w:szCs w:val="22"/>
          <w:lang w:val="fr-FR"/>
        </w:rPr>
        <w:t>this</w:t>
      </w:r>
      <w:proofErr w:type="spellEnd"/>
      <w:r w:rsidRPr="009A27ED">
        <w:rPr>
          <w:sz w:val="22"/>
          <w:szCs w:val="22"/>
          <w:lang w:val="fr-FR"/>
        </w:rPr>
        <w:t xml:space="preserve"> article </w:t>
      </w:r>
      <w:proofErr w:type="spellStart"/>
      <w:r w:rsidRPr="009A27ED">
        <w:rPr>
          <w:sz w:val="22"/>
          <w:szCs w:val="22"/>
          <w:lang w:val="fr-FR"/>
        </w:rPr>
        <w:t>should</w:t>
      </w:r>
      <w:proofErr w:type="spellEnd"/>
      <w:r w:rsidRPr="009A27ED">
        <w:rPr>
          <w:sz w:val="22"/>
          <w:szCs w:val="22"/>
          <w:lang w:val="fr-FR"/>
        </w:rPr>
        <w:t xml:space="preserve"> </w:t>
      </w:r>
      <w:proofErr w:type="spellStart"/>
      <w:r w:rsidRPr="009A27ED">
        <w:rPr>
          <w:sz w:val="22"/>
          <w:szCs w:val="22"/>
          <w:lang w:val="fr-FR"/>
        </w:rPr>
        <w:t>be</w:t>
      </w:r>
      <w:proofErr w:type="spellEnd"/>
      <w:r w:rsidRPr="009A27ED">
        <w:rPr>
          <w:sz w:val="22"/>
          <w:szCs w:val="22"/>
          <w:lang w:val="fr-FR"/>
        </w:rPr>
        <w:t xml:space="preserve"> </w:t>
      </w:r>
      <w:proofErr w:type="spellStart"/>
      <w:r w:rsidRPr="009A27ED">
        <w:rPr>
          <w:sz w:val="22"/>
          <w:szCs w:val="22"/>
          <w:lang w:val="fr-FR"/>
        </w:rPr>
        <w:t>addressed</w:t>
      </w:r>
      <w:proofErr w:type="spellEnd"/>
      <w:r w:rsidRPr="009A27ED">
        <w:rPr>
          <w:sz w:val="22"/>
          <w:szCs w:val="22"/>
          <w:lang w:val="fr-FR"/>
        </w:rPr>
        <w:t xml:space="preserve"> </w:t>
      </w:r>
      <w:r w:rsidR="00091714">
        <w:rPr>
          <w:sz w:val="22"/>
          <w:szCs w:val="22"/>
          <w:lang w:val="fr-FR"/>
        </w:rPr>
        <w:t>to Mathieu Servant, Laboratoire</w:t>
      </w:r>
      <w:r w:rsidRPr="009A27ED">
        <w:rPr>
          <w:sz w:val="22"/>
          <w:szCs w:val="22"/>
          <w:lang w:val="fr-FR"/>
        </w:rPr>
        <w:t xml:space="preserve"> </w:t>
      </w:r>
      <w:proofErr w:type="gramStart"/>
      <w:r w:rsidRPr="009A27ED">
        <w:rPr>
          <w:sz w:val="22"/>
          <w:szCs w:val="22"/>
          <w:lang w:val="fr-FR"/>
        </w:rPr>
        <w:t>de  Recherches</w:t>
      </w:r>
      <w:proofErr w:type="gramEnd"/>
      <w:r w:rsidRPr="009A27ED">
        <w:rPr>
          <w:sz w:val="22"/>
          <w:szCs w:val="22"/>
          <w:lang w:val="fr-FR"/>
        </w:rPr>
        <w:t xml:space="preserve">  Intégratives  en  Neurosciences  et Psychologie Cognitive, Institut National de la Santé et de la Recherche Médicale, Université de Franche-Comté , UR 481, UFR Santé, bâtiment Rabelais, 19 rue Ambroise Paré, 25030 Besançon Cedex, France. </w:t>
      </w:r>
      <w:r w:rsidRPr="00FA1A94">
        <w:rPr>
          <w:sz w:val="22"/>
          <w:szCs w:val="22"/>
        </w:rPr>
        <w:t xml:space="preserve">Email: </w:t>
      </w:r>
      <w:hyperlink r:id="rId9" w:history="1">
        <w:r w:rsidR="00A73348" w:rsidRPr="00FA1A94">
          <w:rPr>
            <w:rStyle w:val="Lienhypertexte"/>
            <w:sz w:val="22"/>
            <w:szCs w:val="22"/>
          </w:rPr>
          <w:t>mathieu.servant@univ-fcomte.fr</w:t>
        </w:r>
      </w:hyperlink>
    </w:p>
    <w:p w14:paraId="3EE3851A" w14:textId="77777777" w:rsidR="00704B4A" w:rsidRDefault="00704B4A" w:rsidP="00704B4A">
      <w:pPr>
        <w:spacing w:after="0" w:line="360" w:lineRule="auto"/>
        <w:ind w:right="-4"/>
        <w:rPr>
          <w:rFonts w:ascii="Times" w:eastAsia="Times" w:hAnsi="Times" w:cs="Times"/>
          <w:b/>
        </w:rPr>
      </w:pPr>
    </w:p>
    <w:p w14:paraId="1E8320F4" w14:textId="3FB051E0" w:rsidR="008B57B3" w:rsidRDefault="00704B4A" w:rsidP="008B57B3">
      <w:pPr>
        <w:shd w:val="clear" w:color="auto" w:fill="FFFFFF"/>
        <w:spacing w:after="240" w:line="240" w:lineRule="auto"/>
        <w:ind w:right="-4"/>
        <w:outlineLvl w:val="9"/>
        <w:rPr>
          <w:rFonts w:ascii="Times" w:eastAsia="Times" w:hAnsi="Times" w:cs="Times"/>
        </w:rPr>
      </w:pPr>
      <w:r>
        <w:rPr>
          <w:rFonts w:ascii="Times" w:eastAsia="Times" w:hAnsi="Times" w:cs="Times"/>
          <w:b/>
        </w:rPr>
        <w:t>Word count:</w:t>
      </w:r>
      <w:r>
        <w:rPr>
          <w:rFonts w:ascii="Times" w:eastAsia="Times" w:hAnsi="Times" w:cs="Times"/>
        </w:rPr>
        <w:t xml:space="preserve"> </w:t>
      </w:r>
      <w:r w:rsidR="0017326C">
        <w:rPr>
          <w:rFonts w:ascii="Times" w:eastAsia="Times" w:hAnsi="Times" w:cs="Times"/>
        </w:rPr>
        <w:t>15 088</w:t>
      </w:r>
      <w:r w:rsidR="008B57B3">
        <w:rPr>
          <w:rFonts w:ascii="Times" w:eastAsia="Times" w:hAnsi="Times" w:cs="Times"/>
        </w:rPr>
        <w:t xml:space="preserve"> words</w:t>
      </w:r>
    </w:p>
    <w:p w14:paraId="438D6255" w14:textId="3FF61D17" w:rsidR="00704B4A" w:rsidRDefault="00704B4A" w:rsidP="008B57B3">
      <w:pPr>
        <w:shd w:val="clear" w:color="auto" w:fill="FFFFFF"/>
        <w:spacing w:after="240" w:line="240" w:lineRule="auto"/>
        <w:ind w:right="-4"/>
        <w:outlineLvl w:val="9"/>
        <w:rPr>
          <w:rFonts w:ascii="Times" w:eastAsia="Times" w:hAnsi="Times" w:cs="Times"/>
        </w:rPr>
      </w:pPr>
      <w:r w:rsidRPr="008B57B3">
        <w:rPr>
          <w:rFonts w:ascii="Times" w:eastAsia="Times" w:hAnsi="Times" w:cs="Times"/>
          <w:b/>
          <w:bCs/>
        </w:rPr>
        <w:t>Abstract</w:t>
      </w:r>
      <w:r w:rsidR="008B57B3">
        <w:rPr>
          <w:rFonts w:ascii="Times" w:eastAsia="Times" w:hAnsi="Times" w:cs="Times"/>
        </w:rPr>
        <w:t xml:space="preserve"> </w:t>
      </w:r>
      <w:r w:rsidR="008B57B3" w:rsidRPr="008B57B3">
        <w:rPr>
          <w:rFonts w:ascii="Times" w:eastAsia="Times" w:hAnsi="Times" w:cs="Times"/>
          <w:b/>
          <w:bCs/>
        </w:rPr>
        <w:t>count</w:t>
      </w:r>
      <w:r w:rsidRPr="008B57B3">
        <w:rPr>
          <w:rFonts w:ascii="Times" w:eastAsia="Times" w:hAnsi="Times" w:cs="Times"/>
          <w:b/>
          <w:bCs/>
        </w:rPr>
        <w:t>:</w:t>
      </w:r>
      <w:r>
        <w:rPr>
          <w:rFonts w:ascii="Times" w:eastAsia="Times" w:hAnsi="Times" w:cs="Times"/>
        </w:rPr>
        <w:t xml:space="preserve"> </w:t>
      </w:r>
      <w:r w:rsidR="00826846">
        <w:rPr>
          <w:rFonts w:ascii="Times" w:eastAsia="Times" w:hAnsi="Times" w:cs="Times"/>
        </w:rPr>
        <w:t>231</w:t>
      </w:r>
      <w:r w:rsidR="008B57B3">
        <w:rPr>
          <w:rFonts w:ascii="Times" w:eastAsia="Times" w:hAnsi="Times" w:cs="Times"/>
        </w:rPr>
        <w:t xml:space="preserve"> words</w:t>
      </w:r>
    </w:p>
    <w:p w14:paraId="60DB3BDD" w14:textId="77777777" w:rsidR="009D1C75" w:rsidRDefault="00704B4A" w:rsidP="008B57B3">
      <w:pPr>
        <w:spacing w:before="120" w:after="0" w:line="276" w:lineRule="auto"/>
        <w:ind w:right="-4"/>
        <w:rPr>
          <w:rFonts w:ascii="Times" w:eastAsia="Times" w:hAnsi="Times" w:cs="Times"/>
        </w:rPr>
        <w:sectPr w:rsidR="009D1C75">
          <w:footerReference w:type="default" r:id="rId10"/>
          <w:pgSz w:w="11906" w:h="16838"/>
          <w:pgMar w:top="1417" w:right="1417" w:bottom="1417" w:left="1417" w:header="708" w:footer="708" w:gutter="0"/>
          <w:cols w:space="708"/>
          <w:docGrid w:linePitch="360"/>
        </w:sectPr>
      </w:pPr>
      <w:r w:rsidRPr="008B57B3">
        <w:rPr>
          <w:rFonts w:ascii="Times" w:eastAsia="Times" w:hAnsi="Times" w:cs="Times"/>
          <w:b/>
          <w:bCs/>
        </w:rPr>
        <w:t>Number of figures:</w:t>
      </w:r>
      <w:r>
        <w:rPr>
          <w:rFonts w:ascii="Times" w:eastAsia="Times" w:hAnsi="Times" w:cs="Times"/>
        </w:rPr>
        <w:t xml:space="preserve"> </w:t>
      </w:r>
      <w:r w:rsidR="005E3143">
        <w:rPr>
          <w:rFonts w:ascii="Times" w:eastAsia="Times" w:hAnsi="Times" w:cs="Times"/>
        </w:rPr>
        <w:t>5</w:t>
      </w:r>
    </w:p>
    <w:p w14:paraId="032A2522" w14:textId="0892317C" w:rsidR="009D1C75" w:rsidRDefault="009D1C75" w:rsidP="009D1C75">
      <w:pPr>
        <w:rPr>
          <w:b/>
          <w:bCs/>
        </w:rPr>
      </w:pPr>
      <w:r w:rsidRPr="00A32E73">
        <w:rPr>
          <w:b/>
          <w:bCs/>
        </w:rPr>
        <w:lastRenderedPageBreak/>
        <w:t>Author contribution:</w:t>
      </w:r>
    </w:p>
    <w:p w14:paraId="620FB131" w14:textId="515EA0E0" w:rsidR="009D1C75" w:rsidRPr="00835224" w:rsidRDefault="009D1C75" w:rsidP="009D1C75">
      <w:pPr>
        <w:spacing w:line="276" w:lineRule="auto"/>
      </w:pPr>
      <w:r w:rsidRPr="00835224">
        <w:rPr>
          <w:b/>
          <w:bCs/>
        </w:rPr>
        <w:t>Johan A. Achard</w:t>
      </w:r>
      <w:r>
        <w:t xml:space="preserve">: </w:t>
      </w:r>
      <w:r w:rsidRPr="00835224">
        <w:t>Conceptualization</w:t>
      </w:r>
      <w:r>
        <w:t xml:space="preserve">, </w:t>
      </w:r>
      <w:r w:rsidRPr="00835224">
        <w:t>Data curation</w:t>
      </w:r>
      <w:r>
        <w:t xml:space="preserve">, </w:t>
      </w:r>
      <w:r w:rsidRPr="00835224">
        <w:t>Formal analysis, Investigation, Methodology</w:t>
      </w:r>
      <w:r>
        <w:t xml:space="preserve">, </w:t>
      </w:r>
      <w:r w:rsidRPr="00835224">
        <w:t>Resources, Software, Validation, Visualization, Writing—original draft, Writing—review and editing</w:t>
      </w:r>
    </w:p>
    <w:p w14:paraId="0F0D87C9" w14:textId="77777777" w:rsidR="009D1C75" w:rsidRDefault="009D1C75" w:rsidP="009D1C75">
      <w:pPr>
        <w:spacing w:line="276" w:lineRule="auto"/>
      </w:pPr>
      <w:r w:rsidRPr="00835224">
        <w:rPr>
          <w:b/>
          <w:bCs/>
        </w:rPr>
        <w:t xml:space="preserve">Thibault Gajdos: </w:t>
      </w:r>
      <w:r w:rsidRPr="00835224">
        <w:t>Conceptualization</w:t>
      </w:r>
      <w:r>
        <w:t xml:space="preserve">, </w:t>
      </w:r>
      <w:r w:rsidRPr="00835224">
        <w:t>Data curation</w:t>
      </w:r>
      <w:r>
        <w:t xml:space="preserve">, </w:t>
      </w:r>
      <w:r w:rsidRPr="00835224">
        <w:t xml:space="preserve">Formal analysis, Investigation, Methodology, </w:t>
      </w:r>
      <w:r w:rsidRPr="005B098B">
        <w:t>Project administration,</w:t>
      </w:r>
      <w:r>
        <w:t xml:space="preserve"> </w:t>
      </w:r>
      <w:r w:rsidRPr="00835224">
        <w:t>Resources, Software, Supervision,</w:t>
      </w:r>
      <w:r>
        <w:t xml:space="preserve"> </w:t>
      </w:r>
      <w:r w:rsidRPr="00835224">
        <w:t>Validation, Visualization, Writing—original draft</w:t>
      </w:r>
      <w:r>
        <w:t xml:space="preserve">, </w:t>
      </w:r>
      <w:r w:rsidRPr="00835224">
        <w:t>Writing—review and editing</w:t>
      </w:r>
    </w:p>
    <w:p w14:paraId="151EDB7A" w14:textId="77777777" w:rsidR="009D1C75" w:rsidRPr="00835224" w:rsidRDefault="009D1C75" w:rsidP="009D1C75">
      <w:pPr>
        <w:spacing w:line="276" w:lineRule="auto"/>
      </w:pPr>
      <w:r w:rsidRPr="005B098B">
        <w:rPr>
          <w:b/>
          <w:bCs/>
        </w:rPr>
        <w:t>Mathieu Servant:</w:t>
      </w:r>
      <w:r>
        <w:t xml:space="preserve"> </w:t>
      </w:r>
      <w:r w:rsidRPr="00835224">
        <w:t>Conceptualization</w:t>
      </w:r>
      <w:r>
        <w:t xml:space="preserve">, </w:t>
      </w:r>
      <w:r w:rsidRPr="00835224">
        <w:t>Data curation</w:t>
      </w:r>
      <w:r>
        <w:t xml:space="preserve">, </w:t>
      </w:r>
      <w:r w:rsidRPr="00835224">
        <w:t xml:space="preserve">Formal analysis, </w:t>
      </w:r>
      <w:r w:rsidRPr="005B098B">
        <w:t xml:space="preserve">Funding acquisition, </w:t>
      </w:r>
      <w:r w:rsidRPr="00835224">
        <w:t xml:space="preserve">Investigation, Methodology, </w:t>
      </w:r>
      <w:r w:rsidRPr="005B098B">
        <w:t>Project administration</w:t>
      </w:r>
      <w:r>
        <w:t>,</w:t>
      </w:r>
      <w:r w:rsidRPr="00835224">
        <w:t xml:space="preserve"> Resources, Software, Supervision,</w:t>
      </w:r>
      <w:r>
        <w:t xml:space="preserve"> </w:t>
      </w:r>
      <w:r w:rsidRPr="00835224">
        <w:t>Validation, Visualization, Writing—original draft</w:t>
      </w:r>
      <w:r>
        <w:t xml:space="preserve">, </w:t>
      </w:r>
      <w:r w:rsidRPr="00835224">
        <w:t>Writing—review and editing</w:t>
      </w:r>
    </w:p>
    <w:p w14:paraId="5C1DD57E" w14:textId="189332C7" w:rsidR="002B7477" w:rsidRPr="005E3143" w:rsidRDefault="002B7477" w:rsidP="008B57B3">
      <w:pPr>
        <w:spacing w:before="120" w:after="0" w:line="276" w:lineRule="auto"/>
        <w:ind w:right="-4"/>
        <w:rPr>
          <w:rFonts w:ascii="Times" w:eastAsia="Times" w:hAnsi="Times" w:cs="Times"/>
        </w:rPr>
        <w:sectPr w:rsidR="002B7477" w:rsidRPr="005E3143">
          <w:pgSz w:w="11906" w:h="16838"/>
          <w:pgMar w:top="1417" w:right="1417" w:bottom="1417" w:left="1417" w:header="708" w:footer="708" w:gutter="0"/>
          <w:cols w:space="708"/>
          <w:docGrid w:linePitch="360"/>
        </w:sectPr>
      </w:pPr>
    </w:p>
    <w:p w14:paraId="7F040795" w14:textId="0BC9CF33" w:rsidR="001B32E7" w:rsidRPr="00521C94" w:rsidRDefault="00CF69ED" w:rsidP="00F2207E">
      <w:pPr>
        <w:pStyle w:val="Titre1"/>
        <w:spacing w:after="0"/>
      </w:pPr>
      <w:r w:rsidRPr="00521C94">
        <w:lastRenderedPageBreak/>
        <w:t>Abstract</w:t>
      </w:r>
    </w:p>
    <w:p w14:paraId="3994C0F8" w14:textId="67C8017B" w:rsidR="009D32EE" w:rsidRPr="009D32EE" w:rsidRDefault="001B32E7" w:rsidP="001C68D5">
      <w:pPr>
        <w:pStyle w:val="Sansinterligne"/>
        <w:spacing w:line="360" w:lineRule="auto"/>
      </w:pPr>
      <w:r>
        <w:tab/>
        <w:t>Continuous flow and e</w:t>
      </w:r>
      <w:r w:rsidR="003E0E99">
        <w:t>vidence accumulation models have</w:t>
      </w:r>
      <w:r>
        <w:t xml:space="preserve"> recently</w:t>
      </w:r>
      <w:r w:rsidR="003E0E99">
        <w:t xml:space="preserve"> been</w:t>
      </w:r>
      <w:r>
        <w:t xml:space="preserve"> combined to provide an integrated account of decision and motor mechanisms engaged in </w:t>
      </w:r>
      <w:r w:rsidR="004345E4">
        <w:t>choice reaction time tasks</w:t>
      </w:r>
      <w:r w:rsidR="00DF39A0">
        <w:t xml:space="preserve">. </w:t>
      </w:r>
      <w:r w:rsidR="00BA5F7D">
        <w:t xml:space="preserve">According to this account, muscle activation is essentially determined by the evidence accumulation decision variable </w:t>
      </w:r>
      <w:r w:rsidR="00BC709B">
        <w:t>through a continuous decision-to-motor transmission of information.</w:t>
      </w:r>
      <w:r w:rsidR="008E51E8">
        <w:t xml:space="preserve"> </w:t>
      </w:r>
      <w:r w:rsidR="00BC709B">
        <w:t>However, it</w:t>
      </w:r>
      <w:r w:rsidR="009A27ED">
        <w:t xml:space="preserve"> remains unclear</w:t>
      </w:r>
      <w:r w:rsidR="00BC709B">
        <w:t xml:space="preserve"> whether and how this framework can be extended to situations that impose a time lag between the commitment to a choice and the expression of that choice through actions. </w:t>
      </w:r>
      <w:r w:rsidR="003B5A00">
        <w:t>Such situations have been studied using response signal</w:t>
      </w:r>
      <w:r w:rsidR="00125A55">
        <w:t xml:space="preserve"> (RS)</w:t>
      </w:r>
      <w:r w:rsidR="003B5A00">
        <w:t xml:space="preserve"> decision tasks featuring a short delay between the offset of the stimulus and a signal </w:t>
      </w:r>
      <w:r w:rsidR="00802C78">
        <w:t xml:space="preserve">to respond. </w:t>
      </w:r>
      <w:r w:rsidR="00BC709B" w:rsidRPr="0081146D">
        <w:t>T</w:t>
      </w:r>
      <w:r w:rsidR="00BC709B">
        <w:t>he present</w:t>
      </w:r>
      <w:r w:rsidR="00BC709B" w:rsidRPr="0081146D">
        <w:t xml:space="preserve"> work </w:t>
      </w:r>
      <w:r w:rsidR="00BC709B">
        <w:t xml:space="preserve">integrates recent developments in decision-making, working memory, and motor control research to </w:t>
      </w:r>
      <w:r w:rsidR="00DF39A0">
        <w:t xml:space="preserve">extend </w:t>
      </w:r>
      <w:r w:rsidR="00D91740">
        <w:t xml:space="preserve">models </w:t>
      </w:r>
      <w:r w:rsidR="00DF39A0">
        <w:t xml:space="preserve">of immediate decision reports to </w:t>
      </w:r>
      <w:r w:rsidR="00F502D5">
        <w:t xml:space="preserve">delayed decision reports. </w:t>
      </w:r>
      <w:r w:rsidR="003A1440">
        <w:t>W</w:t>
      </w:r>
      <w:r w:rsidR="00F502D5">
        <w:t>e assumed that the evidence accumulation decision variable transitions to sustained activity after hitting a threshold to achieve the short-term maintenance of the selected choice.</w:t>
      </w:r>
      <w:r w:rsidR="003B5A00">
        <w:t xml:space="preserve"> </w:t>
      </w:r>
      <w:r w:rsidR="00802C78">
        <w:t>T</w:t>
      </w:r>
      <w:r w:rsidR="008E51E8">
        <w:t>he level of</w:t>
      </w:r>
      <w:r w:rsidR="00802C78">
        <w:t xml:space="preserve"> </w:t>
      </w:r>
      <w:r w:rsidR="008E51E8">
        <w:t xml:space="preserve">sustained </w:t>
      </w:r>
      <w:r w:rsidR="00802C78">
        <w:t>activity then constitutes the starting point for a second phase of accumulation</w:t>
      </w:r>
      <w:r w:rsidR="008E51E8">
        <w:t xml:space="preserve">, in which subjects sample evidence from the </w:t>
      </w:r>
      <w:r w:rsidR="00125A55">
        <w:t>RS</w:t>
      </w:r>
      <w:r w:rsidR="008E51E8">
        <w:t xml:space="preserve"> to activate the muscles.</w:t>
      </w:r>
      <w:r w:rsidR="00697331">
        <w:t xml:space="preserve"> </w:t>
      </w:r>
      <w:r w:rsidR="00F502D5">
        <w:t xml:space="preserve">We tested </w:t>
      </w:r>
      <w:r w:rsidR="00CE34B1">
        <w:t xml:space="preserve">predictions from </w:t>
      </w:r>
      <w:r w:rsidR="00F502D5">
        <w:t>the theory</w:t>
      </w:r>
      <w:r w:rsidR="00697331">
        <w:t xml:space="preserve"> at the behavioral and muscle activation levels</w:t>
      </w:r>
      <w:r w:rsidR="00F502D5">
        <w:t xml:space="preserve"> in three </w:t>
      </w:r>
      <w:r w:rsidR="00125A55">
        <w:t xml:space="preserve">RS decision tasks featuring manipulations of stimulus duration, delay duration, and </w:t>
      </w:r>
      <w:r w:rsidR="0067106A">
        <w:t>fore</w:t>
      </w:r>
      <w:r w:rsidR="00125A55">
        <w:t>knowledge of the stimulus-res</w:t>
      </w:r>
      <w:r w:rsidR="0067106A">
        <w:t>ponse mapping</w:t>
      </w:r>
      <w:r w:rsidR="00125A55">
        <w:t xml:space="preserve">. </w:t>
      </w:r>
      <w:r w:rsidR="00697331">
        <w:t>Muscle activation was measured using electromyography.</w:t>
      </w:r>
      <w:r w:rsidR="00F502D5">
        <w:t xml:space="preserve"> The theory </w:t>
      </w:r>
      <w:r w:rsidR="00F6012C">
        <w:t>provided</w:t>
      </w:r>
      <w:r w:rsidR="00F502D5">
        <w:t xml:space="preserve"> a unified account of empirical effects</w:t>
      </w:r>
      <w:r w:rsidR="00C705ED">
        <w:t>.</w:t>
      </w:r>
      <w:r w:rsidR="00F502D5">
        <w:t xml:space="preserve"> </w:t>
      </w:r>
    </w:p>
    <w:p w14:paraId="470C1FC4" w14:textId="2D883C40" w:rsidR="009D32EE" w:rsidRDefault="00CF69ED" w:rsidP="003628F4">
      <w:r w:rsidRPr="00F2207E">
        <w:rPr>
          <w:i/>
          <w:iCs/>
        </w:rPr>
        <w:t>Keywords:</w:t>
      </w:r>
      <w:r w:rsidRPr="00CF69ED">
        <w:t xml:space="preserve"> </w:t>
      </w:r>
      <w:r>
        <w:t xml:space="preserve">Decision-making, </w:t>
      </w:r>
      <w:r w:rsidRPr="00CF69ED">
        <w:t xml:space="preserve">Evidence accumulation, </w:t>
      </w:r>
      <w:r w:rsidR="000A3FED">
        <w:t>Working memory, Motor control</w:t>
      </w:r>
      <w:r w:rsidRPr="00CF69ED">
        <w:t>,</w:t>
      </w:r>
      <w:r>
        <w:t xml:space="preserve"> Electromyography</w:t>
      </w:r>
      <w:r w:rsidRPr="00CF69ED">
        <w:t xml:space="preserve"> </w:t>
      </w:r>
    </w:p>
    <w:p w14:paraId="32628301" w14:textId="3CBCC057" w:rsidR="00C4082B" w:rsidRPr="00EF041A" w:rsidRDefault="00D45D6A" w:rsidP="00F2207E">
      <w:pPr>
        <w:pStyle w:val="Titre1"/>
        <w:spacing w:after="0"/>
      </w:pPr>
      <w:r>
        <w:t>Public significance statement</w:t>
      </w:r>
    </w:p>
    <w:p w14:paraId="2494182A" w14:textId="02D9A586" w:rsidR="00161CA7" w:rsidRDefault="00161CA7" w:rsidP="00D45D6A">
      <w:pPr>
        <w:pStyle w:val="Sansinterligne"/>
        <w:spacing w:line="360" w:lineRule="auto"/>
      </w:pPr>
      <w:r>
        <w:tab/>
      </w:r>
      <w:r w:rsidRPr="004B63B8">
        <w:t>Goal-directed behavior requires a translation of decisions into actions</w:t>
      </w:r>
      <w:r>
        <w:t xml:space="preserve">, and psychological research has offered sophisticated models of this process. However, their scope is limited to decisions that are immediately followed by actions, while many real-life situations require a short delay between them. For example, imagine a child raising one's hand while waiting for the teacher's signal to respond, or a </w:t>
      </w:r>
      <w:r w:rsidR="009E7432">
        <w:t xml:space="preserve">basketball player preparing to shoot a three-point goal and waiting to receive the ball. </w:t>
      </w:r>
      <w:r>
        <w:t>The present work builds on recent neuroscience findings suggesting common mechanisms for the decision process and the short-term ma</w:t>
      </w:r>
      <w:r w:rsidR="00091714">
        <w:t>intenance of the choice to propose</w:t>
      </w:r>
      <w:r>
        <w:t xml:space="preserve"> a novel theoretical account of delayed decision reports. </w:t>
      </w:r>
    </w:p>
    <w:p w14:paraId="6F1460AB" w14:textId="77777777" w:rsidR="00D665A3" w:rsidRPr="0016727E" w:rsidRDefault="00D665A3" w:rsidP="00F2207E">
      <w:pPr>
        <w:pStyle w:val="Titre1"/>
      </w:pPr>
      <w:r w:rsidRPr="0016727E">
        <w:lastRenderedPageBreak/>
        <w:t xml:space="preserve">Introduction </w:t>
      </w:r>
    </w:p>
    <w:p w14:paraId="7BCD7801" w14:textId="1023B055" w:rsidR="00D665A3" w:rsidRPr="009D6C4E" w:rsidRDefault="00D665A3" w:rsidP="009D6C4E">
      <w:r>
        <w:tab/>
      </w:r>
      <w:r w:rsidRPr="003E5FD1">
        <w:t>A growing body of experimental and theoretical work suggest</w:t>
      </w:r>
      <w:r>
        <w:t>s that decisions and actions can be closely</w:t>
      </w:r>
      <w:r w:rsidRPr="003E5FD1">
        <w:t xml:space="preserve"> </w:t>
      </w:r>
      <w:r w:rsidRPr="003628F4">
        <w:t>intertwined</w:t>
      </w:r>
      <w:r w:rsidRPr="003E5FD1">
        <w:t xml:space="preserve">. </w:t>
      </w:r>
      <w:r>
        <w:t>In particular</w:t>
      </w:r>
      <w:r w:rsidRPr="003E5FD1">
        <w:t>, in situations where decisions lead to immediate actions</w:t>
      </w:r>
      <w:r>
        <w:t>, behavioral studies and</w:t>
      </w:r>
      <w:r w:rsidRPr="003E5FD1">
        <w:t xml:space="preserve"> electrophysiological investigations of t</w:t>
      </w:r>
      <w:r>
        <w:t xml:space="preserve">he motor system have revealed a continuous transmission of the evolving decision variable </w:t>
      </w:r>
      <w:r w:rsidRPr="003E5FD1">
        <w:t>to the motor structures that prepare and execute the response</w:t>
      </w:r>
      <w:r>
        <w:t xml:space="preserve"> </w:t>
      </w:r>
      <w:r>
        <w:fldChar w:fldCharType="begin"/>
      </w:r>
      <w:r>
        <w:instrText xml:space="preserve"> ADDIN ZOTERO_ITEM CSL_CITATION {"citationID":"yNUlIL3a","properties":{"formattedCitation":"(Calderon et al., 2015; Chapman et al., 2010; Coles, 1989; Eriksen et al., 1985; Kinder et al., 2022; Nakayama et al., 2023; O\\uc0\\u8217{}Connell &amp; Kelly, 2021; Servant et al., 2021; Song &amp; Nakayama, 2009)","plainCitation":"(Calderon et al., 2015; Chapman et al., 2010; Coles, 1989; Eriksen et al., 1985; Kinder et al., 2022; Nakayama et al., 2023; O’Connell &amp; Kelly, 2021; Servant et al., 2021; Song &amp; Nakayama, 2009)","noteIndex":0},"citationItems":[{"id":848,"uris":["http://zotero.org/users/5679506/items/VQGDE53U"],"itemData":{"id":848,"type":"article-journal","abstract":"For selecting an action, traditional theories suggest a cognitive architecture made of serial processing units. Others suggested that action selection emerges from the parallel implementation of and competition between multiple action plans. To disentangle these 2 hypotheses, we created a reaching task assessing the temporal dynamics of action selection. Crucially, our design did not force action selection processes to operate in parallel, allowing an informative comparison between the hypotheses. We manipulated the probability of congruence between a cue and a delayed reach target to investigate, in an unbiased way, whether congruence probability interacts with reach trajectory. Our results show that reach trajectories are modulated by the probability of congruence. Hence, action selection is temporally spread, continues after movement onset, and emerges from a competition between multiple afforded action plans, in parallel biased by relevant task factors (e.g., probability of reach).","container-title":"Journal of Experimental Psychology. General","DOI":"10.1037/xge0000087","ISSN":"1939-2222","issue":"4","journalAbbreviation":"J Exp Psychol Gen","language":"eng","note":"PMID: 26076044","page":"737-743","source":"PubMed","title":"Losing the boundary: Cognition biases action well after action selection","title-short":"Losing the boundary","volume":"144","author":[{"family":"Calderon","given":"Cristian Buc"},{"family":"Verguts","given":"Tom"},{"family":"Gevers","given":"Wim"}],"issued":{"date-parts":[["2015",8]]}}},{"id":8714,"uris":["http://zotero.org/groups/4876799/items/TUNYYZTQ"],"itemData":{"id":8714,"type":"article-journal","abstract":"Decision-making is central to human cognition. Fundamental to every decision is the ability to internally represent the available choices and their relative costs and benefits. The most basic and frequent decisions we make occur as our motor system chooses and executes only those actions that achieve our current goals. Although these interactions with the environment may appear effortless, this belies what must be incredibly sophisticated visuomotor decision-making processes. In order to measure how visuomotor decisions unfold in real-time, we used a unique reaching paradigm that forced participants to initiate rapid hand movements toward multiple potential targets, with only one being cued after reach onset. We show across three experiments that, in cases of target uncertainty, trajectories are spatially sensitive to the probabilistic distribution of targets within the display. Specifically, when presented with two or three target displays, subjects initiate their reaches toward an intermediary or ‘averaged’ location before correcting their trajectory in-flight to the cued target location. A control experiment suggests that our effect depends on the targets acting as potential reach locations and not as distractors. This study is the first to show that the ‘averaging’ of target-directed reaching movements depends not only on the spatial position of the targets in the display but also the probability of acting at each target location.","container-title":"Cognition","DOI":"10.1016/j.cognition.2010.04.008","ISSN":"0010-0277","issue":"2","journalAbbreviation":"Cognition","page":"168-176","source":"ScienceDirect","title":"Reaching for the unknown: Multiple target encoding and real-time decision-making in a rapid reach task","title-short":"Reaching for the unknown","volume":"116","author":[{"family":"Chapman","given":"Craig S."},{"family":"Gallivan","given":"Jason P."},{"family":"Wood","given":"Daniel K."},{"family":"Milne","given":"Jennifer L."},{"family":"Culham","given":"Jody C."},{"family":"Goodale","given":"Melvyn A."}],"issued":{"date-parts":[["2010",8,1]]}}},{"id":6768,"uris":["http://zotero.org/users/5679506/items/PU2VDEUD"],"itemData":{"id":6768,"type":"article-journal","abstract":"This paper reviews the actual and potential benefits of a marriage between cognitive psychology and psychophysiology. Psychophysiological measures, particularly those of the event-related brain potential, can be used as markers for psychological events and physiological events. Thus, they can serve as \"windows\" on the mind and as \"windows\" on the brain. These ideas are illustrated in the context of a series of studies utilizing the lateralized readiness potential, a measure of electrical brain activity that is related to preparation for movement. This measure has been used to illuminate presetting processes that prepare the motor system for action, to demonstrate the presence of the transmission of partial information in the cognitive system, and to identify processes responsible for the inhibition of responses. The lateralized readiness potential appears to reflect activity in motor areas of cortex. Thus, this measure, along with other psychophysiological measures, can be used to understand how the functions of the mind are implemented in the brain.","container-title":"Psychophysiology","DOI":"10.1111/j.1469-8986.1989.tb01916.x","ISSN":"0048-5772","issue":"3","journalAbbreviation":"Psychophysiology","language":"eng","note":"PMID: 2667018","page":"251-269","source":"PubMed","title":"Modern mind-brain reading: psychophysiology, physiology, and cognition","title-short":"Modern mind-brain reading","volume":"26","author":[{"family":"Coles","given":"M. G."}],"issued":{"date-parts":[["1989",5]]}}},{"id":1077,"uris":["http://zotero.org/users/5679506/items/RIPZ3KNM"],"itemData":{"id":1077,"type":"article-journal","abstract":"Subjects were required to discriminate the letters S and H in a choice reaction time task. They responded with a thumbpress of one hand to one of the letters and with the thumb of the other hand to the other letter. In the incompatible noise condition, the target letter was flanked by the opposite response letter, and in the compatible noise condition, the flanking noise letters were identical to the target. In addition to overt reaction time, associated electromyographic activity was recorded in both arms on each trial. In keeping with previous findings, incompatible noise significantly and appreciably increased reaction time for the overt response. More importantly, in the incompatible condition, the occurrence of a correct thumb response was frequently accompanied by an EMG in the arm appropriate to the noise letters. This result was interpreted as showing that the noise letters were processed to the point of incipient response activation simultaneously with the target letter. The results were predicted by the continuous flow model of C. W. Eriksen and Schultz (1979) and the variable criterion theory of Grice, Nullmeyer, and Spiker (1982).","container-title":"Bulletin of the Psychonomic Society","DOI":"10.3758/BF03329816","ISSN":"0090-5054","issue":"3","journalAbbreviation":"Bull. Psychon. Soc.","language":"en","page":"165-168","source":"Springer Link","title":"An electromyographic examination of response competition","volume":"23","author":[{"family":"Eriksen","given":"Charles W."},{"family":"Coles","given":"Michael G. H."},{"family":"Morris","given":"L. R."},{"family":"O’hara","given":"William P."}],"issued":{"date-parts":[["1985",3,1]]}}},{"id":7108,"uris":["http://zotero.org/groups/4686760/items/KFJFJZLS"],"itemData":{"id":7108,"type":"article-journal","abstract":"Understanding the dynamics of selective attention has been a central research goal in the cognitive sciences. One account proposes that attention is unitary and increases in selectivity continuously over time. An alternative account proposes that attention switches from a low to a high state of selectivity at a discrete point in time when a distinct selective attention mechanism is engaged. Despite posing fundamentally different theoretical perspectives on selective attention, both accounts have successfully explained outcome-based data, such as reaction time. Here, we used mouse-tracking, which provides high temporal resolution to record movement trajectories in a flanker task. We examined spatial and temporal movement dynamics for characteristics of continuous and discrete shifts in attentional selectivity. Our results showed that attentional selectivity increases gradually over time, rather than abruptly, demonstrating a continuous process of selective attention. (PsycInfo Database Record (c) 2022 APA, all rights reserved).","container-title":"Journal of Experimental Psychology. Human Perception and Performance","DOI":"10.1037/xhp0001023","ISSN":"1939-1277","issue":"7","journalAbbreviation":"J Exp Psychol Hum Percept Perform","language":"eng","note":"PMID: 35653729","page":"771-781","source":"PubMed","title":"Tracking flanker task dynamics: Evidence for continuous attentional selectivity","title-short":"Tracking flanker task dynamics","volume":"48","author":[{"family":"Kinder","given":"Kaleb T."},{"family":"Buss","given":"Aaron T."},{"family":"Tas","given":"A. Caglar"}],"issued":{"date-parts":[["2022",7]]}}},{"id":7634,"uris":["http://zotero.org/groups/4686760/items/NF5NVY9H"],"itemData":{"id":7634,"type":"article-journal","abstract":"Action is an important arbitrator as to whether an individual or a species will survive. Yet, action has not been well integrated into the study of psychology. Action or motor behavior is a field apart. This is traditional science with its need for specialization. The sequence in a typical laboratory experiment of see → decide → act provides the rationale for broad disciplinary categorizations. With renewed interest in action itself, surprising and exciting anomalous findings at odds with this simplified caricature have emerged. They reveal a much more intimate coupling of vision and action, which we describe. In turn, this prompts us to identify and dwell on three pertinent theories deserving of greater notice.","container-title":"Annual Review of Psychology","DOI":"10.1146/annurev-psych-021422-043229","issue":"1","note":"_eprint: https://doi.org/10.1146/annurev-psych-021422-043229\nPMID: 36652303","page":"59-86","source":"Annual Reviews","title":"Rethinking Vision and Action","volume":"74","author":[{"family":"Nakayama","given":"Ken"},{"family":"Moher","given":"Jeff"},{"family":"Song","given":"Joo-Hyun"}],"issued":{"date-parts":[["2023"]]}}},{"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Neurosci","language":"eng","note":"PMID: 33945693","page":"495-516","source":"PubMed","title":"Neurophysiology of Human Perceptual Decision-Making","volume":"44","author":[{"family":"O'Connell","given":"Redmond G."},{"family":"Kelly","given":"Simon P."}],"issued":{"date-parts":[["2021",7,8]]}}},{"id":7775,"uris":["http://zotero.org/users/5679506/items/NT8MCRYU"],"itemData":{"id":7775,"type":"article-journal","abstract":"This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J."}],"issued":{"date-parts":[["2021",12]]}}},{"id":846,"uris":["http://zotero.org/users/5679506/items/</w:instrText>
      </w:r>
      <w:r w:rsidRPr="00D00E58">
        <w:rPr>
          <w:lang w:val="fr-FR"/>
        </w:rPr>
        <w:instrText>4SVUDXMY"],"itemData":{"id":846,"type":"article-journal","abstract":"Perceptual and cognitive processes have largely been inferred based on reaction times and accur</w:instrText>
      </w:r>
      <w:r w:rsidRPr="00AD2ED9">
        <w:rPr>
          <w:lang w:val="fr-FR"/>
        </w:rPr>
        <w:instrText xml:space="preserve">acies obtained from discrete responses. However, discrete responses are unlikely to capture dynamic internal processes, occurring in parallel, and unfolding over time. Recent studies measuring continuous hand movements during target choice reaching tasks reveal the temporal evolution of hidden internal events. For instance, the direction of curved reaching trajectories reflects attention, language representations and the spatial number line, in addition to interactions between the ventral and dorsal visual streams. This elucidates the flow of earlier cognitive states into motor outputs. Thus, this line of research provides new opportunities to integrate information across different disciplines such as perception, cognition and action, which have usually been studied in isolation.","container-title":"Trends in Cognitive Sciences","DOI":"10.1016/j.tics.2009.04.009","ISSN":"1364-6613","issue":"8","journalAbbreviation":"Trends Cogn. Sci. (Regul. Ed.)","language":"eng","note":"PMID: 19647475","page":"360-366","source":"PubMed","title":"Hidden cognitive states revealed in choice reaching tasks","volume":"13","author":[{"family":"Song","given":"Joo-Hyun"},{"family":"Nakayama","given":"Ken"}],"issued":{"date-parts":[["2009",8]]}}}],"schema":"https://github.com/citation-style-language/schema/raw/master/csl-citation.json"} </w:instrText>
      </w:r>
      <w:r>
        <w:fldChar w:fldCharType="separate"/>
      </w:r>
      <w:r w:rsidRPr="00AD2ED9">
        <w:rPr>
          <w:lang w:val="fr-FR"/>
        </w:rPr>
        <w:t>(Calderon et al., 2015; Chapman et al., 2010; Coles, 1989; Eriksen et al., 1985; Kinder et al., 2022; Nakayama et al., 2023; O’Connell &amp; Kelly, 2021; Servant et al., 2021; Song &amp; Nakayama, 2009)</w:t>
      </w:r>
      <w:r>
        <w:fldChar w:fldCharType="end"/>
      </w:r>
      <w:r w:rsidRPr="00AD2ED9">
        <w:rPr>
          <w:lang w:val="fr-FR"/>
        </w:rPr>
        <w:t>.</w:t>
      </w:r>
      <w:r w:rsidRPr="00282FD4">
        <w:rPr>
          <w:lang w:val="fr-FR"/>
        </w:rPr>
        <w:t xml:space="preserve"> </w:t>
      </w:r>
      <w:r w:rsidRPr="003E5FD1">
        <w:t xml:space="preserve">These results have </w:t>
      </w:r>
      <w:r>
        <w:t>provided the foundation fo</w:t>
      </w:r>
      <w:r w:rsidRPr="003E5FD1">
        <w:t>r theoretical models in which decision</w:t>
      </w:r>
      <w:r>
        <w:t>s</w:t>
      </w:r>
      <w:r w:rsidRPr="003E5FD1">
        <w:t xml:space="preserve"> and action</w:t>
      </w:r>
      <w:r>
        <w:t>s</w:t>
      </w:r>
      <w:r w:rsidRPr="003E5FD1">
        <w:t xml:space="preserve"> are driven by common mechanisms</w:t>
      </w:r>
      <w:r>
        <w:t xml:space="preserve">, through a continuous flow of information </w:t>
      </w:r>
      <w:r>
        <w:fldChar w:fldCharType="begin"/>
      </w:r>
      <w:r>
        <w:instrText xml:space="preserve"> ADDIN ZOTERO_ITEM CSL_CITATION {"citationID":"nczlyzKb","properties":{"formattedCitation":"(Calderon et al., 2018; Eriksen &amp; Eriksen, 1979; McClelland, 1979)","plainCitation":"(Calderon et al., 2018; Eriksen &amp; Eriksen, 1979; McClelland, 1979)","noteIndex":0},"citationItems":[{"id":8715,"uris":["http://zotero.org/groups/4876799/items/IGINMS3B"],"itemData":{"id":8715,"type":"article-journal","abstract":"Converging evidence has led to a consensus in favor of computational models of behavior implementing continuous information flow and parallel processing between cognitive processing stages. Yet, such models still typically implement a discrete step between the last cognitive stage and motor implementation. This discrete step is implemented as a fixed decision bound that activation in the last cognitive stage needs to cross before action can be initiated. Such an implementation is questionable as it cannot account for two important features of behavior. First, it does not allow to select an action while withholding it until the moment is appropriate for executing it. Second, it cannot account for recent evidence that cognition is not confined prior to movement initiation, but consistently leaks into movement. To address these two features, we propose a novel neurocomputational model of cognition-action interactions, namely the unfolding action model (UAM). Crucially, the model implements adaptive information flow between the last cognitive processing stage and motor implementation. We show that the UAM addresses the two abovementioned features. Empirically, the UAM accounts for traditional response time data, including positively skewed initiation time distribution, functionally fixed decision bounds and speed-accuracy trade-offs in button-press experimental designs. Moreover, it accounts for movement times, movement paths, and how they are influenced by cognitive-experimental manipulations. This move should close the current gap between abstract decision-making models and behavior observed in natural habitats. (PsycINFO Database Record (c) 2018 APA, all rights reserved).","container-title":"Psychological Review","DOI":"10.1037/rev0000110","ISSN":"1939-1471","issue":"5","journalAbbreviation":"Psychol Rev","language":"eng","note":"PMID: 30160511","page":"785-805","source":"PubMed","title":"The unfolding action model of initiation times, movement times, and movement paths","volume":"125","author":[{"family":"Calderon","given":"Cristian Buc"},{"family":"Gevers","given":"Wim"},{"family":"Verguts","given":"Tom"}],"issued":{"date-parts":[["2018",10]]}}},{"id":881,"uris":["http://zotero.org/users/5679506/items/NY7IN3CU"],"itemData":{"id":881,"type":"article-journal","abstract":"Two experiments tested the predictions from Bjork and Murray’s (1977) extension of Estes’ (1972, 1974) interactive channels model that repetition of a target within a display should, under certain conditions, impair or slow processing. These predictions were contrasted with those of the continuous flow model (Eriksen &amp; Schultz, 1979) that, under the same conditions, repetitions should not impair processing and might possibly facilitate it. Experiment 1 evaluated the relative effects of feature similarity, variable target-noise spacing, and perceptual segregation in a response competition paradigm. In general, results favored the continuous flow conception and competition among internal recognition responses, and no evidence was found for impaired performance due to target repetitions. However, questions concerning possible facilitation arising from redundancy led to Experiment 2. In that experiment, trials were blocked by spacing or noise type. Again, target redundancy did not impair performance relative to the single target control. However, no facilitation effects were found.","container-title":"Perception &amp; Psychophysics","DOI":"10.3758/BF03199869","ISSN":"1532-5962","issue":"3","journalAbbreviation":"Perception &amp; Psychophysics","language":"en","page":"195-205","source":"Springer Link","title":"Target redundancy in visual search: Do repetitions of the target within thedisplay impair processing?","title-short":"Target redundancy in visual search","volume":"26","author":[{"family":"Eriksen","given":"Charles W."},{"family":"Eriksen","given":"Barbara A."}],"issued":{"date-parts":[["1979",5,1]]}}},{"id":7660,"uris":["http://zotero.org/groups/4686760/items/EGRP7FU2"],"itemData":{"id":7660,"type":"article-journal","abstract":"Examines the possibility that the components of an information-processing system all operate continuously, passing information from one to the next as it becomes available. A model called the \"cascade model\" is presented and shown to be compatible with the general form of the relation between time and accuracy in speed–accuracy trade-off experiments. In the model, experimental manipulations may have either or both of 2 effects on a processing level: They may alter the rate of response or the asymptotic quality of the output. The effects of such manipulations on the output of a system of processes is described. The model is then used to reexamine the subtraction and additive factors methods for analyzing the composition of systems of processes. Results include the finding that factors that affect the rates of 2 different processes would be expected to have additive effects on reaction times under the cascade model, whereas 2 factors that both affect the rate of the same process would tend to interact, just as in the case in which the manipulations affect the durations of discrete stages. Factors that affect asymptotic output, however, tend to interact whether they affect the same or different processes. A new method is presented for analyzing processes in cascade, which extends the additive factors method to an analysis of the parameters of the function relating response time and accuracy. (70 ref) (PsycINFO Database Record (c) 2016 APA, all rights reserved)","container-title":"Psychological Review","DOI":"10.1037/0033-295X.86.4.287","ISSN":"1939-1471","issue":"4","note":"publisher-place: US\npublisher: American Psychological Association","page":"287-330","source":"APA PsycNet","title":"On the time relations of mental processes: An examination of systems of processes in cascade","title-short":"On the time relations of mental processes","volume":"86","author":[{"family":"McClelland","given":"James L."}],"issued":{"date-parts":[["1979"]]}}}],"schema":"https://github.com/citation-style-language/schema/raw/master/csl-citation.json"} </w:instrText>
      </w:r>
      <w:r>
        <w:fldChar w:fldCharType="separate"/>
      </w:r>
      <w:r w:rsidRPr="00D00E58">
        <w:t>(Calderon et al., 2018; Eriksen &amp; Eriksen, 1979; McClelland, 1979)</w:t>
      </w:r>
      <w:r>
        <w:fldChar w:fldCharType="end"/>
      </w:r>
      <w:r>
        <w:t xml:space="preserve">. </w:t>
      </w:r>
      <w:r w:rsidRPr="003E5FD1">
        <w:t>Formal characterizations of these mechanisms have recently been proposed</w:t>
      </w:r>
      <w:r>
        <w:t xml:space="preserve"> </w:t>
      </w:r>
      <w:r>
        <w:fldChar w:fldCharType="begin"/>
      </w:r>
      <w:r>
        <w:instrText xml:space="preserve"> ADDIN ZOTERO_ITEM CSL_CITATION {"citationID":"aFERd5PI","properties":{"formattedCitation":"(Balsdon et al., 2023; Dendauw et al., 2024; Verdonck et al., 2020)","plainCitation":"(Balsdon et al., 2023; Dendauw et al., 2024; Verdonck et al., 2020)","noteIndex":0},"citationItems":[{"id":7770,"uris":["http://zotero.org/users/5679506/items/H4QPT5ET"],"itemData":{"id":7770,"type":"article-journal","abstract":"Sensorimotor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Biol","language":"eng","note":"PMID: 37459392\nPMCID: PMC10393169","page":"e3002200","source":"PubMed","title":"Secondary motor integration as a final arbiter in sensorimotor decision-making","volume":"21","author":[{"family":"Balsdon","given":"Tarryn"},{"family":"Verdonck","given":"Stijn"},{"family":"Loossens","given":"Tim"},{"family":"Philiastides","given":"Marios G."}],"issued":{"date-parts":[["2023",7]]}}},{"id":8771,"uris":["http://zotero.org/users/5679506/items/83Q7PQC7"],"itemData":{"id":8771,"type":"article-journal","abstract":"This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C1762B">
        <w:t>(Balsdon et al., 2023; Dendauw et al., 2024; Verdonck et al., 2020)</w:t>
      </w:r>
      <w:r>
        <w:fldChar w:fldCharType="end"/>
      </w:r>
      <w:r>
        <w:t xml:space="preserve">, </w:t>
      </w:r>
      <w:r w:rsidRPr="003E5FD1">
        <w:t xml:space="preserve">but </w:t>
      </w:r>
      <w:r>
        <w:t>extending the</w:t>
      </w:r>
      <w:r w:rsidRPr="00555F0B">
        <w:t xml:space="preserve"> models to situations </w:t>
      </w:r>
      <w:r>
        <w:t>where</w:t>
      </w:r>
      <w:r w:rsidRPr="00555F0B">
        <w:t xml:space="preserve"> decisions are not immediately followed by actions is not straightforward.</w:t>
      </w:r>
      <w:r w:rsidRPr="003E5FD1">
        <w:t xml:space="preserve"> Progressing on this issue is important</w:t>
      </w:r>
      <w:r>
        <w:t>, because</w:t>
      </w:r>
      <w:r w:rsidRPr="003E5FD1">
        <w:t xml:space="preserve"> the decoupling of decision and action is a common </w:t>
      </w:r>
      <w:r w:rsidRPr="009D6C4E">
        <w:t>occurrence in real life, and greatly contributes to the flexibility of human behavior. Such decoupling can operate on short (e.g., a child in class who raises one’s hand while waiting for the teacher’s signal to respond) or long (e.g., deciding to quit a job, deciding to vote for a candidate in a presidential election)</w:t>
      </w:r>
      <w:r w:rsidR="003949E8" w:rsidRPr="009D6C4E">
        <w:t xml:space="preserve"> timescales</w:t>
      </w:r>
      <w:r w:rsidRPr="009D6C4E">
        <w:t xml:space="preserve">. </w:t>
      </w:r>
    </w:p>
    <w:p w14:paraId="1481B02F" w14:textId="77777777" w:rsidR="00D665A3" w:rsidRDefault="00D665A3" w:rsidP="003628F4">
      <w:r>
        <w:tab/>
        <w:t>The present work draws</w:t>
      </w:r>
      <w:r>
        <w:rPr>
          <w:rStyle w:val="Titre1Car"/>
        </w:rPr>
        <w:t xml:space="preserve"> </w:t>
      </w:r>
      <w:r w:rsidRPr="009D6C4E">
        <w:t>upon current scientific knowledge on the relationship between decision-making, memory, and motor systems to extend continuous flow models of immediate decision reports to delayed decision reports. Due to the constraints of experimental methods</w:t>
      </w:r>
      <w:r>
        <w:rPr>
          <w:rStyle w:val="Titre1Car"/>
        </w:rPr>
        <w:t xml:space="preserve"> </w:t>
      </w:r>
      <w:r>
        <w:t>and the use of electrophysiology, we limit our investigations to delays that operate on relatively short timescales.</w:t>
      </w:r>
      <w:r w:rsidRPr="00C4462A">
        <w:t xml:space="preserve"> The remainder of the Introduction is structured as follows. </w:t>
      </w:r>
      <w:r>
        <w:t xml:space="preserve">We first introduce current continuous flow models of immediate decision reports. We then review </w:t>
      </w:r>
      <w:r w:rsidRPr="00C4462A">
        <w:t xml:space="preserve">empirical work </w:t>
      </w:r>
      <w:r>
        <w:t xml:space="preserve">on delayed decision reports, and discuss how continuous flow models could </w:t>
      </w:r>
      <w:r>
        <w:lastRenderedPageBreak/>
        <w:t xml:space="preserve">be extended to these situations, </w:t>
      </w:r>
      <w:r>
        <w:rPr>
          <w:color w:val="000000"/>
        </w:rPr>
        <w:t>given our current state of knowledge. We finally derive general predictions from this extended framework</w:t>
      </w:r>
      <w:r w:rsidRPr="003F3BE2">
        <w:rPr>
          <w:color w:val="000000"/>
        </w:rPr>
        <w:t>, which</w:t>
      </w:r>
      <w:r>
        <w:rPr>
          <w:color w:val="000000"/>
        </w:rPr>
        <w:t xml:space="preserve"> will be tested in three experiments.      </w:t>
      </w:r>
      <w:r>
        <w:t xml:space="preserve"> </w:t>
      </w:r>
    </w:p>
    <w:p w14:paraId="4E50AB41" w14:textId="54D05870" w:rsidR="00D665A3" w:rsidRPr="00CF01E6" w:rsidRDefault="00D665A3" w:rsidP="00CF01E6">
      <w:pPr>
        <w:pStyle w:val="Titre2"/>
      </w:pPr>
      <w:r w:rsidRPr="00CF01E6">
        <w:t>Continuous flow models of immediate decision reports</w:t>
      </w:r>
    </w:p>
    <w:p w14:paraId="07C6AE97" w14:textId="7B3A016C" w:rsidR="00D665A3" w:rsidRDefault="00D665A3" w:rsidP="003628F4">
      <w:r w:rsidRPr="00AE6F73">
        <w:tab/>
        <w:t>In experimental psychology, immediate decision reports have traditionally been studied using tasks in which participants are instructed to choose between two or more responses based on a stimulus attribute. We refer to these tasks as free response (FR) tasks, because the response time (RT) is controlled by the subject, and is defined as the latency between the onset of the stimulus and the response. Sequential sampling decision models have been developed since the 1960s to explain RT distributions and choice probabilities observed in FR tasks</w:t>
      </w:r>
      <w:r w:rsidR="0038579E" w:rsidRPr="00AE6F73">
        <w:t xml:space="preserve"> </w:t>
      </w:r>
      <w:r w:rsidR="0038579E" w:rsidRPr="00AE6F73">
        <w:fldChar w:fldCharType="begin"/>
      </w:r>
      <w:r w:rsidR="006B0095" w:rsidRPr="00AE6F73">
        <w:instrText xml:space="preserve"> ADDIN ZOTERO_ITEM CSL_CITATION {"citationID":"MKT4Bcwd","properties":{"formattedCitation":"(e.g., LaBerge, 1962; Laming, 1968; Stone, 1960)","plainCitation":"(e.g., LaBerge, 1962; Laming, 1968; Stone, 1960)","noteIndex":0},"citationItems":[{"id":11590,"uris":["http://zotero.org/groups/5164497/items/QMGX8NPR"],"itemData":{"id":11590,"type":"article-journal","abstract":"A statistical theory of choice is developed using a sequential sampling assumption. Response latency distributions for certain simple reaction-time situations are derived and tested. Both response probability and response latency measures are developed for a two-alternative judgment situation and the relationship between the two measures explored. The sampling parameter is proposed as a means of representing incentive conditions in choice situations and ROC curves are obtained by appropriate manipulations of this parameter. A solution to the overlap problem in simple discrimination-learning situations is also derived.","container-title":"Psychometrika","DOI":"10.1007/BF02289645","ISSN":"1860-0980","issue":"4","journalAbbreviation":"Psychometrika","language":"en","page":"375-396","source":"Springer Link","title":"A recruitment theory of simple behavior","volume":"27","author":[{"family":"LaBerge","given":"David"}],"issued":{"date-parts":[["1962",12,1]]}},"label":"page","prefix":"e.g., "},{"id":6742,"uris":["http://zotero.org/users/5679506/items/3AD7N9SE"],"itemData":{"id":6742,"type":"book","abstract":"A detailed mathematical development and appraisal of information theory as applied to choice-reaction times, with some original empirical results.  Harvard Book List (edited) 1971 #92 (PsycINFO Database Record (c) 2016 APA, all rights reserved)","collection-title":"Information theory of choice-reaction times","event-place":"Oxford, England","publisher":"Academic Press","publisher-place":"Oxford, England","source":"APA PsycNet","title":"Information theory of choice-reaction times","author":[{"family":"Laming","given":"D.R.J."}],"issued":{"date-parts":[["1968"]]}},"label":"page"},{"id":1475,"uris":["http://zotero.org/users/5679506/items/9CVX7ZGP"],"itemData":{"id":1475,"type":"article-journal","abstract":"In the two-choice situation, the Wald sequential probability ratio decision procedure is applied to relate the mean and variance of the decision times, for each alternative separately, to the error rates and the ratio of the frequencies of presentation of the alternatives. For situations involving more than two choices, a fixed sample decision procedure (selection of the alternative with highest likelihood) is examined, and the relation is found between the decision time (or size of sample), the error rate, and the number of alternatives.","container-title":"Psychometrika","DOI":"10.1007/BF02289729","ISSN":"1860-0980","issue":"3","journalAbbreviation":"Psychometrika","language":"en","page":"251-260","source":"Springer Link","title":"Models for choice-reaction time","volume":"25","author":[{"family":"Stone","given":"Mervyn"}],"issued":{"date-parts":[["1960",9,1]]}}}],"schema":"https://github.com/citation-style-language/schema/raw/master/csl-citation.json"} </w:instrText>
      </w:r>
      <w:r w:rsidR="0038579E" w:rsidRPr="00AE6F73">
        <w:fldChar w:fldCharType="separate"/>
      </w:r>
      <w:r w:rsidR="006B0095" w:rsidRPr="00AE6F73">
        <w:t>(e.g., LaBerge, 1962; Laming, 1968; Stone, 1960)</w:t>
      </w:r>
      <w:r w:rsidR="0038579E" w:rsidRPr="00AE6F73">
        <w:fldChar w:fldCharType="end"/>
      </w:r>
      <w:r w:rsidRPr="00AE6F73">
        <w:t>. According to these models, decision-making builds upon</w:t>
      </w:r>
      <w:r>
        <w:t xml:space="preserve"> an accumulation of noisy samples of evidence until a threshold is reached </w:t>
      </w:r>
      <w:r>
        <w:fldChar w:fldCharType="begin"/>
      </w:r>
      <w:r w:rsidR="00D14E57">
        <w:instrText xml:space="preserve"> ADDIN ZOTERO_ITEM CSL_CITATION {"citationID":"W7HaNyMh","properties":{"formattedCitation":"(one threshold for each response; for reviews, see Forstmann et al., 2016; Ratcliff, Smith, et al., 2016; Ratcliff &amp; Smith, 2004)","plainCitation":"(one threshold for each response; for reviews, see Forstmann et al., 2016; Ratcliff, Smith, et al., 2016; Ratcliff &amp; Smith, 2004)","noteIndex":0},"citationItems":[{"id":408,"uris":["http://zotero.org/users/5679506/items/HGYTWAZY"],"itemData":{"id":408,"type":"article-journal","abstract":"Sequential sampling models assume that people make speeded decisions by gradually accumulating noisy information until a threshold of evidence is reached. In cognitive science, one such model--the diffusion decision model--is now regularly used to decompose task performance into underlying processes such as the quality of information processing, response caution, and a priori bias. In the cognitive neurosciences, the diffusion decision model has recently been adopted as a quantitative tool to study the neural basis of decision making under time pressure. We present a selective overview of several recent applications and extensions of the diffusion decision model in the cognitive neurosciences.","container-title":"Annual Review of Psychology","DOI":"10.1146/annurev-psych-122414-033645","ISSN":"1545-2085","journalAbbreviation":"Annu Rev Psychol","language":"eng","note":"PMID: 26393872\nPMCID: PMC5112760","page":"641-666","source":"PubMed","title":"Sequential Sampling Models in Cognitive Neuroscience: Advantages, Applications, and Extensions","title-short":"Sequential Sampling Models in Cognitive Neuroscience","volume":"67","author":[{"family":"Forstmann","given":"Birte U."},{"family":"Ratcliff","given":"R."},{"family":"Wagenmakers","given":"E.-J."}],"issued":{"date-parts":[["2016"]]}},"label":"page","prefix":"one threshold for each response; for reviews, see "},{"id":77,"uris":["http://zotero.org/users/5679506/items/CHP834UD"],"itemData":{"id":77,"type":"article-journal","abstract":"There is growing interest in diffusion models to represent the cognitive and neural processes of speeded decision making. Sequential-sampling models like the diffusion model have a long history in psychology. They view decision making as a process of noisy accumulation of evidence from a stimulus. The standard model assumes that evidence accumulates at a constant rate during the second or two it takes to make a decision. This process can be linked to the behaviors of populations of neurons and to theories of optimality. Diffusion models have been used successfully in a range of cognitive tasks and as psychometric tools in clinical research to examine individual differences. In this review, we relate the models to both earlier and more recent research in psychology.","container-title":"Trends in Cognitive Sciences","DOI":"10.1016/j.tics.2016.01.007","ISSN":"1879-307X","issue":"4","journalAbbreviation":"Trends Cogn. Sci. (Regul. Ed.)","language":"eng","note":"PMID: 26952739\nPMCID: PMC4928591","page":"260-281","source":"PubMed","title":"Diffusion Decision Model: Current Issues and History","title-short":"Diffusion Decision Model","volume":"20","author":[{"family":"Ratcliff","given":"Roger"},{"family":"Smith","given":"Philip L."},{"family":"Brown","given":"Scott D."},{"family":"McKoon","given":"Gail"}],"issued":{"date-parts":[["2016",4]]}}},{"id":6729,"uris":["http://zotero.org/groups/4686760/items/SKVQKLNZ"],"itemData":{"id":6729,"type":"article-journal","abstract":"The authors evaluated 4 sequential sampling models for 2-choice decisions--the Wiener diffusion, Ornstein-Uhlenbeck (OU) diffusion, accumulator, and Poisson counter models--by fitting them to the response time (RT) distributions and accuracy data from 3 experiments. Each of the models was augmented with assumptions of variability across trials in the rate of accumulation of evidence from stimuli, the values of response criteria, and the value of base RT across trials. Although there was substantial model mimicry, empirical conditions were identified under which the models make discriminably different predictions. The best accounts of the data were provided by the Wiener diffusion model, the OU model with small-to-moderate decay, and the accumulator model with long-tailed (exponential) distributions of criteria, although the last was unable to produce error RTs shorter than correct RTs. The relationship between these models and 3 recent, neurally inspired models was also examined.","container-title":"Psychological Review","DOI":"10.1037/0033-295X.111.2.333","ISSN":"0033-295X","issue":"2","journalAbbreviation":"Psychol Rev","language":"eng","note":"PMID: 15065913\nPMCID: PMC1440925","page":"333-367","source":"PubMed","title":"A comparison of sequential sampling models for two-choice reaction time","volume":"111","author":[{"family":"Ratcliff","given":"Roger"},{"family":"Smith","given":"Philip L."}],"issued":{"date-parts":[["2004",4]]}},"label":"page"}],"schema":"https://github.com/citation-style-language/schema/raw/master/csl-citation.json"} </w:instrText>
      </w:r>
      <w:r>
        <w:fldChar w:fldCharType="separate"/>
      </w:r>
      <w:r w:rsidR="00D14E57" w:rsidRPr="00D14E57">
        <w:t>(one threshold for each response; for reviews, see Forstmann et al., 2016; Ratcliff, Smith, et al., 2016; Ratcliff &amp; Smith, 2004)</w:t>
      </w:r>
      <w:r>
        <w:fldChar w:fldCharType="end"/>
      </w:r>
      <w:r>
        <w:t xml:space="preserve">. The evidence may come from various sources, such as sensory inputs and memory stores. The average quality of evidence determines the accumulation rate, with lower rates producing slower and more error-prone decisions.  </w:t>
      </w:r>
    </w:p>
    <w:p w14:paraId="6C247F64" w14:textId="77777777" w:rsidR="00D665A3" w:rsidRPr="00F57386" w:rsidRDefault="00D665A3" w:rsidP="003628F4">
      <w:r>
        <w:tab/>
      </w:r>
      <w:r w:rsidRPr="00354B5C">
        <w:t xml:space="preserve">More recently, </w:t>
      </w:r>
      <w:r>
        <w:t xml:space="preserve">sequential sampling models </w:t>
      </w:r>
      <w:r w:rsidRPr="00354B5C">
        <w:t>have received empirical support</w:t>
      </w:r>
      <w:r>
        <w:t xml:space="preserve"> from single-unit recordings in behaving monkeys </w:t>
      </w:r>
      <w:r>
        <w:fldChar w:fldCharType="begin"/>
      </w:r>
      <w:r>
        <w:instrText xml:space="preserve"> ADDIN ZOTERO_ITEM CSL_CITATION {"citationID":"WgnWeqB2","properties":{"formattedCitation":"(for reviews, see Gold &amp; Shadlen, 2007; Hanks &amp; Summerfield, 2017; Schall, 2019)","plainCitation":"(for reviews, see Gold &amp; Shadlen, 2007; Hanks &amp; Summerfield, 2017; Schall, 2019)","noteIndex":0},"citationItems":[{"id":718,"uris":["http://zotero.org/users/5679506/items/ABH5EQVH"],"itemData":{"id":718,"type":"article-journal","abstract":"The study of decision making spans such varied fields as neuroscience, psychology, economics, statistics, political science, and computer science. Despite this diversity of applications, most decisions share common elements including deliberation and commitment. Here we evaluate recent progress in understanding how these basic elements of decision formation are implemented in the brain. We focus on simple decisions that can be studied in the laboratory but emphasize general principles likely to extend to other settings.","container-title":"Annual Review of Neuroscience","DOI":"10.1146/annurev.neuro.29.051605.113038","ISSN":"0147-006X","journalAbbreviation":"Annu. Rev. Neurosci.","language":"eng","note":"PMID: 17600525","page":"535-574","source":"PubMed","title":"The neural basis of decision making","volume":"30","author":[{"family":"Gold","given":"J. I."},{"family":"Shadlen","given":"M. N."}],"issued":{"date-parts":[["2007"]]}},"label":"page","prefix":"for reviews, see "},{"id":761,"uris":["http://zotero.org/users/5679506/items/8HA2ZDE7"],"itemData":{"id":761,"type":"article-journal","abstract":"Perceptual decision making is the process by which animals detect, discriminate, and categorize information from the senses. Over the past two decades, understanding how perceptual decisions are made has become a central theme in the neurosciences. Exceptional progress has been made by recording from single neurons in the cortex of the macaque monkey and using computational models from mathematical psychology to relate these neural data to behavior. More recently, however, the range of available techniques and paradigms has dramatically broadened, and researchers have begun to harness new approaches to explore how rodents and humans make perceptual decisions. The results have illustrated some striking convergences with findings from the monkey, but also raised new questions and provided new theoretical insights. In this review, we summarize key findings, and highlight open challenges, for understanding perceptual decision making in rodents, monkeys, and humans.","container-title":"Neuron","DOI":"10.1016/j.neuron.2016.12.003","ISSN":"0896-6273","issue":"1","journalAbbreviation":"Neuron","language":"en","page":"15-31","source":"ScienceDirect","title":"Perceptual Decision Making in Rodents, Monkeys, and Humans","volume":"93","author":[{"family":"Hanks","given":"Timothy D."},{"family":"Summerfield","given":"Christopher"}],"issued":{"date-parts":[["2017",1,4]]}}},{"id":8348,"uris":["http://zotero.org/users/5679506/items/JZNEVC2L"],"itemData":{"id":8348,"type":"article-journal","abstract":"The marriage of cognitive neurophysiology and mathematical psychology to understand decision-making has been exceptionally productive. This interdisciplinary area is based on the proposition that particular neurons or circuits instantiate the accumulation of evidence specified by mathematical models of sequential sampling and stochastic accumulation. This linking proposition has earned widespread endorsement. Here, a brief survey of the history of the proposition precedes a review of multiple conundrums and paradoxes concerning the accuracy, precision, and transparency of that linking proposition. Correctly establishing how abstract models of decision-making are instantiated by particular neural circuits would represent a remarkable accomplishment in mapping mind to brain. Failing would reveal challenging limits for cognitive neuroscience. This is such a vigorous area of research because so much is at stake.","container-title":"Trends in Neurosciences","DOI":"10.1016/j.tins.2019.10.001","ISSN":"1878-108X","issue":"12","journalAbbreviation":"Trends Neurosci","language":"eng","note":"PMID: 31704180\nPMCID: PMC6981279","page":"848-860","source":"PubMed","title":"Accumulators, Neurons, and Response Time","volume":"42","author":[{"family":"Schall","given":"Jeffrey D."}],"issued":{"date-parts":[["2019",12]]}}}],"schema":"https://github.com/citation-style-language/schema/raw/master/csl-citation.json"} </w:instrText>
      </w:r>
      <w:r>
        <w:fldChar w:fldCharType="separate"/>
      </w:r>
      <w:r w:rsidRPr="00770E61">
        <w:t>(for reviews, see Gold &amp; Shadlen, 2007; Hanks &amp; Summerfield, 2017; Schall, 2019)</w:t>
      </w:r>
      <w:r>
        <w:fldChar w:fldCharType="end"/>
      </w:r>
      <w:r w:rsidRPr="00354B5C">
        <w:t>.</w:t>
      </w:r>
      <w:r>
        <w:t xml:space="preserve"> In humans, electroencephalographic (EEG) and magnetoencephalographic (MEG) studies have identified two signals with the same properties as the theoretical accumulation-to-threshold decision variable </w:t>
      </w:r>
      <w:r>
        <w:fldChar w:fldCharType="begin"/>
      </w:r>
      <w:r>
        <w:instrText xml:space="preserve"> ADDIN ZOTERO_ITEM CSL_CITATION {"citationID":"hVJ7PcNK","properties":{"formattedCitation":"(for reviews, see Kelly &amp; O\\uc0\\u8217{}Connell, 2015; O\\uc0\\u8217{}Connell &amp; Kelly, 2021)","plainCitation":"(for reviews, see Kelly &amp; O’Connell, 2015; O’Connell &amp; Kelly, 2021)","noteIndex":0},"citationItems":[{"id":6752,"uris":["http://zotero.org/groups/4686760/items/KRV9G2DL"],"itemData":{"id":6752,"type":"article-journal","abstract":"In the last two decades, animal neurophysiology research has made great strides towards explaining how the brain can enable adaptive action in the face of noisy sensory information. In particular, this work has identified neural signals that perform the role of a 'decision variable' which integrates sensory information in favor of a particular outcome up to an action-triggering threshold, consistent with long-standing predictions from mathematical psychology. This has provoked an intensive search for similar neural processes at work in the human brain. In this paper we review the progress that has been made in tracing the dynamics of perceptual decision formation in humans using functional imaging and electrophysiology. We highlight some of the limitations that non-invasive recording techniques place on our ability to make definitive judgments regarding the role that specific signals play in decision making. Finally, we provide an overview of our own work in this area which has focussed on two perceptual tasks - intensity change detection and motion discrimination - performed under continuous-monitoring conditions, and highlight the insights gained thus far. We show that through simple paradigm design features such as avoiding sudden intensity transients at evidence onset, a neural instantiation of the theoretical decision variable can be directly traced in the form of a centro-parietal positivity (CPP) in the standard event-related potential (ERP). We recapitulate evidence for the domain-general nature of the CPP process, being divorced from the sensory and motor requirements of the task, and re-plot data of both tasks highlighting this aspect as well as its relationship to decision outcome and reaction time. We discuss the implications of these findings for mechanistically principled research on normal and abnormal decision making in humans.","container-title":"Journal of Physiology, Paris","DOI":"10.1016/j.jphysparis.2014.08.003","ISSN":"1769-7115","issue":"1-3","journalAbbreviation":"J Physiol Paris","language":"eng","note":"PMID: 25204272","page":"27-37","source":"PubMed","title":"The neural processes underlying perceptual decision making in humans: recent progress and future directions","title-short":"The neural processes underlying perceptual decision making in humans","volume":"109","author":[{"family":"Kelly","given":"Simon P."},{"family":"O'Connell","given":"Redmond G."}],"issued":{"date-parts":[["2015",6]]}},"label":"page","prefix":"for reviews, see "},{"id":1578,"uris":["http://zotero.org/users/5679506/items/YA98UV4L"],"itemData":{"id":1578,"type":"article-journal","abstract":"The discovery of neural signals that reflect the dynamics of perceptual decision formation has had a considerable impact. Not only do such signals enable detailed investigations of the neural implementation of the decision-making process but they also can expose key elements of the brain's decision algorithms. For a long time, such signals were only accessible through direct animal brain recordings, and progress in human neuroscience was hampered by the limitations of noninvasive recording techniques. However, recent methodological advances are increasingly enabling the study of human brain signals that finely trace the dynamics of the unfolding decision process. In this review, we highlight how human neurophysiological data are now being leveraged to furnish new insights into the multiple processing levels involved in forming decisions, to inform the construction and evaluation of mathematical models that can explain intra- and interindividual differences, and to examine how key ancillary processes interact with core decision circuits.","container-title":"Annual Review of Neuroscience","DOI":"10.1146/annurev-neuro-092019-100200","ISSN":"1545-4126","journalAbbreviation":"Annu Rev Neurosci","language":"eng","note":"PMID: 33945693","page":"495-516","source":"PubMed","title":"Neurophysiology of Human Perceptual Decision-Making","volume":"44","author":[{"family":"O'Connell","given":"Redmond G."},{"family":"Kelly","given":"Simon P."}],"issued":{"date-parts":[["2021",7,8]]}}}],"schema":"https://github.com/citation-style-language/schema/raw/master/csl-citation.json"} </w:instrText>
      </w:r>
      <w:r>
        <w:fldChar w:fldCharType="separate"/>
      </w:r>
      <w:r w:rsidRPr="00FD56FF">
        <w:t>(for reviews, see Kelly &amp; O’Connell, 2015; O’Connell &amp; Kelly, 2021)</w:t>
      </w:r>
      <w:r>
        <w:fldChar w:fldCharType="end"/>
      </w:r>
      <w:r>
        <w:t xml:space="preserve">. The first signal, maximal over </w:t>
      </w:r>
      <w:proofErr w:type="spellStart"/>
      <w:r>
        <w:t>centro</w:t>
      </w:r>
      <w:proofErr w:type="spellEnd"/>
      <w:r>
        <w:t xml:space="preserve">-parietal sensors, reflects stimulus categorization. It is fully independent from the motor requirements of the task, and appears even when subjects are instructed to make the decision mentally. The second signal, maximal over motor areas, corresponds to classic effector-selective motor </w:t>
      </w:r>
      <w:r>
        <w:lastRenderedPageBreak/>
        <w:t xml:space="preserve">preparation activities. Both signals exhibit a rise-to-threshold morphology, with a rising slope modulated by the quality of evidence, and a peak amplitude around the time of the response. Importantly, the two signals largely evolve in parallel, with the onset of the motor preparation signal slightly lagging the onset of the stimulus categorization signal. </w:t>
      </w:r>
    </w:p>
    <w:p w14:paraId="4F38036F" w14:textId="3270B9E0" w:rsidR="00D665A3" w:rsidRPr="003201C7" w:rsidRDefault="00D665A3" w:rsidP="003628F4">
      <w:r>
        <w:tab/>
        <w:t xml:space="preserve">To account for these findings, recent extensions of sequential sampling models distinguish two evidence accumulation processes </w:t>
      </w:r>
      <w:r>
        <w:fldChar w:fldCharType="begin"/>
      </w:r>
      <w:r>
        <w:instrText xml:space="preserve"> ADDIN ZOTERO_ITEM CSL_CITATION {"citationID":"5YEnCIZm","properties":{"formattedCitation":"(Dendauw et al., 2024; Verdonck et al., 2020)","plainCitation":"(Dendauw et al., 2024; Verdonck et al., 2020)","noteIndex":0},"citationItems":[{"id":8771,"uris":["http://zotero.org/users/5679506/items/83Q7PQC7"],"itemData":{"id":8771,"type":"article-journal","abstract":"This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3245E3">
        <w:t>(Dendauw et al., 2024; Verdonck et al., 2020)</w:t>
      </w:r>
      <w:r>
        <w:fldChar w:fldCharType="end"/>
      </w:r>
      <w:r>
        <w:t>. In order to make the present paper as simple and accessible as possible, we will focus on general conceptual aspects of the models</w:t>
      </w:r>
      <w:r>
        <w:rPr>
          <w:rStyle w:val="Appelnotedebasdep"/>
        </w:rPr>
        <w:footnoteReference w:id="2"/>
      </w:r>
      <w:r w:rsidR="00140EB5">
        <w:t>, and</w:t>
      </w:r>
      <w:r>
        <w:t xml:space="preserve"> FR tasks that require a choice between two manual responses (left and right). The first evidence accumulation process </w:t>
      </w:r>
      <w:r w:rsidRPr="00087546">
        <w:rPr>
          <w:i/>
        </w:rPr>
        <w:t>x(t)</w:t>
      </w:r>
      <w:r>
        <w:t xml:space="preserve"> is assumed to perform a decision about the category of the stimulus. It is modeled as a one-dimensional diffusion process, according to which evidence for one stimulus category constitutes evidence against the other category. If there is no bias towards a specific category, </w:t>
      </w:r>
      <w:r w:rsidRPr="00087546">
        <w:rPr>
          <w:i/>
        </w:rPr>
        <w:t>x(t)</w:t>
      </w:r>
      <w:r>
        <w:rPr>
          <w:i/>
        </w:rPr>
        <w:t xml:space="preserve"> </w:t>
      </w:r>
      <w:r>
        <w:t>starts at 0. P</w:t>
      </w:r>
      <w:r w:rsidRPr="00082B19">
        <w:t>os</w:t>
      </w:r>
      <w:r>
        <w:t>itive evidence favors</w:t>
      </w:r>
      <w:r w:rsidRPr="00082B19">
        <w:t xml:space="preserve"> stimulus c</w:t>
      </w:r>
      <w:r>
        <w:t>ategory A, while</w:t>
      </w:r>
      <w:r w:rsidRPr="00082B19">
        <w:t xml:space="preserve"> </w:t>
      </w:r>
      <w:r>
        <w:t>negative evidence favors stimulus category B.</w:t>
      </w:r>
      <w:r w:rsidR="00D23004">
        <w:t xml:space="preserve"> Variable </w:t>
      </w:r>
      <w:r w:rsidR="00D23004" w:rsidRPr="00087546">
        <w:rPr>
          <w:i/>
        </w:rPr>
        <w:t>x(t)</w:t>
      </w:r>
      <w:r w:rsidR="00D23004">
        <w:rPr>
          <w:i/>
        </w:rPr>
        <w:t xml:space="preserve"> </w:t>
      </w:r>
      <w:r w:rsidR="00D23004">
        <w:t xml:space="preserve">is continuously transmitted to motor preparation brain </w:t>
      </w:r>
      <w:proofErr w:type="gramStart"/>
      <w:r w:rsidR="00D23004">
        <w:t>areas, but</w:t>
      </w:r>
      <w:proofErr w:type="gramEnd"/>
      <w:r w:rsidR="00D23004">
        <w:t xml:space="preserve"> can be </w:t>
      </w:r>
      <w:r>
        <w:t xml:space="preserve">corrupted by noise in neural networks during the transmission process. The motor preparation process </w:t>
      </w:r>
      <w:r w:rsidRPr="00B30CE4">
        <w:rPr>
          <w:i/>
        </w:rPr>
        <w:t xml:space="preserve">y(t) </w:t>
      </w:r>
      <w:r>
        <w:t>approximates a particular type of filter, known as the Kalman-</w:t>
      </w:r>
      <w:proofErr w:type="spellStart"/>
      <w:r>
        <w:t>Bucy</w:t>
      </w:r>
      <w:proofErr w:type="spellEnd"/>
      <w:r>
        <w:t xml:space="preserve"> filter, to optimally recover </w:t>
      </w:r>
      <w:r w:rsidRPr="00087546">
        <w:rPr>
          <w:i/>
        </w:rPr>
        <w:t>x(t)</w:t>
      </w:r>
      <w:r>
        <w:t xml:space="preserve"> from noise. Variable </w:t>
      </w:r>
      <w:r w:rsidRPr="00B30CE4">
        <w:rPr>
          <w:i/>
        </w:rPr>
        <w:t>y(t)</w:t>
      </w:r>
      <w:r>
        <w:t xml:space="preserve"> thus corresponds to a smoothed and lagged version of </w:t>
      </w:r>
      <w:r w:rsidRPr="00B30CE4">
        <w:rPr>
          <w:i/>
        </w:rPr>
        <w:t>x(t)</w:t>
      </w:r>
      <w:r>
        <w:t>, with the lag arising from the filter</w:t>
      </w:r>
      <w:r>
        <w:rPr>
          <w:rStyle w:val="Appelnotedebasdep"/>
        </w:rPr>
        <w:footnoteReference w:id="3"/>
      </w:r>
      <w:r>
        <w:t xml:space="preserve">. The filter also introduces a slight non-linearity in the accumulation rate, but these properties will not be considered further in the context of the present work, given that they will not have any meaningful impact on predictions. However, it is important to recognize that a decrease in the quality of evidence will produce a reduction in the accumulation rate of both </w:t>
      </w:r>
      <w:r w:rsidRPr="00087546">
        <w:rPr>
          <w:i/>
        </w:rPr>
        <w:t>x(t)</w:t>
      </w:r>
      <w:r>
        <w:rPr>
          <w:i/>
        </w:rPr>
        <w:t xml:space="preserve"> </w:t>
      </w:r>
      <w:r>
        <w:t xml:space="preserve">and </w:t>
      </w:r>
      <w:r>
        <w:rPr>
          <w:i/>
        </w:rPr>
        <w:t>y</w:t>
      </w:r>
      <w:r w:rsidRPr="00087546">
        <w:rPr>
          <w:i/>
        </w:rPr>
        <w:t>(t)</w:t>
      </w:r>
      <w:r w:rsidRPr="00D71ABA">
        <w:t>.</w:t>
      </w:r>
      <w:r>
        <w:t xml:space="preserve"> If there is no bias </w:t>
      </w:r>
      <w:r>
        <w:lastRenderedPageBreak/>
        <w:t xml:space="preserve">towards a particular response category, </w:t>
      </w:r>
      <w:r w:rsidRPr="00B30CE4">
        <w:rPr>
          <w:i/>
        </w:rPr>
        <w:t>y(t)</w:t>
      </w:r>
      <w:r>
        <w:t xml:space="preserve"> starts at 0, with positive evidence favoring the </w:t>
      </w:r>
      <w:r w:rsidR="00CF01E6">
        <w:t>right-hand</w:t>
      </w:r>
      <w:r>
        <w:t xml:space="preserve"> response, and nega</w:t>
      </w:r>
      <w:r w:rsidR="006A47D3">
        <w:t>tive evidence favoring the left-</w:t>
      </w:r>
      <w:r>
        <w:t xml:space="preserve">hand response. </w:t>
      </w:r>
    </w:p>
    <w:p w14:paraId="32E88694" w14:textId="66DE6D19" w:rsidR="00D665A3" w:rsidRDefault="00D665A3" w:rsidP="003628F4">
      <w:r>
        <w:tab/>
      </w:r>
      <w:r w:rsidRPr="00110C1F">
        <w:t>This extended sequential sampling</w:t>
      </w:r>
      <w:r>
        <w:t xml:space="preserve"> model framework has been further refined to account for motor phenomena occurring at the muscular level, as revealed by surface electromyographic (EMG) recordings. </w:t>
      </w:r>
      <w:r w:rsidR="004B12DE">
        <w:t xml:space="preserve">Because EMG is relatively uncommon in experiment psychology compared </w:t>
      </w:r>
      <w:r w:rsidRPr="003B5420">
        <w:t>to EEG and MEG techniques, and considering our utilization of EMG in t</w:t>
      </w:r>
      <w:r>
        <w:t>he present work, it is important</w:t>
      </w:r>
      <w:r w:rsidRPr="003B5420">
        <w:t xml:space="preserve"> to provide a comprehensive overview of its</w:t>
      </w:r>
      <w:r>
        <w:t xml:space="preserve"> principles</w:t>
      </w:r>
      <w:r w:rsidRPr="003B5420">
        <w:t>.</w:t>
      </w:r>
      <w:r>
        <w:t xml:space="preserve"> EMG measures myoelectric activity produced by muscles in response to neural excitation, using two or more electrodes placed on the skin surface, above the targeted muscle(s). When the EMG baseline is zero, which is typically achieved by applying a high-pass filter to the signal (to remove slow drifts unrelated to muscular activity), muscle activation is reflected by a burst of positive and negative voltage </w:t>
      </w:r>
      <w:proofErr w:type="spellStart"/>
      <w:r>
        <w:t>deflexions</w:t>
      </w:r>
      <w:proofErr w:type="spellEnd"/>
      <w:r>
        <w:t xml:space="preserve">, operating on a shorter timescale than RT. To ensure that the EMG signal does not average to zero, researchers typically consider the (full-wave) rectified EMG signal, obtained by taking the absolute value of voltages across time points. The amplitude of a rectified EMG burst reflects global muscle activation, and is highly correlated to force production </w:t>
      </w:r>
      <w:r>
        <w:fldChar w:fldCharType="begin"/>
      </w:r>
      <w:r>
        <w:instrText xml:space="preserve"> ADDIN ZOTERO_ITEM CSL_CITATION {"citationID":"Z2cmN2Gj","properties":{"formattedCitation":"(for a review, see Vigotsky et al., 2018)","plainCitation":"(for a review, see Vigotsky et al., 2018)","noteIndex":0},"citationItems":[{"id":809,"uris":["http://zotero.org/users/5679506/items/5D9L7B6B"],"itemData":{"id":809,"type":"article-journal","abstract":"Surface electromyography (sEMG) is a popular research tool in sport and rehabilitation sciences. Common study designs include the comparison of sEMG amplitudes collected from different muscles as participants perform various exercises and techniques under different loads. Based on such comparisons, researchers attempt to draw conclusions concerning the neuro- and electrophysiological underpinning of force production and hypothesize about possible longitudinal adaptations, such as strength and hypertrophy. However, such conclusions are frequently unsubstantiated and unwarranted. Hence, the goal of this review is to discuss what can and cannot be inferred from comparative research designs as it pertains to both the acute and longitudinal outcomes. General methodological recommendations are made, gaps in the literature are identified, and lines for future research to help improve the applicability of sEMG are suggested.","container-title":"Frontiers in Physiology","DOI":"10.3389/fphys.2017.00985","ISSN":"1664-042X","journalAbbreviation":"Front. Physiol.","language":"English","note":"publisher: Frontiers","source":"Frontiers","title":"Interpreting Signal Amplitudes in Surface Electromyography Studies in Sport and Rehabilitation Sciences","URL":"https://www.frontiersin.org/articles/10.3389/fphys.2017.00985/full","volume":"8","author":[{"family":"Vigotsky","given":"Andrew D."},{"family":"Halperin","given":"Israel"},{"family":"Lehman","given":"Gregory J."},{"family":"Trajano","given":"Gabriel S."},{"family":"Vieira","given":"Taian M."}],"accessed":{"date-parts":[["2020",5,18]]},"issued":{"date-parts":[["2018"]]}},"label":"page","prefix":"for a review, see "}],"schema":"https://github.com/citation-style-language/schema/raw/master/csl-citation.json"} </w:instrText>
      </w:r>
      <w:r>
        <w:fldChar w:fldCharType="separate"/>
      </w:r>
      <w:r w:rsidRPr="007270E4">
        <w:t>(for a review, see Vigotsky et al., 2018)</w:t>
      </w:r>
      <w:r>
        <w:fldChar w:fldCharType="end"/>
      </w:r>
      <w:r>
        <w:rPr>
          <w:rStyle w:val="Appelnotedebasdep"/>
        </w:rPr>
        <w:footnoteReference w:id="4"/>
      </w:r>
      <w:r>
        <w:t xml:space="preserve">. On average, it takes the form of a ramping activity that peaks around the time of the response. When the quality of evidence decreases, the slope of this ramping activity also decreases on average, producing a slower mean motor time </w:t>
      </w:r>
      <w:r>
        <w:fldChar w:fldCharType="begin"/>
      </w:r>
      <w:r w:rsidR="00431A1B">
        <w:instrText xml:space="preserve"> ADDIN ZOTERO_ITEM CSL_CITATION {"citationID":"CNf4xM3A","properties":{"formattedCitation":"(defined as the mean latency between the onset of muscle activation and the response; Dendauw et al., 2024; Servant et al., 2021)","plainCitation":"(defined as the mean latency between the onset of muscle activation and the response; 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D."},{"family":"Haffen","given":"Emmanuel"},{"family":"Bennabi","given":"Djamila"},{"family":"Gajdos","given":"Thibault"},{"family":"Servant","given":"Mathieu"}],"issued":{"date-parts":[["2024",2,22]]}},"label":"page","prefix":"defined as the mean latency between the onset of muscle activation and the response; "},{"id":7775,"uris":["http://zotero.org/users/5679506/items/NT8MCRYU"],"itemData":{"id":7775,"type":"article-journal","abstract":"This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431A1B" w:rsidRPr="00431A1B">
        <w:t>(defined as the mean latency between the onset of muscle activation and the response; Dendauw et al., 2024; Servant et al., 2021)</w:t>
      </w:r>
      <w:r>
        <w:fldChar w:fldCharType="end"/>
      </w:r>
      <w:r>
        <w:t xml:space="preserve">. These properties are reminiscent of the theoretical evidence accumulation variable. </w:t>
      </w:r>
    </w:p>
    <w:p w14:paraId="1D7F99A9" w14:textId="2EC138BD" w:rsidR="00D665A3" w:rsidRDefault="00D665A3" w:rsidP="003628F4">
      <w:r>
        <w:lastRenderedPageBreak/>
        <w:tab/>
        <w:t xml:space="preserve">To account for these findings, Dendauw et al. (2024) hypothesized that the motor preparation variable </w:t>
      </w:r>
      <w:r w:rsidRPr="00681B74">
        <w:rPr>
          <w:i/>
        </w:rPr>
        <w:t xml:space="preserve">y(t) </w:t>
      </w:r>
      <w:r>
        <w:t xml:space="preserve">is gated prior to </w:t>
      </w:r>
      <w:r w:rsidR="00F10769">
        <w:t>activating</w:t>
      </w:r>
      <w:r>
        <w:t xml:space="preserve"> muscle fibers. The gate, presumably mediated by the basal ganglia system and spinal circuits, is modeled as a constant inhibition applied to </w:t>
      </w:r>
      <w:r w:rsidRPr="00681B74">
        <w:rPr>
          <w:i/>
        </w:rPr>
        <w:t>y(t)</w:t>
      </w:r>
      <w:r>
        <w:t xml:space="preserve">. Formally, inputs to left and right muscle fibers, </w:t>
      </w:r>
      <w:r w:rsidRPr="00F623BD">
        <w:t xml:space="preserve">variables </w:t>
      </w:r>
      <w:proofErr w:type="spellStart"/>
      <w:r w:rsidRPr="00F623BD">
        <w:rPr>
          <w:i/>
        </w:rPr>
        <w:t>z</w:t>
      </w:r>
      <w:r w:rsidRPr="00F623BD">
        <w:rPr>
          <w:i/>
          <w:vertAlign w:val="subscript"/>
        </w:rPr>
        <w:t>L</w:t>
      </w:r>
      <w:proofErr w:type="spellEnd"/>
      <w:r w:rsidRPr="00F623BD">
        <w:rPr>
          <w:i/>
        </w:rPr>
        <w:t>(t)</w:t>
      </w:r>
      <w:r w:rsidRPr="00F623BD">
        <w:t xml:space="preserve"> and </w:t>
      </w:r>
      <w:proofErr w:type="spellStart"/>
      <w:r w:rsidRPr="00F623BD">
        <w:rPr>
          <w:i/>
        </w:rPr>
        <w:t>z</w:t>
      </w:r>
      <w:r w:rsidRPr="00F623BD">
        <w:rPr>
          <w:i/>
          <w:vertAlign w:val="subscript"/>
        </w:rPr>
        <w:t>R</w:t>
      </w:r>
      <w:proofErr w:type="spellEnd"/>
      <w:r w:rsidRPr="00F623BD">
        <w:rPr>
          <w:i/>
        </w:rPr>
        <w:t>(t)</w:t>
      </w:r>
      <w:r w:rsidRPr="00F623BD">
        <w:t xml:space="preserve"> respectively</w:t>
      </w:r>
      <w:r>
        <w:t>, are defined as follows:</w:t>
      </w:r>
    </w:p>
    <w:p w14:paraId="43369D38" w14:textId="77777777" w:rsidR="00D665A3" w:rsidRPr="00333CD7" w:rsidRDefault="00000000" w:rsidP="003628F4">
      <w:pPr>
        <w:rPr>
          <w:rFonts w:eastAsiaTheme="minorEastAsia"/>
        </w:rPr>
      </w:pPr>
      <m:oMathPara>
        <m:oMath>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z</m:t>
                      </m:r>
                    </m:e>
                    <m:sub>
                      <m:r>
                        <w:rPr>
                          <w:rFonts w:ascii="Cambria Math" w:hAnsi="Cambria Math"/>
                        </w:rPr>
                        <m:t>L</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m:rPr>
                              <m:sty m:val="p"/>
                            </m:rPr>
                            <w:rPr>
                              <w:rFonts w:ascii="Cambria Math" w:hAnsi="Cambria Math"/>
                            </w:rPr>
                            <m:t>-</m:t>
                          </m:r>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,0</m:t>
                          </m:r>
                        </m:e>
                      </m:d>
                    </m:e>
                  </m:func>
                </m:e>
                <m:e>
                  <m:sSub>
                    <m:sSubPr>
                      <m:ctrlPr>
                        <w:rPr>
                          <w:rFonts w:ascii="Cambria Math" w:hAnsi="Cambria Math"/>
                        </w:rPr>
                      </m:ctrlPr>
                    </m:sSubPr>
                    <m:e>
                      <m:r>
                        <w:rPr>
                          <w:rFonts w:ascii="Cambria Math" w:hAnsi="Cambria Math"/>
                        </w:rPr>
                        <m:t>z</m:t>
                      </m:r>
                    </m:e>
                    <m:sub>
                      <m:r>
                        <w:rPr>
                          <w:rFonts w:ascii="Cambria Math" w:hAnsi="Cambria Math"/>
                        </w:rPr>
                        <m:t>R</m:t>
                      </m:r>
                    </m:sub>
                  </m:sSub>
                  <m:d>
                    <m:dPr>
                      <m:ctrlPr>
                        <w:rPr>
                          <w:rFonts w:ascii="Cambria Math" w:hAnsi="Cambria Math"/>
                        </w:rPr>
                      </m:ctrlPr>
                    </m:dPr>
                    <m:e>
                      <m:r>
                        <w:rPr>
                          <w:rFonts w:ascii="Cambria Math" w:hAnsi="Cambria Math"/>
                        </w:rPr>
                        <m:t>t</m:t>
                      </m:r>
                    </m:e>
                  </m:d>
                  <m:r>
                    <m:rPr>
                      <m:sty m:val="p"/>
                    </m:rPr>
                    <w:rPr>
                      <w:rFonts w:ascii="Cambria Math" w:hAnsi="Cambria Math"/>
                    </w:rPr>
                    <m:t>=</m:t>
                  </m:r>
                  <m:func>
                    <m:funcPr>
                      <m:ctrlPr>
                        <w:rPr>
                          <w:rFonts w:ascii="Cambria Math" w:hAnsi="Cambria Math"/>
                        </w:rPr>
                      </m:ctrlPr>
                    </m:funcPr>
                    <m:fName>
                      <m:r>
                        <m:rPr>
                          <m:sty m:val="p"/>
                        </m:rPr>
                        <w:rPr>
                          <w:rFonts w:ascii="Cambria Math" w:hAnsi="Cambria Math"/>
                        </w:rPr>
                        <m:t>max</m:t>
                      </m:r>
                    </m:fName>
                    <m:e>
                      <m:d>
                        <m:dPr>
                          <m:ctrlPr>
                            <w:rPr>
                              <w:rFonts w:ascii="Cambria Math" w:hAnsi="Cambria Math"/>
                            </w:rPr>
                          </m:ctrlPr>
                        </m:dPr>
                        <m:e>
                          <m:r>
                            <w:rPr>
                              <w:rFonts w:ascii="Cambria Math" w:hAnsi="Cambria Math"/>
                            </w:rPr>
                            <m:t>y</m:t>
                          </m:r>
                          <m:d>
                            <m:dPr>
                              <m:ctrlPr>
                                <w:rPr>
                                  <w:rFonts w:ascii="Cambria Math" w:hAnsi="Cambria Math"/>
                                </w:rPr>
                              </m:ctrlPr>
                            </m:dPr>
                            <m:e>
                              <m:r>
                                <w:rPr>
                                  <w:rFonts w:ascii="Cambria Math" w:hAnsi="Cambria Math"/>
                                </w:rPr>
                                <m:t>t</m:t>
                              </m:r>
                            </m:e>
                          </m:d>
                          <m:r>
                            <m:rPr>
                              <m:sty m:val="p"/>
                            </m:rPr>
                            <w:rPr>
                              <w:rFonts w:ascii="Cambria Math" w:hAnsi="Cambria Math"/>
                            </w:rPr>
                            <m:t>-</m:t>
                          </m:r>
                          <m:r>
                            <w:rPr>
                              <w:rFonts w:ascii="Cambria Math" w:hAnsi="Cambria Math"/>
                            </w:rPr>
                            <m:t>g</m:t>
                          </m:r>
                          <m:r>
                            <m:rPr>
                              <m:sty m:val="p"/>
                            </m:rPr>
                            <w:rPr>
                              <w:rFonts w:ascii="Cambria Math" w:hAnsi="Cambria Math"/>
                            </w:rPr>
                            <m:t>,0</m:t>
                          </m:r>
                        </m:e>
                      </m:d>
                    </m:e>
                  </m:func>
                  <m:r>
                    <m:rPr>
                      <m:sty m:val="p"/>
                    </m:rPr>
                    <w:rPr>
                      <w:rFonts w:ascii="Cambria Math" w:hAnsi="Cambria Math"/>
                    </w:rPr>
                    <m:t>,</m:t>
                  </m:r>
                </m:e>
              </m:eqArr>
            </m:e>
          </m:d>
        </m:oMath>
      </m:oMathPara>
    </w:p>
    <w:p w14:paraId="213A495C" w14:textId="77777777" w:rsidR="00D665A3" w:rsidRDefault="00D665A3" w:rsidP="003628F4">
      <w:r>
        <w:t xml:space="preserve">where parameter </w:t>
      </w:r>
      <w:r w:rsidRPr="00983E9E">
        <w:rPr>
          <w:i/>
        </w:rPr>
        <w:t>g</w:t>
      </w:r>
      <w:r>
        <w:t xml:space="preserve"> corresponds to gating inhibition. Thus, the motor preparation variable </w:t>
      </w:r>
      <w:r w:rsidRPr="00681B74">
        <w:rPr>
          <w:i/>
        </w:rPr>
        <w:t>y(t)</w:t>
      </w:r>
      <w:r>
        <w:rPr>
          <w:i/>
        </w:rPr>
        <w:t xml:space="preserve"> </w:t>
      </w:r>
      <w:r w:rsidRPr="00681B74">
        <w:t>is transmitted</w:t>
      </w:r>
      <w:r>
        <w:rPr>
          <w:i/>
        </w:rPr>
        <w:t xml:space="preserve"> </w:t>
      </w:r>
      <w:r>
        <w:t>to muscle fibers if and only if it exceeds a particular level of activation</w:t>
      </w:r>
      <w:r>
        <w:rPr>
          <w:i/>
        </w:rPr>
        <w:t xml:space="preserve">, </w:t>
      </w:r>
      <w:r w:rsidRPr="00983E9E">
        <w:t>determined by parameter</w:t>
      </w:r>
      <w:r>
        <w:rPr>
          <w:i/>
        </w:rPr>
        <w:t xml:space="preserve"> g</w:t>
      </w:r>
      <w:r>
        <w:t xml:space="preserve">.  This gating mechanism saves muscular effort by preventing low levels of motor preparation from activating muscle fibers, and protects the system against unwanted motor impulses. </w:t>
      </w:r>
    </w:p>
    <w:p w14:paraId="541D03FF" w14:textId="77777777" w:rsidR="00D665A3" w:rsidRDefault="00D665A3" w:rsidP="003628F4">
      <w:r>
        <w:tab/>
        <w:t xml:space="preserve">The electrical activation of muscle fibers, measured by EMG, starts when </w:t>
      </w:r>
      <w:proofErr w:type="spellStart"/>
      <w:r w:rsidRPr="00F623BD">
        <w:rPr>
          <w:i/>
        </w:rPr>
        <w:t>z</w:t>
      </w:r>
      <w:r w:rsidRPr="00F623BD">
        <w:rPr>
          <w:i/>
          <w:vertAlign w:val="subscript"/>
        </w:rPr>
        <w:t>L</w:t>
      </w:r>
      <w:proofErr w:type="spellEnd"/>
      <w:r w:rsidRPr="00F623BD">
        <w:rPr>
          <w:i/>
        </w:rPr>
        <w:t>(t)</w:t>
      </w:r>
      <w:r>
        <w:t xml:space="preserve"> or </w:t>
      </w:r>
      <w:proofErr w:type="spellStart"/>
      <w:r w:rsidRPr="00F623BD">
        <w:rPr>
          <w:i/>
        </w:rPr>
        <w:t>z</w:t>
      </w:r>
      <w:r w:rsidRPr="00F623BD">
        <w:rPr>
          <w:i/>
          <w:vertAlign w:val="subscript"/>
        </w:rPr>
        <w:t>R</w:t>
      </w:r>
      <w:proofErr w:type="spellEnd"/>
      <w:r w:rsidRPr="00F623BD">
        <w:rPr>
          <w:i/>
        </w:rPr>
        <w:t>(t)</w:t>
      </w:r>
      <w:r>
        <w:t xml:space="preserve"> &gt; 0. A response (button press) is produced when muscle activation reaches a threshold level (parameter </w:t>
      </w:r>
      <w:proofErr w:type="spellStart"/>
      <w:r w:rsidRPr="00824A48">
        <w:rPr>
          <w:i/>
        </w:rPr>
        <w:t>θ</w:t>
      </w:r>
      <w:r w:rsidRPr="00824A48">
        <w:rPr>
          <w:i/>
          <w:vertAlign w:val="subscript"/>
        </w:rPr>
        <w:t>r</w:t>
      </w:r>
      <w:r>
        <w:rPr>
          <w:i/>
          <w:vertAlign w:val="subscript"/>
        </w:rPr>
        <w:t>esp</w:t>
      </w:r>
      <w:proofErr w:type="spellEnd"/>
      <w:r>
        <w:t xml:space="preserve">, referred to as response threshold), primarily determined by the force required to respond and muscle properties. A left response is produced if </w:t>
      </w:r>
      <w:proofErr w:type="spellStart"/>
      <w:r w:rsidRPr="00F623BD">
        <w:rPr>
          <w:i/>
        </w:rPr>
        <w:t>z</w:t>
      </w:r>
      <w:r w:rsidRPr="00F623BD">
        <w:rPr>
          <w:i/>
          <w:vertAlign w:val="subscript"/>
        </w:rPr>
        <w:t>L</w:t>
      </w:r>
      <w:proofErr w:type="spellEnd"/>
      <w:r w:rsidRPr="00F623BD">
        <w:rPr>
          <w:i/>
        </w:rPr>
        <w:t>(t)</w:t>
      </w:r>
      <w:r>
        <w:t xml:space="preserve"> first reaches the response threshold, while a right response is produced if </w:t>
      </w:r>
      <w:proofErr w:type="spellStart"/>
      <w:r w:rsidRPr="00F623BD">
        <w:rPr>
          <w:i/>
        </w:rPr>
        <w:t>z</w:t>
      </w:r>
      <w:r>
        <w:rPr>
          <w:i/>
          <w:vertAlign w:val="subscript"/>
        </w:rPr>
        <w:t>R</w:t>
      </w:r>
      <w:proofErr w:type="spellEnd"/>
      <w:r w:rsidRPr="00F623BD">
        <w:rPr>
          <w:i/>
        </w:rPr>
        <w:t>(t)</w:t>
      </w:r>
      <w:r>
        <w:t xml:space="preserve"> first reaches the response threshold. Because the rectified EMG signal covaries with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eastAsiaTheme="minorEastAsia"/>
        </w:rPr>
        <w:t xml:space="preserve"> and </w:t>
      </w:r>
      <m:oMath>
        <m:sSub>
          <m:sSubPr>
            <m:ctrlPr>
              <w:rPr>
                <w:rFonts w:ascii="Cambria Math" w:hAnsi="Cambria Math"/>
                <w:i/>
              </w:rPr>
            </m:ctrlPr>
          </m:sSubPr>
          <m:e>
            <m:r>
              <w:rPr>
                <w:rFonts w:ascii="Cambria Math" w:hAnsi="Cambria Math"/>
              </w:rPr>
              <m:t>z</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eastAsiaTheme="minorEastAsia"/>
        </w:rPr>
        <w:t xml:space="preserve">, the model provides a straightforward explanation of empirical EMG findings. When the quality of evidence decreases, the accumulation rate of the motor preparation variable </w:t>
      </w:r>
      <w:r>
        <w:t xml:space="preserve">decreases, which produces a decrease in the muscle activation slope on average. This architecture has been termed </w:t>
      </w:r>
      <w:r w:rsidRPr="00A550A9">
        <w:rPr>
          <w:i/>
        </w:rPr>
        <w:t>gated cascade diffusion model</w:t>
      </w:r>
      <w:r>
        <w:t xml:space="preserve"> (GCD) to emphasize the main processing components (diffusion decision variable, continuous flow, and gate). A simplified schematic of the model is provided in Figure 1A. The schematic illustrates the expected mean of motor preparation </w:t>
      </w:r>
      <w:r>
        <w:lastRenderedPageBreak/>
        <w:t xml:space="preserve">and muscle activation trajectories for two conditions, involving a high and low quality of evidence respectively. </w:t>
      </w:r>
    </w:p>
    <w:p w14:paraId="782F229A" w14:textId="1D6FB324" w:rsidR="00D665A3" w:rsidRDefault="00D665A3" w:rsidP="003628F4">
      <w:r>
        <w:tab/>
        <w:t xml:space="preserve">Besides mean activation dynamics, GCD predicts a particular muscle phenomenon at the single-trial level. Noisy fluctuations of the motor preparation variable </w:t>
      </w:r>
      <w:r>
        <w:rPr>
          <w:i/>
        </w:rPr>
        <w:t>y(t)</w:t>
      </w:r>
      <w:r>
        <w:t xml:space="preserve"> can sometimes produce </w:t>
      </w:r>
      <w:r w:rsidRPr="00765B18">
        <w:rPr>
          <w:i/>
        </w:rPr>
        <w:t xml:space="preserve">partial </w:t>
      </w:r>
      <w:r>
        <w:t>muscle activations</w:t>
      </w:r>
      <w:r w:rsidR="00A13AA3">
        <w:t xml:space="preserve"> that do not lead to a response</w:t>
      </w:r>
      <w:r>
        <w:t xml:space="preserve">. This phenomenon occurs when </w:t>
      </w:r>
      <m:oMath>
        <m:sSub>
          <m:sSubPr>
            <m:ctrlPr>
              <w:rPr>
                <w:rFonts w:ascii="Cambria Math" w:hAnsi="Cambria Math"/>
                <w:i/>
              </w:rPr>
            </m:ctrlPr>
          </m:sSubPr>
          <m:e>
            <m:r>
              <w:rPr>
                <w:rFonts w:ascii="Cambria Math" w:hAnsi="Cambria Math"/>
              </w:rPr>
              <m:t>z</m:t>
            </m:r>
          </m:e>
          <m:sub>
            <m:r>
              <w:rPr>
                <w:rFonts w:ascii="Cambria Math" w:hAnsi="Cambria Math"/>
              </w:rPr>
              <m:t>L</m:t>
            </m:r>
          </m:sub>
        </m:sSub>
        <m:d>
          <m:dPr>
            <m:ctrlPr>
              <w:rPr>
                <w:rFonts w:ascii="Cambria Math" w:hAnsi="Cambria Math"/>
                <w:i/>
              </w:rPr>
            </m:ctrlPr>
          </m:dPr>
          <m:e>
            <m:r>
              <w:rPr>
                <w:rFonts w:ascii="Cambria Math" w:hAnsi="Cambria Math"/>
              </w:rPr>
              <m:t>t</m:t>
            </m:r>
          </m:e>
        </m:d>
      </m:oMath>
      <w:r>
        <w:rPr>
          <w:rFonts w:eastAsiaTheme="minorEastAsia"/>
        </w:rPr>
        <w:t xml:space="preserve"> or </w:t>
      </w:r>
      <m:oMath>
        <m:sSub>
          <m:sSubPr>
            <m:ctrlPr>
              <w:rPr>
                <w:rFonts w:ascii="Cambria Math" w:hAnsi="Cambria Math"/>
                <w:i/>
              </w:rPr>
            </m:ctrlPr>
          </m:sSubPr>
          <m:e>
            <m:r>
              <w:rPr>
                <w:rFonts w:ascii="Cambria Math" w:hAnsi="Cambria Math"/>
              </w:rPr>
              <m:t>z</m:t>
            </m:r>
          </m:e>
          <m:sub>
            <m:r>
              <w:rPr>
                <w:rFonts w:ascii="Cambria Math" w:hAnsi="Cambria Math"/>
              </w:rPr>
              <m:t>R</m:t>
            </m:r>
          </m:sub>
        </m:sSub>
        <m:d>
          <m:dPr>
            <m:ctrlPr>
              <w:rPr>
                <w:rFonts w:ascii="Cambria Math" w:hAnsi="Cambria Math"/>
                <w:i/>
              </w:rPr>
            </m:ctrlPr>
          </m:dPr>
          <m:e>
            <m:r>
              <w:rPr>
                <w:rFonts w:ascii="Cambria Math" w:hAnsi="Cambria Math"/>
              </w:rPr>
              <m:t>t</m:t>
            </m:r>
          </m:e>
        </m:d>
      </m:oMath>
      <w:r>
        <w:rPr>
          <w:rFonts w:eastAsiaTheme="minorEastAsia"/>
        </w:rPr>
        <w:t xml:space="preserve"> &gt; 0 for a short period without reaching the response threshold </w:t>
      </w:r>
      <w:proofErr w:type="spellStart"/>
      <w:r w:rsidRPr="00824A48">
        <w:rPr>
          <w:i/>
        </w:rPr>
        <w:t>θ</w:t>
      </w:r>
      <w:r w:rsidRPr="00824A48">
        <w:rPr>
          <w:i/>
          <w:vertAlign w:val="subscript"/>
        </w:rPr>
        <w:t>r</w:t>
      </w:r>
      <w:r>
        <w:rPr>
          <w:i/>
          <w:vertAlign w:val="subscript"/>
        </w:rPr>
        <w:t>esp</w:t>
      </w:r>
      <w:proofErr w:type="spellEnd"/>
      <w:r w:rsidR="00DA3043">
        <w:t>. The predicted rate of partial muscle activation</w:t>
      </w:r>
      <w:r w:rsidR="00FF0A55">
        <w:t xml:space="preserve"> in the EMG channel </w:t>
      </w:r>
      <w:r w:rsidR="00B6369A">
        <w:t>associated with</w:t>
      </w:r>
      <w:r w:rsidR="00FF0A55">
        <w:t xml:space="preserve"> the response</w:t>
      </w:r>
      <w:r>
        <w:t xml:space="preserve"> increases as the quality of evidence decreases, due to the underlying decrease in the signal-to-noise ratio of the motor preparation variable </w:t>
      </w:r>
      <w:r>
        <w:rPr>
          <w:i/>
        </w:rPr>
        <w:t>y(t)</w:t>
      </w:r>
      <w:r>
        <w:t xml:space="preserve">. This prediction has been empirically validated </w:t>
      </w:r>
      <w:r>
        <w:fldChar w:fldCharType="begin"/>
      </w:r>
      <w:r w:rsidR="003B16FA">
        <w:instrText xml:space="preserve"> ADDIN ZOTERO_ITEM CSL_CITATION {"citationID":"UTvWsPlA","properties":{"formattedCitation":"(Dendauw et al., 2024; Servant et al., 2021)","plainCitation":"(Dendauw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3B16FA" w:rsidRPr="003B16FA">
        <w:t>(Dendauw et al., 2024; Servant et al., 2021)</w:t>
      </w:r>
      <w:r>
        <w:fldChar w:fldCharType="end"/>
      </w:r>
      <w:r>
        <w:t xml:space="preserve">. </w:t>
      </w:r>
      <w:r w:rsidR="00720401">
        <w:t xml:space="preserve">Empirical illustrations of partial muscle activations are provided in Appendix A. </w:t>
      </w:r>
    </w:p>
    <w:p w14:paraId="47310008" w14:textId="47C41E18" w:rsidR="00C506D2" w:rsidRPr="004A0ACD" w:rsidRDefault="006F381E" w:rsidP="00CF01E6">
      <w:pPr>
        <w:pStyle w:val="Titre2"/>
      </w:pPr>
      <w:r w:rsidRPr="004A0ACD">
        <w:t>Delayed decision reports</w:t>
      </w:r>
    </w:p>
    <w:p w14:paraId="3DDAFCC9" w14:textId="26CB9487" w:rsidR="00027D43" w:rsidRDefault="00396561" w:rsidP="004A0ACD">
      <w:r>
        <w:tab/>
        <w:t>Delayed decision reports have been studied in both monkeys and humans using response signal (RS) decision tasks. RS tasks are similar to FR tasks, except that subjects are instructed to respond when a RS, controlled by the experimenter, appears on the screen. Consequently, the RT is defined as the latency between RS onset and the response. The main parameters of RS tasks</w:t>
      </w:r>
      <w:r w:rsidR="00E642B9">
        <w:t xml:space="preserve"> are (1) stimulus presentation d</w:t>
      </w:r>
      <w:r>
        <w:t xml:space="preserve">uration, (2) RS latency relative to stimulus onset, (3) presence of a delay between stimulus offset and RS onset, and (4) knowledge of the stimulus-response </w:t>
      </w:r>
      <w:r w:rsidR="002F5917">
        <w:t xml:space="preserve">mapping </w:t>
      </w:r>
      <w:r w:rsidR="000E2886">
        <w:t>during</w:t>
      </w:r>
      <w:r w:rsidR="00E642B9">
        <w:t xml:space="preserve"> </w:t>
      </w:r>
      <w:r w:rsidR="00672F3D">
        <w:t xml:space="preserve">stimulus presentation. </w:t>
      </w:r>
      <w:r w:rsidR="00E642B9">
        <w:t xml:space="preserve">Because our </w:t>
      </w:r>
      <w:r w:rsidR="00BC2ECC">
        <w:t>interest is in delayed decision reports</w:t>
      </w:r>
      <w:r w:rsidR="00047EC1">
        <w:t>, we shall</w:t>
      </w:r>
      <w:r w:rsidR="00E642B9">
        <w:t xml:space="preserve"> focus on studies that used a relatively long RS latency relative to stimulus onset. </w:t>
      </w:r>
    </w:p>
    <w:p w14:paraId="1520889C" w14:textId="22E76CE7" w:rsidR="00C4073A" w:rsidRDefault="00E642B9" w:rsidP="004A0ACD">
      <w:r>
        <w:tab/>
        <w:t>When the sti</w:t>
      </w:r>
      <w:r w:rsidR="00672F3D">
        <w:t>mulus-response mapping is known</w:t>
      </w:r>
      <w:r w:rsidR="00F55CD1">
        <w:t xml:space="preserve"> during</w:t>
      </w:r>
      <w:r w:rsidR="00672F3D">
        <w:t xml:space="preserve"> stimulus presentation</w:t>
      </w:r>
      <w:r>
        <w:t xml:space="preserve">, single-unit recordings in behaving monkeys as well as EEG and MEG studies in humans </w:t>
      </w:r>
      <w:r w:rsidR="00AC2DCA">
        <w:t>s</w:t>
      </w:r>
      <w:r w:rsidR="00820FB1">
        <w:t>how</w:t>
      </w:r>
      <w:r w:rsidR="00AC2DCA">
        <w:t xml:space="preserve"> a propagation of the evidence accumulation variable in the motor structures that prepare the </w:t>
      </w:r>
      <w:r w:rsidR="00AC2DCA">
        <w:lastRenderedPageBreak/>
        <w:t>response, simila</w:t>
      </w:r>
      <w:r w:rsidR="00C71B5E">
        <w:t>r to FR</w:t>
      </w:r>
      <w:r w:rsidR="00AC2DCA">
        <w:t xml:space="preserve"> tasks. Importantly, </w:t>
      </w:r>
      <w:r w:rsidR="00C24976">
        <w:t xml:space="preserve">ramping </w:t>
      </w:r>
      <w:r w:rsidR="00AC2DCA">
        <w:t xml:space="preserve">effector-selective motor preparation </w:t>
      </w:r>
      <w:r w:rsidR="00C24976">
        <w:t>signals</w:t>
      </w:r>
      <w:r w:rsidR="00AC2DCA">
        <w:t xml:space="preserve"> appear to </w:t>
      </w:r>
      <w:r w:rsidR="00C24976">
        <w:t xml:space="preserve">plateau </w:t>
      </w:r>
      <w:r w:rsidR="00AC2DCA">
        <w:t>during the delay perio</w:t>
      </w:r>
      <w:r w:rsidR="009211E3">
        <w:t>d before the RS</w:t>
      </w:r>
      <w:r w:rsidR="00C4073A">
        <w:t xml:space="preserve"> </w:t>
      </w:r>
      <w:r w:rsidR="00C4073A">
        <w:fldChar w:fldCharType="begin"/>
      </w:r>
      <w:r w:rsidR="008E5DFB">
        <w:instrText xml:space="preserve"> ADDIN ZOTERO_ITEM CSL_CITATION {"citationID":"udIoAYER","properties":{"formattedCitation":"(de Lafuente et al., 2015; de Lange et al., 2013; Donner et al., 2009; Horwitz &amp; Newsome, 1999; Kiani et al., 2008; Rao et al., 2012; Rogge et al., 2022; Roitman &amp; Shadlen, 2002; Shadlen &amp; Newsome, 2001; Twomey et al., 2016)","plainCitation":"(de Lafuente et al., 2015; de Lange et al., 2013; Donner et al., 2009; Horwitz &amp; Newsome, 1999; Kiani et al., 2008; Rao et al., 2012; Rogge et al., 2022; Roitman &amp; Shadlen, 2002; Shadlen &amp; Newsome, 2001; Twomey et al., 2016)","noteIndex":0},"citationItems":[{"id":8741,"uris":["http://zotero.org/users/5679506/items/R25Q6M75"],"itemData":{"id":8741,"type":"article-journal","abstract":"Decisions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N."}],"issued":{"date-parts":[["2015",3,11]]}}},{"id":7050,"uris":["http://zotero.org/groups/4686760/items/NTMB4BUD"],"itemData":{"id":7050,"type":"article-journal","abstract":"When perceptual decisions are coupled to a specific effector, preparatory motor cortical activity may provide a window into the dynamics of the perceptual choice. Specifically, previous studies have observed a buildup of choice-selective activity in motor regions over time reflecting the integrated sensory evidence provided by visual cortex. Here we ask how this choice-selective motor activity is modified by prior expectation during a visual motion discrimination task. Computational models of decision making formalize decisions as the accumulation of evidence from a starting point to a decision bound. Within this framework, expectation could change the starting point, rate of accumulation, or the decision bound. Using magneto-encephalography in human observers, we specifically tested for changes in the starting point in choice-selective oscillatory activity over motor cortex. Inducing prior expectation about motion direction biased subjects' perceptual judgments as well as the choice-selective motor activity in the 8-30 Hz frequency range before stimulus onset; the individual strength of these behavioral and neural biases were correlated across subjects. In the absence of explicit expectation cues, spontaneous biases in choice-selective activity were evident over motor cortex. These also predicted eventual perceptual choice and were, at least in part, induced by the choice on the previous trial. We conclude that both endogenous and explicitly induced perceptual expectations bias the starting point of decision-related activity, before the accumulation of sensory evidence.","container-title":"The Journal of Neuroscience: The Official Journal of the Society for Neuroscience","DOI":"10.1523/JNEUROSCI.1094-12.2013","ISSN":"1529-2401","issue":"4","journalAbbreviation":"J Neurosci","language":"eng","note":"PMID: 23345216\nPMCID: PMC6618755","page":"1400-1410","source":"PubMed","title":"Prestimulus oscillatory activity over motor cortex reflects perceptual expectations","volume":"33","author":[{"family":"Lange","given":"Floris P.","non-dropping-particle":"de"},{"family":"Rahnev","given":"Dobromir A."},{"family":"Donner","given":"Tobias H."},{"family":"Lau","given":"Hakwan"}],"issued":{"date-parts":[["2013",1,23]]}}},{"id":758,"uris":["http://zotero.org/users/5679506/items/XEYSZYPA"],"itemData":{"id":758,"type":"article-journal","abstract":"Simple perceptual decisions are ideally suited for studying the sensorimotor transformations underlying flexible behavior. During perceptual detection, a noisy sensory signal is converted into a behavioral report of the presence or absence of a perceptual experience.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 CB","DOI":"10.1016/j.cub.2009.07.066","ISSN":"1879-0445","issue":"18","journalAbbreviation":"Curr. Biol.","language":"eng","note":"PMID: 19747828","page":"1581-1585","source":"PubMed","title":"Buildup of choice-predictive activity in human motor cortex during perceptual decision making","volume":"19","author":[{"family":"Donner","given":"Tobias H."},{"family":"Siegel","given":"Markus"},{"family":"Fries","given":"Pascal"},{"family":"Engel","given":"Andreas K."}],"issued":{"date-parts":[["2009",9,29]]}}},{"id":8730,"uris":["http://zotero.org/users/5679506/items/33SYL6EX"],"itemData":{"id":8730,"type":"article-journal","abstract":"At any given instant, multiple potential targets for saccades are present in the visual world, implying that a \"selection process\" within the brain determines the target of the next eye movement. Some superior colliculus (SC) neurons begin discharging seconds before saccade initiation, suggesting involvement in target selection or, alternatively, in postselectional saccade preparation. SC neurons were recorded in monkeys who selected saccade targets on the basis of motion direction in a visual display. Some neurons carried a direction-selective visual signal, consistent with a role in target selection in this task, whereas other SC neurons appeared to be more involved in postselection specification of saccade parameters.","container-title":"Science (New York, N.Y.)","DOI":"10.1126/science.284.5417.1158","ISSN":"0036-8075","issue":"5417","journalAbbreviation":"Science","language":"eng","note":"PMID: 10325224","page":"1158-1161","source":"PubMed","title":"Separate signals for target selection and movement specification in the superior colliculus","volume":"284","author":[{"family":"Horwitz","given":"G. D."},{"family":"Newsome","given":"W. T."}],"issued":{"date-parts":[["1999",5,14]]}}},{"id":8725,"uris":["http://zotero.org/users/5679506/items/IRDHSPHC"],"itemData":{"id":8725,"type":"article-journal","abstract":"Decisions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output.","container-title":"NeuroImage","DOI":"10.1016/j.neuroimage.2022.119667","ISSN":"1095-9572","journalAbbreviation":"Neuroimage","language":"eng","note":"PMID: 36202156","page":"119667","source":"PubMed","title":"Motor cortical signals reflecting decision making and action preparation","volume":"263","author":[{"family":"Rogge","given":"Julia"},{"family":"Jocham","given":"Gerhard"},{"family":"Ullsperger","given":"Markus"}],"issued":{"date-parts":[["2022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w:instrText>
      </w:r>
      <w:r w:rsidR="008E5DFB" w:rsidRPr="008E5DFB">
        <w:rPr>
          <w:lang w:val="fr-FR"/>
        </w:rPr>
        <w:instrText xml:space="preserve">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C4073A">
        <w:fldChar w:fldCharType="separate"/>
      </w:r>
      <w:r w:rsidR="008E5DFB" w:rsidRPr="008E5DFB">
        <w:rPr>
          <w:lang w:val="fr-FR"/>
        </w:rPr>
        <w:t>(de Lafuente et al., 2015; de Lange et al., 2013; Donner et al., 2009; Horwitz &amp; Newsome, 1999; Kiani et al., 2008; Rao et al., 2012; Rogge et al., 2022; Roitman &amp; Shadlen, 2002; Shadlen &amp; Newsome, 2001; Twomey et al., 2016)</w:t>
      </w:r>
      <w:r w:rsidR="00C4073A">
        <w:fldChar w:fldCharType="end"/>
      </w:r>
      <w:r w:rsidR="009211E3" w:rsidRPr="00B7744D">
        <w:rPr>
          <w:lang w:val="fr-FR"/>
        </w:rPr>
        <w:t xml:space="preserve">. </w:t>
      </w:r>
      <w:r w:rsidR="00C4073A" w:rsidRPr="00FA65C5">
        <w:t>These</w:t>
      </w:r>
      <w:r w:rsidR="00C4073A">
        <w:t xml:space="preserve"> findings suggest that a representation of the </w:t>
      </w:r>
      <w:r w:rsidR="00365922">
        <w:t xml:space="preserve">selected </w:t>
      </w:r>
      <w:r w:rsidR="00C4073A">
        <w:t xml:space="preserve">response is maintained at the motor preparation level, in the form of </w:t>
      </w:r>
      <w:r w:rsidR="003469F6">
        <w:t>sustained</w:t>
      </w:r>
      <w:r w:rsidR="00C4073A">
        <w:t xml:space="preserve"> activity that corresponds to the level of cumulative evidence. More generally, they suggest that evidence accumulation and </w:t>
      </w:r>
      <w:r w:rsidR="005607E4">
        <w:t xml:space="preserve">working </w:t>
      </w:r>
      <w:r w:rsidR="00C4073A">
        <w:t xml:space="preserve">memory can be underpinned by similar cortical mechanisms </w:t>
      </w:r>
      <w:r w:rsidR="00C4073A">
        <w:fldChar w:fldCharType="begin"/>
      </w:r>
      <w:r w:rsidR="007B736C">
        <w:instrText xml:space="preserve"> ADDIN ZOTERO_ITEM CSL_CITATION {"citationID":"oZHTmSnC","properties":{"formattedCitation":"(Harvey et al., 2012; Wang, 2008; Wong &amp; Wang, 2006)","plainCitation":"(Harvey et al., 2012; Wang, 2008; Wong &amp; Wang, 2006)","noteIndex":0},"citationItems":[{"id":11777,"uris":["http://zotero.org/users/5679506/items/NJNGIP86"],"itemData":{"id":11777,"type":"article-journal","abstract":"The posterior parietal cortex (PPC) has an important role in many cognitive behaviours; however, the neural circuit dynamics underlying PPC function are not well understood. Here we optically imaged the spatial and temporal activity patterns of neuronal populations in mice performing a PPC-dependent task that combined a perceptual decision and memory-guided navigation in a virtual environment. Individual neurons had transient activation staggered relative to one another in time, forming a sequence of neuronal activation spanning the entire length of a task trial. Distinct sequences of neurons were triggered on trials with opposite behavioural choices and defined divergent, choice-specific trajectories through a state space of neuronal population activity. Cells participating in the different sequences and at distinct time points in the task were anatomically intermixed over microcircuit length scales (&lt;100 micrometres). During working memory decision tasks, the PPC may therefore perform computations through sequence-based circuit dynamics, rather than long-lived stable states, implemented using anatomically intermingled microcircuits.","container-title":"Nature","DOI":"10.1038/nature10918","ISSN":"1476-4687","issue":"7392","journalAbbreviation":"Nature","language":"eng","note":"PMID: 22419153\nPMCID: PMC3321074","page":"62-68","source":"PubMed","title":"Choice-specific sequences in parietal cortex during a virtual-navigation decision task","volume":"484","author":[{"family":"Harvey","given":"Christopher D."},{"family":"Coen","given":"Philip"},{"family":"Tank","given":"David W."}],"issued":{"date-parts":[["2012",3,14]]}}},{"id":8496,"uris":["http://zotero.org/users/5679506/items/KFHH3AKL"],"itemData":{"id":8496,"type":"article-journal","abstract":"Decision making has recently emerged as a central theme in neurophysiological studies of cognition, and experimental and computational work has led to the proposal of a cortical circuit mechanism of elemental decision computations. This mechanism depends on slow recurrent synaptic excitation balanced by fast feedback inhibition, which not only instantiates attractor states for forming categorical choices but also long transients for gradually accumulating evidence in favor of or against alternative options. Such a circuit endowed with reward-dependent synaptic plasticity is able to produce adaptive choice behavior. While decision threshold is a core concept for reaction time tasks, it can be dissociated from a general decision rule. Moreover, perceptual decisions and value-based economic choices are described within a unified framework in which probabilistic choices result from irregular neuronal activity as well as iterative interactions of a decision maker with an uncertain environment or other unpredictable decision makers in a social group.","container-title":"Neuron","DOI":"10.1016/j.neuron.2008.09.034","ISSN":"1097-4199","issue":"2","journalAbbreviation":"Neuron","language":"eng","note":"PMID: 18957215\nPMCID: PMC2710297","page":"215-234","source":"PubMed","title":"Decision making in recurrent neuronal circuits","volume":"60","author":[{"family":"Wang","given":"Xiao-Jing"}],"issued":{"date-parts":[["2008",10,23]]}}},{"id":11780,"uris":["http://zotero.org/users/5679506/items/VMCNE6M5"],"itemData":{"id":11780,"type":"article-journal","abstract":"Recent physiological studies using behaving monkeys revealed that, in a two-alternative forced-choice visual motion discrimination task, reaction time was correlated with ramping of spike activity of lateral intraparietal cortical neurons. The ramping activity appears to reflect temporal accumulation, on a timescale of hundreds of milliseconds, of sensory evidence before a decision is reached. To elucidate the cellular and circuit basis of such integration times, we developed and investigated a simplified two-variable version of a biophysically realistic cortical network model of decision making. In this model, slow time integration can be achieved robustly if excitatory reverberation is primarily mediated by NMDA receptors; our model with only fast AMPA receptors at recurrent synapses produces decision times that are not comparable with experimental observations. Moreover, we found two distinct modes of network behavior, in which decision computation by winner-take-all competition is instantiated with or without attractor states for working memory. Decision process is closely linked to the local dynamics, in the \"decision space\" of the system, in the vicinity of an unstable saddle steady state that separates the basins of attraction for the two alternative choices. This picture provides a rigorous and quantitative explanation for the dependence of performance and response time on the degree of task difficulty, and the reason for which reaction times are longer in error trials than in correct trials as observed in the monkey experiment. Our reduced two-variable neural model offers a simple yet biophysically plausible framework for studying perceptual decision making in general.","container-title":"The Journal of Neuroscience: The Official Journal of the Society for Neuroscience","DOI":"10.1523/JNEUROSCI.3733-05.2006","ISSN":"1529-2401","issue":"4","journalAbbreviation":"J Neurosci","language":"eng","note":"PMID: 16436619\nPMCID: PMC6674568","page":"1314-1328","source":"PubMed","title":"A recurrent network mechanism of time integration in perceptual decisions","volume":"26","author":[{"family":"Wong","given":"Kong-Fatt"},{"family":"Wang","given":"Xiao-Jing"}],"issued":{"date-parts":[["2006",1,25]]}}}],"schema":"https://github.com/citation-style-language/schema/raw/master/csl-citation.json"} </w:instrText>
      </w:r>
      <w:r w:rsidR="00C4073A">
        <w:fldChar w:fldCharType="separate"/>
      </w:r>
      <w:r w:rsidR="007B736C" w:rsidRPr="007B736C">
        <w:t>(Harvey et al., 2012; Wang, 2008; Wong &amp; Wang, 2006)</w:t>
      </w:r>
      <w:r w:rsidR="00C4073A">
        <w:fldChar w:fldCharType="end"/>
      </w:r>
      <w:r w:rsidR="00C4073A">
        <w:t>.</w:t>
      </w:r>
    </w:p>
    <w:p w14:paraId="1C257721" w14:textId="587E2848" w:rsidR="001F7FF5" w:rsidRDefault="00365922" w:rsidP="004A0ACD">
      <w:r>
        <w:tab/>
        <w:t xml:space="preserve">An important question concerns </w:t>
      </w:r>
      <w:r w:rsidR="003469F6">
        <w:t xml:space="preserve">the mechanism that governs the transition between </w:t>
      </w:r>
      <w:r w:rsidR="003469F6" w:rsidRPr="00C851E8">
        <w:t xml:space="preserve">evidence accumulation and </w:t>
      </w:r>
      <w:r w:rsidR="00AE0258" w:rsidRPr="00C851E8">
        <w:t>sustained activity. One possibility</w:t>
      </w:r>
      <w:r w:rsidR="00AE0258">
        <w:t xml:space="preserve"> is that subjects accumulate </w:t>
      </w:r>
      <w:r w:rsidR="00C74065">
        <w:t xml:space="preserve">the full stream of </w:t>
      </w:r>
      <w:r w:rsidR="00C74065" w:rsidRPr="00504C3D">
        <w:t>evidence</w:t>
      </w:r>
      <w:r w:rsidR="00AE0258" w:rsidRPr="00504C3D">
        <w:t xml:space="preserve">. </w:t>
      </w:r>
      <w:r w:rsidR="00766A12" w:rsidRPr="00504C3D">
        <w:t xml:space="preserve">Fits of sequential sampling models implementing this assumption fail to capture human data </w:t>
      </w:r>
      <w:r w:rsidR="00766A12" w:rsidRPr="00504C3D">
        <w:fldChar w:fldCharType="begin"/>
      </w:r>
      <w:r w:rsidR="00766A12" w:rsidRPr="00504C3D">
        <w:instrText xml:space="preserve"> ADDIN ZOTERO_ITEM CSL_CITATION {"citationID":"PjKKppyw","properties":{"formattedCitation":"(Ratcliff,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766A12" w:rsidRPr="00504C3D">
        <w:fldChar w:fldCharType="separate"/>
      </w:r>
      <w:r w:rsidR="00766A12" w:rsidRPr="00504C3D">
        <w:t>(Ratcliff, 2006)</w:t>
      </w:r>
      <w:r w:rsidR="00766A12" w:rsidRPr="00504C3D">
        <w:fldChar w:fldCharType="end"/>
      </w:r>
      <w:r w:rsidR="00766A12" w:rsidRPr="00504C3D">
        <w:t xml:space="preserve">. </w:t>
      </w:r>
      <w:r w:rsidR="001F7FF5" w:rsidRPr="00504C3D">
        <w:t>Subjects appear to stop accumulating evidence when the decision process reaches some threshold level, similar to FR tasks. The data is then explained by a mixture of decision processes –</w:t>
      </w:r>
      <w:r w:rsidR="001847C1" w:rsidRPr="00504C3D">
        <w:t xml:space="preserve"> </w:t>
      </w:r>
      <w:r w:rsidR="001F7FF5" w:rsidRPr="00504C3D">
        <w:t xml:space="preserve">those that have reached the threshold and those that </w:t>
      </w:r>
      <w:r w:rsidR="001F7FF5" w:rsidRPr="00DC456F">
        <w:t xml:space="preserve">have not. Whether decision processes that have not </w:t>
      </w:r>
      <w:r w:rsidR="00200EBB" w:rsidRPr="00DC456F">
        <w:t>reached the threshold</w:t>
      </w:r>
      <w:r w:rsidR="001F7FF5" w:rsidRPr="00DC456F">
        <w:t xml:space="preserve"> lead to guesses or choices based on partial </w:t>
      </w:r>
      <w:r w:rsidR="00B1077E" w:rsidRPr="00DC456F">
        <w:t>cumulative evidence</w:t>
      </w:r>
      <w:r w:rsidR="00386A78" w:rsidRPr="00DC456F">
        <w:t xml:space="preserve"> remains a</w:t>
      </w:r>
      <w:r w:rsidR="001F7FF5" w:rsidRPr="00DC456F">
        <w:t>n open que</w:t>
      </w:r>
      <w:r w:rsidR="00BC31CB" w:rsidRPr="00DC456F">
        <w:t>stion, as model fits implementing</w:t>
      </w:r>
      <w:r w:rsidR="001F7FF5" w:rsidRPr="00DC456F">
        <w:t xml:space="preserve"> these variants could not be discriminated</w:t>
      </w:r>
      <w:r w:rsidR="00DC456F">
        <w:t xml:space="preserve"> </w:t>
      </w:r>
      <w:r w:rsidR="00DC456F">
        <w:fldChar w:fldCharType="begin"/>
      </w:r>
      <w:r w:rsidR="000A4B12">
        <w:instrText xml:space="preserve"> ADDIN ZOTERO_ITEM CSL_CITATION {"citationID":"ET6gR29M","properties":{"formattedCitation":"(see also Meyer et al., 1985, 1988)","plainCitation":"(see also Meyer et al., 1985, 1988)","noteIndex":0},"citationItems":[{"id":11879,"uris":["http://zotero.org/users/5679506/items/UU2A5FMH"],"itemData":{"id":11879,"type":"article-journal","container-title":"Cognitive Psychology","DOI":"10.1016/0010-0285(85)90016-7","ISSN":"0010-0285","issue":"4","journalAbbreviation":"Cogn Psychol","language":"eng","note":"PMID: 4064623","page":"445-518","source":"PubMed","title":"Temporal properties of human information processing: tests of discrete versus continuous models","title-short":"Temporal properties of human information processing","volume":"17","author":[{"family":"Meyer","given":"D. E."},{"family":"Yantis","given":"S."},{"family":"Osman","given":"A. M."},{"family":"Smith","given":"J. E."}],"issued":{"date-parts":[["1985",10]]}},"label":"page","prefix":"see also "},{"id":8929,"uris":["http://zotero.org/groups/5164497/items/3YASNUDG"],"itemData":{"id":8929,"type":"article-journal","abstract":"The interpretation of reaction time (RT) data requires strong assumptions about how Ss trade accuracy for speed of performance and about whether there is a discrete or continuous transmission of information from one component process to the next. Conventional RT and speed–accuracy trade-off procedures are not, by themselves, sufficiently powerful to test these assumptions. However, the deficiency can be remedied in part through a new speed–accuracy decomposition technique. The technique uses a hybrid mixture of (a) conventional RT trials in which Ss must process a given test stimulus with high accuracy and (b) peremptory response-signal trials in which Ss must make prompted guesses before stimulus processing has been finished. Data from this 'titrated RT procedure' are then analyzed in terms of a parallel sophistication-guessing model, under which normal mental processes and guessing processes are assumed to race against each other in producing overt responses. With the model, the amount of partial information that Ss have accumulated about a test stimulus can be estimated at each intermediate moment during a reaction time trial. An application of speed–accuracy decomposition to 5 studies of word recognition illustrates the potential power of the technique. (PsycINFO Database Record (c) 2016 APA, all rights reserved)","archive_location":"1988-28535-001","container-title":"Psychological Review","DOI":"10.1037/0033-295X.95.2.183","ISSN":"0033-295X","issue":"2","journalAbbreviation":"Psychological Review","note":"publisher: American Psychological Association","page":"183-237","source":"EBSCOhost","title":"The dynamics of cognition and action: Mental processes inferred from speed-accuracy decomposition","title-short":"The dynamics of cognition and action","volume":"95","author":[{"family":"Meyer","given":"David E."},{"family":"Irwin","given":"David E."},{"family":"Osman","given":"Allen M."},{"family":"Kounois","given":"John"}],"issued":{"date-parts":[["1988",4]]}}}],"schema":"https://github.com/citation-style-language/schema/raw/master/csl-citation.json"} </w:instrText>
      </w:r>
      <w:r w:rsidR="00DC456F">
        <w:fldChar w:fldCharType="separate"/>
      </w:r>
      <w:r w:rsidR="000A4B12" w:rsidRPr="000A4B12">
        <w:t>(see also Meyer et al., 1985, 1988)</w:t>
      </w:r>
      <w:r w:rsidR="00DC456F">
        <w:fldChar w:fldCharType="end"/>
      </w:r>
      <w:r w:rsidR="001F7FF5" w:rsidRPr="00DC456F">
        <w:t>.</w:t>
      </w:r>
      <w:r w:rsidR="00226084" w:rsidRPr="00DC456F">
        <w:t xml:space="preserve"> </w:t>
      </w:r>
      <w:r w:rsidR="00D24600" w:rsidRPr="00DC456F">
        <w:t>In</w:t>
      </w:r>
      <w:r w:rsidR="00D24600" w:rsidRPr="00504C3D">
        <w:t xml:space="preserve"> addition, a perfec</w:t>
      </w:r>
      <w:r w:rsidR="00C77B28" w:rsidRPr="00504C3D">
        <w:t>t accumulation model</w:t>
      </w:r>
      <w:r w:rsidR="005F7CF1" w:rsidRPr="00504C3D">
        <w:t xml:space="preserve"> (without any leak in the accumulators' memory)</w:t>
      </w:r>
      <w:r w:rsidR="000A7458" w:rsidRPr="00504C3D">
        <w:t xml:space="preserve"> </w:t>
      </w:r>
      <w:r w:rsidR="00C77B28" w:rsidRPr="00504C3D">
        <w:t xml:space="preserve">implementing these mixtures </w:t>
      </w:r>
      <w:r w:rsidR="00C77B28">
        <w:t xml:space="preserve">provided a better performance than a leaky accumulation variant, </w:t>
      </w:r>
      <w:r w:rsidR="00263D79">
        <w:t xml:space="preserve">though differences in model selection statistics were small. </w:t>
      </w:r>
      <w:r w:rsidR="00BA1BF0">
        <w:t>Monkeys also</w:t>
      </w:r>
      <w:r w:rsidR="001F7FF5">
        <w:t xml:space="preserve"> appear </w:t>
      </w:r>
      <w:r w:rsidR="00263D79">
        <w:t xml:space="preserve">to use some bounded perfect accumulation, </w:t>
      </w:r>
      <w:r w:rsidR="001F7FF5">
        <w:t xml:space="preserve">as late </w:t>
      </w:r>
      <w:r w:rsidR="00263D79">
        <w:t xml:space="preserve">samples of </w:t>
      </w:r>
      <w:r w:rsidR="001F7FF5">
        <w:t>stimulus information</w:t>
      </w:r>
      <w:r w:rsidR="005B085B">
        <w:t xml:space="preserve"> appear</w:t>
      </w:r>
      <w:r w:rsidR="001F7FF5">
        <w:t xml:space="preserve"> to have no impact on performance</w:t>
      </w:r>
      <w:r w:rsidR="00263D79">
        <w:t>, contrary to early samples</w:t>
      </w:r>
      <w:r w:rsidR="00406BA0">
        <w:t xml:space="preserve"> </w:t>
      </w:r>
      <w:r w:rsidR="00406BA0">
        <w:fldChar w:fldCharType="begin"/>
      </w:r>
      <w:r w:rsidR="00406BA0">
        <w:instrText xml:space="preserve"> ADDIN ZOTERO_ITEM CSL_CITATION {"citationID":"MNLcAJZE","properties":{"formattedCitation":"(Kiani et al., 2008)","plainCitation":"(Kiani et al., 2008)","noteIndex":0},"citationItems":[{"id":8725,"uris":["http://zotero.org/users/5679506/items/IRDHSPHC"],"itemData":{"id":8725,"type":"article-journal","abstract":"Decisions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N."}],"issued":{"date-parts":[["2008",3,19]]}}}],"schema":"https://github.com/citation-style-language/schema/raw/master/csl-citation.json"} </w:instrText>
      </w:r>
      <w:r w:rsidR="00406BA0">
        <w:fldChar w:fldCharType="separate"/>
      </w:r>
      <w:r w:rsidR="00406BA0" w:rsidRPr="00406BA0">
        <w:t>(Kiani et al., 2008)</w:t>
      </w:r>
      <w:r w:rsidR="00406BA0">
        <w:fldChar w:fldCharType="end"/>
      </w:r>
      <w:r w:rsidR="001F7FF5">
        <w:t>.</w:t>
      </w:r>
      <w:r w:rsidR="00406BA0">
        <w:t xml:space="preserve"> </w:t>
      </w:r>
      <w:proofErr w:type="spellStart"/>
      <w:r w:rsidR="00406BA0">
        <w:t>Kiani</w:t>
      </w:r>
      <w:proofErr w:type="spellEnd"/>
      <w:r w:rsidR="00406BA0">
        <w:t xml:space="preserve"> and colleagues further </w:t>
      </w:r>
      <w:r w:rsidR="00263D79">
        <w:t xml:space="preserve">provided evidence against an alternative hypothesis according to which </w:t>
      </w:r>
      <w:r w:rsidR="00263D79">
        <w:lastRenderedPageBreak/>
        <w:t xml:space="preserve">subjects stop accumulating information </w:t>
      </w:r>
      <w:r w:rsidR="00BE5558">
        <w:t xml:space="preserve">after </w:t>
      </w:r>
      <w:r w:rsidR="003915A6">
        <w:t>some internal temporal deadline</w:t>
      </w:r>
      <w:r w:rsidR="009A7B39">
        <w:t xml:space="preserve"> set at a specific time, regardless of conditions</w:t>
      </w:r>
      <w:r w:rsidR="003915A6">
        <w:t>.</w:t>
      </w:r>
      <w:r w:rsidR="00263D79">
        <w:t xml:space="preserve"> </w:t>
      </w:r>
    </w:p>
    <w:p w14:paraId="6457F824" w14:textId="72538B5B" w:rsidR="00B8573A" w:rsidRDefault="00B8573A" w:rsidP="004A0ACD">
      <w:r>
        <w:tab/>
      </w:r>
      <w:r w:rsidR="00834108">
        <w:t>An app</w:t>
      </w:r>
      <w:r w:rsidR="00E75A00">
        <w:t>arent challenge for the bounded</w:t>
      </w:r>
      <w:r w:rsidR="00B53358">
        <w:t xml:space="preserve"> </w:t>
      </w:r>
      <w:r w:rsidR="00834108">
        <w:t>accumulation</w:t>
      </w:r>
      <w:r w:rsidR="00846A9F">
        <w:t xml:space="preserve"> hypothesis concerns</w:t>
      </w:r>
      <w:r w:rsidR="00834108">
        <w:t xml:space="preserve"> </w:t>
      </w:r>
      <w:r w:rsidR="00846A9F">
        <w:t xml:space="preserve">the modulation of sustained effector-specific motor preparation activities by the quality of evidence. Specifically, the </w:t>
      </w:r>
      <w:r w:rsidR="00150905">
        <w:t xml:space="preserve">average </w:t>
      </w:r>
      <w:r w:rsidR="00846A9F">
        <w:t xml:space="preserve">level of sustained activity during the delay period before the RS </w:t>
      </w:r>
      <w:r w:rsidR="00846A9F" w:rsidRPr="00C220AB">
        <w:t>decrease</w:t>
      </w:r>
      <w:r w:rsidR="0012633F">
        <w:t>s</w:t>
      </w:r>
      <w:r w:rsidR="00846A9F" w:rsidRPr="00C220AB">
        <w:t xml:space="preserve"> as the quality of evidence decreases </w:t>
      </w:r>
      <w:r w:rsidR="00846A9F" w:rsidRPr="00C220AB">
        <w:fldChar w:fldCharType="begin"/>
      </w:r>
      <w:r w:rsidR="007B020E">
        <w:instrText xml:space="preserve"> ADDIN ZOTERO_ITEM CSL_CITATION {"citationID":"BGHBoi4T","properties":{"formattedCitation":"(de Lafuente et al., 2015; Kiani et al., 2008; Rao et al., 2012; Roitman &amp; Shadlen, 2002; Shadlen &amp; Newsome, 2001)","plainCitation":"(de Lafuente et al., 2015; Kiani et al., 2008; Rao et al., 2012; Roitman &amp; Shadlen, 2002; Shadlen &amp; Newsome, 2001)","noteIndex":0},"citationItems":[{"id":8741,"uris":["http://zotero.org/users/5679506/items/R25Q6M75"],"itemData":{"id":8741,"type":"article-journal","abstract":"Decisions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T."}],"issued":{"date-parts":[["2001",10]]}}}],"schema":"https://github.com/citation-style-language/schema/raw/master/csl-citation.json"} </w:instrText>
      </w:r>
      <w:r w:rsidR="00846A9F" w:rsidRPr="00C220AB">
        <w:fldChar w:fldCharType="separate"/>
      </w:r>
      <w:r w:rsidR="007B020E" w:rsidRPr="0012633F">
        <w:t>(de Lafuente et al., 2015; Kiani et al., 2008; Rao et al., 2012; Roitman &amp; Shadlen, 2002; Shadlen &amp; Newsome, 2001)</w:t>
      </w:r>
      <w:r w:rsidR="00846A9F" w:rsidRPr="00C220AB">
        <w:fldChar w:fldCharType="end"/>
      </w:r>
      <w:r w:rsidR="00C220AB" w:rsidRPr="0012633F">
        <w:t xml:space="preserve">. </w:t>
      </w:r>
      <w:r w:rsidR="001031B6" w:rsidRPr="00C851E8">
        <w:rPr>
          <w:color w:val="000000" w:themeColor="text1"/>
        </w:rPr>
        <w:t xml:space="preserve">It has been proposed that the modulation of sustained activity by the quality of evidence might result from </w:t>
      </w:r>
      <w:r w:rsidR="005E309A">
        <w:t xml:space="preserve">a short post-threshold evidence accumulation period caused by a delay introduced by the (unknown) neural mechanism that compares activity to the threshold </w:t>
      </w:r>
      <w:r w:rsidR="005E309A">
        <w:fldChar w:fldCharType="begin"/>
      </w:r>
      <w:r w:rsidR="005E309A">
        <w:instrText xml:space="preserve"> ADDIN ZOTERO_ITEM CSL_CITATION {"citationID":"FXkZxpVu","properties":{"formattedCitation":"(Mazurek et al., 2003)","plainCitation":"(Mazurek et al., 2003)","noteIndex":0},"citationItems":[{"id":8737,"uris":["http://zotero.org/users/5679506/items/Y5CJU576"],"itemData":{"id":8737,"type":"article-journal","abstract":"Decisions based on uncertain information may benefit from an accumulation of information over time. We asked whether such an accumulation process may underlie decisions about the direction of motion in a random dot kinetogram. To address this question we developed a computational model of the decision process using ensembles of neurons whose spiking activity mimics neurons recorded in the extrastriate visual cortex (area MT or V5) and a sensorimotor association area of the parietal lobe (area LIP). The model instantiates the hypothesis that neurons in sensorimotor association areas compute the time integral of sensory signals from the visual cortex, construed as evidence for or against a proposition, and that the decision is made when the integrated evidence reaches a threshold. The model explains a variety of behavioral and physiological measurements obtained from monkeys.","container-title":"Cerebral Cortex (New York, N.Y.: 1991)","DOI":"10.1093/cercor/bhg097","ISSN":"1047-3211","issue":"11","journalAbbreviation":"Cereb Cortex","language":"eng","note":"PMID: 14576217","page":"1257-1269","source":"PubMed","title":"A role for neural integrators in perceptual decision making","volume":"13","author":[{"family":"Mazurek","given":"Mark E."},{"family":"Roitman","given":"Jamie D."},{"family":"Ditterich","given":"Jochen"},{"family":"Shadlen","given":"Michael N."}],"issued":{"date-parts":[["2003",11]]}}}],"schema":"https://github.com/citation-style-language/schema/raw/master/csl-citation.json"} </w:instrText>
      </w:r>
      <w:r w:rsidR="005E309A">
        <w:fldChar w:fldCharType="separate"/>
      </w:r>
      <w:r w:rsidR="005E309A" w:rsidRPr="00B1077E">
        <w:t>(Mazurek et al., 2003)</w:t>
      </w:r>
      <w:r w:rsidR="005E309A">
        <w:fldChar w:fldCharType="end"/>
      </w:r>
      <w:r w:rsidR="005E309A">
        <w:t>.</w:t>
      </w:r>
      <w:r w:rsidR="00C851E8">
        <w:t xml:space="preserve"> </w:t>
      </w:r>
      <w:r w:rsidR="001F4879">
        <w:t xml:space="preserve">Alternatively, </w:t>
      </w:r>
      <w:r w:rsidR="00635BBD">
        <w:t xml:space="preserve">it </w:t>
      </w:r>
      <w:r w:rsidR="001F4879">
        <w:t>might</w:t>
      </w:r>
      <w:r w:rsidR="00B1077E">
        <w:t xml:space="preserve"> result from</w:t>
      </w:r>
      <w:r w:rsidR="00755E80">
        <w:t xml:space="preserve"> a mixture of terminated and nonterminated decision processes </w:t>
      </w:r>
      <w:r w:rsidR="00755E80">
        <w:fldChar w:fldCharType="begin"/>
      </w:r>
      <w:r w:rsidR="00755E80">
        <w:instrText xml:space="preserve"> ADDIN ZOTERO_ITEM CSL_CITATION {"citationID":"sPDjzyQA","properties":{"formattedCitation":"(the probability of occurrence of nonterminated processes increases as the quality of evidence decreases; Ratcliff, 2006)","plainCitation":"(the probability of occurrence of nonterminated processes increases as the quality of evidence decreases; 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data","volume":"53","author":[{"family":"Ratcliff","given":"Roger"}],"issued":{"date-parts":[["2006",11]]}},"label":"page","prefix":"the probability of occurrence of nonterminated processes increases as the quality of evidence decreases; "}],"schema":"https://github.com/citation-style-language/schema/raw/master/csl-citation.json"} </w:instrText>
      </w:r>
      <w:r w:rsidR="00755E80">
        <w:fldChar w:fldCharType="separate"/>
      </w:r>
      <w:r w:rsidR="00755E80" w:rsidRPr="00755E80">
        <w:t>(the probability of occurrence of nonterminated processes increases as the quality of evidence decreases; Ratcliff, 2006)</w:t>
      </w:r>
      <w:r w:rsidR="00755E80">
        <w:fldChar w:fldCharType="end"/>
      </w:r>
      <w:r w:rsidR="00755E80">
        <w:t>, or</w:t>
      </w:r>
      <w:r w:rsidR="00B1077E">
        <w:t xml:space="preserve"> </w:t>
      </w:r>
      <w:r w:rsidR="00C851E8">
        <w:t xml:space="preserve">from </w:t>
      </w:r>
      <w:r w:rsidR="00B1077E">
        <w:t>a threshold that decreases as processing time increases</w:t>
      </w:r>
      <w:r w:rsidR="00BB7A16">
        <w:t xml:space="preserve"> due to the attentional cost of ac</w:t>
      </w:r>
      <w:r w:rsidR="003F6FBD">
        <w:t>quiring new samples of evidence</w:t>
      </w:r>
      <w:r w:rsidR="00B1077E">
        <w:t xml:space="preserve"> </w:t>
      </w:r>
      <w:r w:rsidR="00B1077E">
        <w:fldChar w:fldCharType="begin"/>
      </w:r>
      <w:r w:rsidR="003F6FBD">
        <w:instrText xml:space="preserve"> ADDIN ZOTERO_ITEM CSL_CITATION {"citationID":"g029XNjY","properties":{"formattedCitation":"(Cisek et al., 2009; Ditterich, 2006a, 2006b; Drugowitsch et al., 2012; Thura et al., 2012)","plainCitation":"(Cisek et al., 2009; Ditterich, 2006a, 2006b; Drugowitsch et al., 2012; Thura et al., 2012)","noteIndex":0},"citationItems":[{"id":8751,"uris":["http://zotero.org/users/5679506/items/7X6KYQJL"],"itemData":{"id":8751,"type":"article-journal","abstract":"Several widely accepted models of decision making suggest that, during simple decision tasks, neural activity builds up until a threshold is reached and a decision is made. These models explain error rates and reaction time distributions in a variety of tasks and are supported by neurophysiological studies showing that neural activity in several cortical and subcortical regions gradually builds up at a rate related to task difficulty and reaches a relatively constant level of discharge at a time that predicts movement initiation. The mechanism responsible for this buildup is believed to be related to the temporal integration of sequential samples of sensory information. However, an alternative mechanism that may explain the neural and behavioral data is one in which the buildup of activity is instead attributable to a growing signal related to the urgency to respond, which multiplicatively modulates updated estimates of sensory evidence. These models are difficult to distinguish when, as in previous studies, subjects are presented with constant sensory evidence throughout each trial. To distinguish the models, we presented human subjects with a task in which evidence changed over the course of each trial. Our results are more consistent with \"urgency gating\" than with temporal integration of sensory samples and suggest a simple mechanism for implementing trade-offs between the speed and accuracy of decisions.","container-title":"The Journal of Neuroscience: The Official Journal of the Society for Neuroscience","DOI":"10.1523/JNEUROSCI.1844-09.2009","ISSN":"1529-2401","issue":"37","journalAbbreviation":"J Neurosci","language":"eng","note":"PMID: 19759303\nPMCID: PMC6665752","page":"11560-11571","source":"PubMed","title":"Decisions in changing conditions: the urgency-gating model","title-short":"Decisions in changing conditions","volume":"29","author":[{"family":"Cisek","given":"Paul"},{"family":"Puskas","given":"Geneviève Aude"},{"family":"El-Murr","given":"Stephany"}],"issued":{"date-parts":[["2009",9,16]]}}},{"id":8756,"uris":["http://zotero.org/users/5679506/items/UEUN2G7X"],"itemData":{"id":8756,"type":"article-journal","abstract":"Computational models based on diffusion processes have been proposed to account for human decision-making behaviour in a variety of tasks. The basic idea is that the brain keeps accumulating noisy sensory evidence until a critical level is reached. This study explores whether such models account for the speed and accuracy of perceptual decisions in a reaction-time random dot motion direction discrimination task, and whether they explain the decision-related activity of neurons recorded from the parietal cortex (area LIP) of monkeys performing the task. While a simple diffusion model can explain the psychometric function and the mean response times of correct responses, it fails to account for the longer response times observed for errors and for the response time distributions. Here I demonstrate that a time-variant version of the diffusion model can explain the psychometric function, the mean response times and the shape of the response time distributions. Such a time-variant mechanism could be implemented in different ways, but the best match between the physiological data and model predictions is provided by a diffusion process with a gain of the sensory signals, which increases over time. It can be shown that such a time-variant decision process allows the monkey to perform optimally (in the sense of maximizing reward rate) given the risk of aborting a trial by breaking fixation before a choice can be reported. The results suggest that the brain trades off speed and accuracy not only by adjusting parameters between trials but also by dynamic adjustments during an ongoing decision.","container-title":"The European Journal of Neuroscience","DOI":"10.1111/j.1460-9568.2006.05221.x","ISSN":"0953-816X","issue":"12","journalAbbreviation":"Eur J Neurosci","language":"eng","note":"PMID: 17229111","page":"3628-3641","source":"PubMed","title":"Evidence for time-variant decision making","volume":"24","author":[{"family":"Ditterich","given":"Jochen"}],"issued":{"date-parts":[["2006",12]]}}},{"id":7136,"uris":["http://zotero.org/groups/4686760/items/KAZTNW53"],"itemData":{"id":7136,"type":"article-journal","abstract":"Roitman and Shadlen [Roitman J. D., &amp; Shadlen M. N. (2002). Response of neurons in the lateral intraparietal area during a combined visual discrimination reaction time task. Journal of Neuroscience, 22, 9475-9489] have published a non-human primate study on visual decision making. They collected both behavioral and neurophysiological data and provided evidence that the data are qualitatively consistent with a mechanism based on accumulating sensory evidence up to a decision threshold. I have previously demonstrated that a time-variant diffusion model can account quite well quantitatively for both the behavioral and the neural data. In this manuscript I discuss how well the data constrains different components and parameters of the computational process. I also discuss the biological plausibility of the model parameters. I will demonstrate that a relatively large class of models, both with and without temporal integration and both stationary and time-variant could account for the behavioral data. Both the single cell recordings from the parietal cortex and previously published data from the extrastriate visual cortex provide additional constraints. Overall, the data favor a diffusion model with time-variant gain and leaky integrators. The integration time constant, however, turns out not to be well-constrained by the data.","container-title":"Neural Networks: The Official Journal of the International Neural Network Society","DOI":"10.1016/j.neunet.2006.05.042","ISSN":"0893-6080","issue":"8","journalAbbreviation":"Neural Netw","language":"eng","note":"PMID: 16952441","page":"981-1012","source":"PubMed","title":"Stochastic models of decisions about motion direction: behavior and physiology","title-short":"Stochastic models of decisions about motion direction","volume":"19","author":[{"family":"Ditterich","given":"Jochen"}],"issued":{"date-parts":[["2006",10]]}}},{"id":8472,"uris":["http://zotero.org/users/5679506/items/82BQPV8Y"],"itemData":{"id":8472,"type":"article-journal","abstract":"Decision making often involves the accumulation of information over time, but acquiring information typically comes at a cost. Little is known about the cost incurred by animals and humans for acquiring additional information from sensory variables due, for instance, to attentional efforts. Through a novel integration of diffusion models and dynamic programming, we were able to estimate the cost of making additional observations per unit of time from two monkeys and six humans in a reaction time (RT) random-dot motion discrimination task. Surprisingly, we find that the cost is neither zero nor constant over time, but for the animals and humans features a brief period in which it is constant but increases thereafter. In addition, we show that our theory accurately matches the observed reaction time distributions for each stimulus condition, the time-dependent choice accuracy both conditional on stimulus strength and independent of it, and choice accuracy and mean reaction times as a function of stimulus strength. The theory also correctly predicts that urgency signals in the brain should be independent of the difficulty, or stimulus strength, at each trial.","container-title":"The Journal of Neuroscience: The Official Journal of the Society for Neuroscience","DOI":"10.1523/JNEUROSCI.4010-11.2012","ISSN":"1529-2401","issue":"11","journalAbbreviation":"J Neurosci","language":"eng","note":"PMID: 22423085\nPMCID: PMC3329788","page":"3612-3628","source":"PubMed","title":"The cost of accumulating evidence in perceptual decision making","volume":"32","author":[{"family":"Drugowitsch","given":"Jan"},{"family":"Moreno-Bote","given":"Rubén"},{"family":"Churchland","given":"Anne K."},{"family":"Shadlen","given":"Michael N."},{"family":"Pouget","given":"Alexandre"}],"issued":{"date-parts":[["2012",3,14]]}}},{"id":8754,"uris":["http://zotero.org/users/5679506/items/97548PD7"],"itemData":{"id":8754,"type":"article-journal","abstract":"It is often suggested that decisions are made when accumulated sensory information reaches a fixed accuracy criterion. This is supported by many studies showing a gradual build up of neural activity to a threshold. However, the proposal that this build up is caused by sensory accumulation is challenged by findings that decisions are based on information from a time window much shorter than the build-up process. Here, we propose that in natural conditions where the environment can suddenly change, the policy that maximizes reward rate is to estimate evidence by accumulating only novel information and then compare the result to a decreasing accuracy criterion. We suggest that the brain approximates this policy by multiplying an estimate of sensory evidence with a motor-related urgency signal and that the latter is primarily responsible for neural activity build up. We support this hypothesis using human behavioral data from a modified random-dot motion task in which motion coherence changes during each trial.","container-title":"Journal of Neurophysiology","DOI":"10.1152/jn.01071.2011","ISSN":"1522-1598","issue":"11","journalAbbreviation":"J Neurophysiol","language":"eng","note":"PMID: 22993260","page":"2912-2930","source":"PubMed","title":"Decision making by urgency gating: theory and experimental support","title-short":"Decision making by urgency gating","volume":"108","author":[{"family":"Thura","given":"David"},{"family":"Beauregard-Racine","given":"Julie"},{"family":"Fradet","given":"Charles-William"},{"family":"Cisek","given":"Paul"}],"issued":{"date-parts":[["2012",12]]}}}],"schema":"https://github.com/citation-style-language/schema/raw/master/csl-citation.json"} </w:instrText>
      </w:r>
      <w:r w:rsidR="00B1077E">
        <w:fldChar w:fldCharType="separate"/>
      </w:r>
      <w:r w:rsidR="003F6FBD" w:rsidRPr="003F6FBD">
        <w:t>(Cisek et al., 2009; Ditterich, 2006a, 2006b; Drugowitsch et al., 2012; Thura et al., 2012)</w:t>
      </w:r>
      <w:r w:rsidR="00B1077E">
        <w:fldChar w:fldCharType="end"/>
      </w:r>
      <w:r w:rsidR="00755E80">
        <w:t xml:space="preserve">. </w:t>
      </w:r>
    </w:p>
    <w:p w14:paraId="766BFCB0" w14:textId="69ECDE32" w:rsidR="00704238" w:rsidRDefault="00F31615" w:rsidP="004A0ACD">
      <w:r>
        <w:tab/>
        <w:t xml:space="preserve">A few studies have examined behavioral performance and brain activity when the </w:t>
      </w:r>
      <w:r w:rsidRPr="00167A4A">
        <w:t>stimulus-response mapping is</w:t>
      </w:r>
      <w:r w:rsidR="00704238">
        <w:t xml:space="preserve"> </w:t>
      </w:r>
      <w:r w:rsidR="004147DF">
        <w:t>not known during stimulus presentation, and is instead provided</w:t>
      </w:r>
      <w:r w:rsidR="00704238">
        <w:t xml:space="preserve"> by the RS </w:t>
      </w:r>
      <w:r w:rsidR="004147DF">
        <w:t>(</w:t>
      </w:r>
      <w:r w:rsidR="00704238">
        <w:t>or slightly before</w:t>
      </w:r>
      <w:r w:rsidR="004147DF">
        <w:t>)</w:t>
      </w:r>
      <w:r w:rsidR="00EB62EC">
        <w:t xml:space="preserve">. </w:t>
      </w:r>
      <w:r w:rsidR="002062DE">
        <w:t xml:space="preserve">As expected, effector-selective </w:t>
      </w:r>
      <w:r w:rsidR="003A2B13">
        <w:t>motor preparation activities are</w:t>
      </w:r>
      <w:r w:rsidR="002062DE">
        <w:t xml:space="preserve"> silent </w:t>
      </w:r>
      <w:r w:rsidR="004147DF">
        <w:t xml:space="preserve">prior to the delivery of the stimulus-response mapping </w:t>
      </w:r>
      <w:r w:rsidR="002062DE">
        <w:fldChar w:fldCharType="begin"/>
      </w:r>
      <w:r w:rsidR="00704238">
        <w:instrText xml:space="preserve"> ADDIN ZOTERO_ITEM CSL_CITATION {"citationID":"Zz0Ac4yb","properties":{"formattedCitation":"(Bennur &amp; Gold, 2011; Gold &amp; Shadlen, 2003; Shushruth et al., 2022; Twomey et al., 2016)","plainCitation":"(Bennur &amp; Gold, 2011; Gold &amp; Shadlen, 2003; Shushruth et al., 2022; Twomey et al., 2016)","noteIndex":0},"citationItems":[{"id":7003,"uris":["http://zotero.org/groups/4686760/items/66RBEYKE"],"itemData":{"id":7003,"type":"article-journal","abstract":"Perceptual decisions that are used to select particular actions can appear to be formed in an intentional framework, in which sensory evidence is converted directly into a plan to act. However, because the relationship between perceptual decision-making and action selection has been tested primarily under conditions in which the two could not be dissociated, it is not known whether this intentional framework plays a general role in forming perceptual decisions or only reflects certain task conditions. To dissociate decision and motor processing in the brain, we recorded from individual neurons in the lateral intraparietal area of monkeys performing a task that included a flexible association between a decision about the direction of random-dot motion and the direction of the appropriate eye-movement response. We targeted neurons that responded selectively in anticipation of a particular eye-movement response. We found that these neurons encoded the perceptual decision in a manner that was distinct from how they encoded the associated response. These decision-related signals were evident regardless of whether the appropriate decision-response association was indicated before, during, or after decision formation. The results suggest that perceptual decision-making and action selection are different brain processes that only appear to be inseparable under particular behavioral contexts.","container-title":"The Journal of Neuroscience: The Official Journal of the Society for Neuroscience","DOI":"10.1523/JNEUROSCI.4417-10.2011","ISSN":"1529-2401","issue":"3","journalAbbreviation":"J Neurosci","language":"eng","note":"PMID: 21248116\nPMCID: PMC3380543","page":"913-921","source":"PubMed","title":"Distinct representations of a perceptual decision and the associated oculomotor plan in the monkey lateral intraparietal area","volume":"31","author":[{"family":"Bennur","given":"Sharath"},{"family":"Gold","given":"Joshua I."}],"issued":{"date-parts":[["2011",1,19]]}}},{"id":1035,"uris":["http://zotero.org/users/5679506/items/U3H7VBTX"],"itemData":{"id":1035,"type":"article-journal","abstract":"To make decisions about sensory stimuli, the brain must weigh the evidence that supports or opposes the alternative interpretations. In the present study, we evaluated the hypothesis that a quantity reflecting the weight of sensory evidence is represented in brain circuits responsible for the behavioral response used to indicate the decision. We trained monkeys to decide the direction of random-dot motion and to indicate their decision with an eye movement to one of two choice targets. We interrupted decision formation with electrical microstimulation of the frontal eye field, causing an evoked eye movement that is influenced by ongoing oculomotor activity. For the \"pro-saccade\" version of the task, in which the correct target was at a known location in the direction of motion, the microstimulus-evoked eye movement reflected both the impending pro-saccadic response and the temporal accumulation of motion information used to select that response. In contrast, for the \"colored-target\" task, in which the correct target was of a particular color but at an unpredictable location, little ongoing oculomotor activity was evident. The results suggest that formation of the decision and formation of the behavioral response share a common level of neural organization, but only when the decision is associated with a specific, predictable movement.","container-title":"The Journal of Neuroscience: The Official Journal of the Society for Neuroscience","ISSN":"1529-2401","issue":"2","journalAbbreviation":"J. Neurosci.","language":"eng","note":"PMID: 12533623\nPMCID: PMC6741872","page":"632-651","source":"PubMed","title":"The influence of behavioral context on the representation of a perceptual decision in developing oculomotor commands","volume":"23","author":[{"family":"Gold","given":"J. I."},{"family":"Shadlen","given":"M. N."}],"issued":{"date-parts":[["2003",1,15]]}}},{"id":7313,"uris":["http://zotero.org/users/5679506/items/SES9UT3Z"],"itemData":{"id":7313,"type":"article-journal","abstract":"The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2062DE">
        <w:fldChar w:fldCharType="separate"/>
      </w:r>
      <w:r w:rsidR="00704238" w:rsidRPr="00704238">
        <w:t>(Bennur &amp; Gold, 2011; Gold &amp; Shadlen, 2003; Shushruth et al., 2022; Twomey et al., 2016)</w:t>
      </w:r>
      <w:r w:rsidR="002062DE">
        <w:fldChar w:fldCharType="end"/>
      </w:r>
      <w:r w:rsidR="00914665">
        <w:t>.</w:t>
      </w:r>
      <w:r w:rsidR="003A2B13">
        <w:t xml:space="preserve"> </w:t>
      </w:r>
      <w:r w:rsidR="00905F8C">
        <w:t xml:space="preserve">In monkeys, two different </w:t>
      </w:r>
      <w:r w:rsidR="00704238">
        <w:t xml:space="preserve">processing </w:t>
      </w:r>
      <w:r w:rsidR="00905F8C">
        <w:t xml:space="preserve">strategies have been identified. </w:t>
      </w:r>
      <w:r w:rsidR="00A71AA4">
        <w:t>One single-unit study</w:t>
      </w:r>
      <w:r w:rsidR="00C169A2">
        <w:t xml:space="preserve"> show</w:t>
      </w:r>
      <w:r w:rsidR="00704238">
        <w:t>ed ramping electrical signals</w:t>
      </w:r>
      <w:r w:rsidR="00A71AA4">
        <w:t xml:space="preserve"> during stimulus presentation</w:t>
      </w:r>
      <w:r w:rsidR="00126443">
        <w:t xml:space="preserve"> </w:t>
      </w:r>
      <w:r w:rsidR="00926BF5">
        <w:t xml:space="preserve">followed by persistent activity </w:t>
      </w:r>
      <w:r w:rsidR="00C169A2">
        <w:t xml:space="preserve">that </w:t>
      </w:r>
      <w:r w:rsidR="00704238">
        <w:t>reflected the selected stimulus category</w:t>
      </w:r>
      <w:r w:rsidR="00926BF5">
        <w:t xml:space="preserve"> </w:t>
      </w:r>
      <w:r w:rsidR="00672F3D">
        <w:fldChar w:fldCharType="begin"/>
      </w:r>
      <w:r w:rsidR="00C169A2">
        <w:instrText xml:space="preserve"> ADDIN ZOTERO_ITEM CSL_CITATION {"citationID":"yCat4xHO","properties":{"formattedCitation":"(Bennur &amp; Gold, 2011)","plainCitation":"(Bennur &amp; Gold, 2011)","noteIndex":0},"citationItems":[{"id":7003,"uris":["http://zotero.org/groups/4686760/items/66RBEYKE"],"itemData":{"id":7003,"type":"article-journal","abstract":"Perceptual decisions that are used to select particular actions can appear to be formed in an intentional framework, in which sensory evidence is converted directly into a plan to act. However, because the relationship between perceptual decision-making and action selection has been tested primarily under conditions in which the two could not be dissociated, it is not known whether this intentional framework plays a general role in forming perceptual decisions or only reflects certain task conditions. To dissociate decision and motor processing in the brain, we recorded from individual neurons in the lateral intraparietal area of monkeys performing a task that included a flexible association between a decision about the direction of random-dot motion and the direction of the appropriate eye-movement response. We targeted neurons that responded selectively in anticipation of a particular eye-movement response. We found that these neurons encoded the perceptual decision in a manner that was distinct from how they encoded the associated response. These decision-related signals were evident regardless of whether the appropriate decision-response association was indicated before, during, or after decision formation. The results suggest that perceptual decision-making and action selection are different brain processes that only appear to be inseparable under particular behavioral contexts.","container-title":"The Journal of Neuroscience: The Official Journal of the Society for Neuroscience","DOI":"10.1523/JNEUROSCI.4417-10.2011","ISSN":"1529-2401","issue":"3","journalAbbreviation":"J Neurosci","language":"eng","note":"PMID: 21248116\nPMCID: PMC3380543","page":"913-921","source":"PubMed","title":"Distinct representations of a perceptual decision and the associated oculomotor plan in the monkey lateral intraparietal area","volume":"31","author":[{"family":"Bennur","given":"Sharath"},{"family":"Gold","given":"Joshua I."}],"issued":{"date-parts":[["2011",1,19]]}}}],"schema":"https://github.com/citation-style-language/schema/raw/master/csl-citation.json"} </w:instrText>
      </w:r>
      <w:r w:rsidR="00672F3D">
        <w:fldChar w:fldCharType="separate"/>
      </w:r>
      <w:r w:rsidR="00C169A2" w:rsidRPr="00C169A2">
        <w:t>(Bennur &amp; Gold, 2011)</w:t>
      </w:r>
      <w:r w:rsidR="00672F3D">
        <w:fldChar w:fldCharType="end"/>
      </w:r>
      <w:r w:rsidR="00672F3D">
        <w:t xml:space="preserve">. </w:t>
      </w:r>
      <w:r w:rsidR="00C169A2">
        <w:t>Another single-unit study in monkeys</w:t>
      </w:r>
      <w:r w:rsidR="00F463FA">
        <w:t xml:space="preserve"> fail</w:t>
      </w:r>
      <w:r w:rsidR="00703CE1">
        <w:t>ed</w:t>
      </w:r>
      <w:r w:rsidR="00F463FA">
        <w:t xml:space="preserve"> to replicate these findings. Monkeys store</w:t>
      </w:r>
      <w:r w:rsidR="00703CE1">
        <w:t>d</w:t>
      </w:r>
      <w:r w:rsidR="00F463FA">
        <w:t xml:space="preserve"> </w:t>
      </w:r>
      <w:r w:rsidR="00F463FA" w:rsidRPr="00815EEB">
        <w:t>samples of evidence in working memory, and perform</w:t>
      </w:r>
      <w:r w:rsidR="00F463FA">
        <w:t>ed</w:t>
      </w:r>
      <w:r w:rsidR="00F463FA" w:rsidRPr="00815EEB">
        <w:t xml:space="preserve"> the decision only when the stimulus-re</w:t>
      </w:r>
      <w:r w:rsidR="00F463FA">
        <w:t>sponse mapping was</w:t>
      </w:r>
      <w:r w:rsidR="00F463FA" w:rsidRPr="00815EEB">
        <w:t xml:space="preserve"> provided by</w:t>
      </w:r>
      <w:r w:rsidR="00F463FA">
        <w:t xml:space="preserve"> the RS, </w:t>
      </w:r>
      <w:r w:rsidR="00F463FA">
        <w:lastRenderedPageBreak/>
        <w:t xml:space="preserve">through accumulation of evidence from memory </w:t>
      </w:r>
      <w:r w:rsidR="00F463FA">
        <w:fldChar w:fldCharType="begin"/>
      </w:r>
      <w:r w:rsidR="00F463FA">
        <w:instrText xml:space="preserve"> ADDIN ZOTERO_ITEM CSL_CITATION {"citationID":"PPWRMo0V","properties":{"formattedCitation":"(Shushruth et al., 2022)","plainCitation":"(Shushruth et al., 2022)","noteIndex":0},"citationItems":[{"id":7313,"uris":["http://zotero.org/users/5679506/items/SES9UT3Z"],"itemData":{"id":7313,"type":"article-journal","abstract":"The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N."}],"issued":{"date-parts":[["2022",5,9]]}}}],"schema":"https://github.com/citation-style-language/schema/raw/master/csl-citation.json"} </w:instrText>
      </w:r>
      <w:r w:rsidR="00F463FA">
        <w:fldChar w:fldCharType="separate"/>
      </w:r>
      <w:r w:rsidR="00F463FA" w:rsidRPr="00DA66A1">
        <w:t>(Shushruth et al., 2022)</w:t>
      </w:r>
      <w:r w:rsidR="00F463FA">
        <w:fldChar w:fldCharType="end"/>
      </w:r>
      <w:r w:rsidR="00F463FA">
        <w:rPr>
          <w:rStyle w:val="Appelnotedebasdep"/>
        </w:rPr>
        <w:footnoteReference w:id="5"/>
      </w:r>
      <w:r w:rsidR="00F463FA">
        <w:t>. The</w:t>
      </w:r>
      <w:r w:rsidR="008924F9">
        <w:t>ir</w:t>
      </w:r>
      <w:r w:rsidR="00F463FA">
        <w:t xml:space="preserve"> behavioral performance was thus very close to that observed in FR tasks. </w:t>
      </w:r>
      <w:r w:rsidR="00C169A2">
        <w:t xml:space="preserve">The reason for discrepancies in processing strategy </w:t>
      </w:r>
      <w:r w:rsidR="00D46674">
        <w:t>may</w:t>
      </w:r>
      <w:r w:rsidR="00C169A2">
        <w:t xml:space="preserve"> be related to the training history of the monkeys</w:t>
      </w:r>
      <w:r w:rsidR="00703CE1">
        <w:t xml:space="preserve"> </w:t>
      </w:r>
      <w:r w:rsidR="00703CE1">
        <w:fldChar w:fldCharType="begin"/>
      </w:r>
      <w:r w:rsidR="00703CE1">
        <w:instrText xml:space="preserve"> ADDIN ZOTERO_ITEM CSL_CITATION {"citationID":"1peLKJPn","properties":{"formattedCitation":"(Shushruth et al., 2022)","plainCitation":"(Shushruth et al., 2022)","noteIndex":0},"citationItems":[{"id":7313,"uris":["http://zotero.org/users/5679506/items/SES9UT3Z"],"itemData":{"id":7313,"type":"article-journal","abstract":"The study of perceptual decision-making in monkeys has provided insights into the process by which sensory evidence is integrated toward a decision. When monkeys make decisions with the knowledge of the motor actions the decisions bear upon, the process of evidence integration is instantiated by neurons involved in the selection of said actions. It is less clear how monkeys make decisions when unaware of the actions required to communicate their choice-what we refer to as \"abstract\" decisions. We investigated this by training monkeys to associate the direction of motion of a noisy random-dot display with the color of two targets. Crucially, the targets were displayed at unpredictable locations after the motion stimulus was extinguished. We found that the monkeys postponed decision formation until the targets were revealed. Neurons in the parietal association area LIP represented the integration of evidence leading to a choice, but as the stimulus was no longer visible, the samples of evidence must have been retrieved from short-term memory. Our results imply that when decisions are temporally unyoked from the motor actions they bear upon, decision formation is protracted until they can be framed in terms of motor actions.","container-title":"Current biology: CB","DOI":"10.1016/j.cub.2022.03.014","ISSN":"1879-0445","issue":"9","journalAbbreviation":"Curr Biol","language":"eng","note":"PMID: 35354066\nPMCID: PMC9090972","page":"1949-1960.e5","source":"PubMed","title":"Sequential sampling from memory underlies action selection during abstract decision-making","volume":"32","author":[{"family":"Shushruth","given":"S."},{"family":"Zylberberg","given":"Ariel"},{"family":"Shadlen","given":"Michael N."}],"issued":{"date-parts":[["2022",5,9]]}}}],"schema":"https://github.com/citation-style-language/schema/raw/master/csl-citation.json"} </w:instrText>
      </w:r>
      <w:r w:rsidR="00703CE1">
        <w:fldChar w:fldCharType="separate"/>
      </w:r>
      <w:r w:rsidR="00703CE1" w:rsidRPr="00703CE1">
        <w:t>(Shushruth et al., 2022)</w:t>
      </w:r>
      <w:r w:rsidR="00703CE1">
        <w:fldChar w:fldCharType="end"/>
      </w:r>
      <w:r w:rsidR="00C169A2">
        <w:t xml:space="preserve">. </w:t>
      </w:r>
      <w:r w:rsidR="002062DE">
        <w:t xml:space="preserve">To our knowledge, only one study in humans examined decision-related activities when the stimulus-response mapping </w:t>
      </w:r>
      <w:r w:rsidR="00672F3D">
        <w:t>is</w:t>
      </w:r>
      <w:r w:rsidR="00704238">
        <w:t xml:space="preserve"> provided</w:t>
      </w:r>
      <w:r w:rsidR="00D46674">
        <w:t xml:space="preserve"> by the RS</w:t>
      </w:r>
      <w:r w:rsidR="00703CE1">
        <w:t xml:space="preserve"> </w:t>
      </w:r>
      <w:r w:rsidR="00672F3D">
        <w:fldChar w:fldCharType="begin"/>
      </w:r>
      <w:r w:rsidR="002752A0">
        <w:instrText xml:space="preserve"> ADDIN ZOTERO_ITEM CSL_CITATION {"citationID":"DM6afx1P","properties":{"formattedCitation":"(Twomey et al., 2016)","plainCitation":"(Twomey et al., 2016)","noteIndex":0},"citationItems":[{"id":6987,"uris":["http://zotero.org/groups/4686760/items/JRPP36GV"],"itemData":{"id":6987,"type":"article-journal","abstract":"Electrophysiological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672F3D">
        <w:fldChar w:fldCharType="separate"/>
      </w:r>
      <w:r w:rsidR="002752A0" w:rsidRPr="002752A0">
        <w:t>(Twomey et al., 2016)</w:t>
      </w:r>
      <w:r w:rsidR="00672F3D">
        <w:fldChar w:fldCharType="end"/>
      </w:r>
      <w:r w:rsidR="00C81E21">
        <w:t xml:space="preserve">. </w:t>
      </w:r>
      <w:r w:rsidR="00285BBD">
        <w:t xml:space="preserve">Centro-parietal EEG activities </w:t>
      </w:r>
      <w:r w:rsidR="00672F3D" w:rsidRPr="00CC0EC2">
        <w:t>exhibited ramping dynamics during stimulus presentation, the slope of whi</w:t>
      </w:r>
      <w:r w:rsidR="004D5D21" w:rsidRPr="00CC0EC2">
        <w:t>ch</w:t>
      </w:r>
      <w:r w:rsidR="00B535D5" w:rsidRPr="00CC0EC2">
        <w:t xml:space="preserve"> scaled</w:t>
      </w:r>
      <w:r w:rsidR="00E93D95">
        <w:t xml:space="preserve"> with sensory evidence. </w:t>
      </w:r>
      <w:r w:rsidR="00285BBD">
        <w:t xml:space="preserve">This result indicates that subjects categorized the stimulus. Interestingly, </w:t>
      </w:r>
      <w:proofErr w:type="spellStart"/>
      <w:r w:rsidR="00285BBD">
        <w:t>centro</w:t>
      </w:r>
      <w:proofErr w:type="spellEnd"/>
      <w:r w:rsidR="00285BBD">
        <w:t xml:space="preserve">-parietal EEG signals </w:t>
      </w:r>
      <w:r w:rsidR="004D5D21">
        <w:t>did not plateau during the d</w:t>
      </w:r>
      <w:r w:rsidR="00CD1BA9">
        <w:t>elay period before the RS, and</w:t>
      </w:r>
      <w:r w:rsidR="004D5D21">
        <w:t xml:space="preserve"> instead decayed back to baseline. </w:t>
      </w:r>
      <w:r w:rsidR="006248D9">
        <w:t>T</w:t>
      </w:r>
      <w:r w:rsidR="00F57DBB">
        <w:t>he brain may</w:t>
      </w:r>
      <w:r w:rsidR="006248D9">
        <w:t xml:space="preserve"> have maintained </w:t>
      </w:r>
      <w:r w:rsidR="00AC4B09">
        <w:t xml:space="preserve">the </w:t>
      </w:r>
      <w:r w:rsidR="00704238">
        <w:t xml:space="preserve">selected </w:t>
      </w:r>
      <w:r w:rsidR="00AC4B09">
        <w:t>stimulus category</w:t>
      </w:r>
      <w:r w:rsidR="00704238">
        <w:t xml:space="preserve"> </w:t>
      </w:r>
      <w:r w:rsidR="00CC0EC2">
        <w:t>elsewhere in the brain, or</w:t>
      </w:r>
      <w:r w:rsidR="004F317E">
        <w:t xml:space="preserve"> used a</w:t>
      </w:r>
      <w:r w:rsidR="00F57DBB">
        <w:t>nother</w:t>
      </w:r>
      <w:r w:rsidR="004F317E">
        <w:t xml:space="preserve"> </w:t>
      </w:r>
      <w:r w:rsidR="00704238">
        <w:t>neural mechanism</w:t>
      </w:r>
      <w:r w:rsidR="006248D9">
        <w:t xml:space="preserve"> for this short-term maintenance </w:t>
      </w:r>
      <w:r w:rsidR="00704238">
        <w:t xml:space="preserve"> </w:t>
      </w:r>
      <w:r w:rsidR="009344F9">
        <w:fldChar w:fldCharType="begin"/>
      </w:r>
      <w:r w:rsidR="006F0ADA">
        <w:instrText xml:space="preserve"> ADDIN ZOTERO_ITEM CSL_CITATION {"citationID":"7S4iQBEd","properties":{"formattedCitation":"(e.g., short-term synaptic plasticity; Masse et al., 2020)","plainCitation":"(e.g., short-term synaptic plasticity; Masse et al., 2020)","dontUpdate":true,"noteIndex":0},"citationItems":[{"id":11771,"uris":["http://zotero.org/users/5679506/items/93PYT36U"],"itemData":{"id":11771,"type":"article-journal","abstract":"A traditional view of short-term working memory (STM) is that task-relevant information is maintained ‘online’ in persistent spiking activity. However, recent experimental and modelling studies have begun to question this long-held belief. In this Review, we discuss new evidence demonstrating that information can be “silently” maintained via short-term synaptic plasticity, without the need for persistent activity. We discuss how the neural mechanisms underlying STM are inextricably linked with the cognitive demands of the task, such that the passive maintenance and the active manipulation of information are subserved differently in the brain. Together, these recent findings point towards a more nuanced view of STM, in which multiple substrates work in concert to support our ability to temporarily maintain and manipulate information.","container-title":"Trends in cognitive sciences","DOI":"10.1016/j.tics.2019.12.014","ISSN":"1364-6613","issue":"3","journalAbbreviation":"Trends Cogn Sci","note":"PMID: 32007384\nPMCID: PMC7288241","page":"242-258","source":"PubMed Central","title":"Reevaluating the Role of Persistent Neural Activity in Short-Term Memory","volume":"24","author":[{"family":"Masse","given":"Nicolas Y."},{"family":"Rosen","given":"Matthew C."},{"family":"Freedman","given":"David J."}],"issued":{"date-parts":[["2020",3]]}},"label":"page","prefix":"e.g., short-term synaptic plasticity; "}],"schema":"https://github.com/citation-style-language/schema/raw/master/csl-citation.json"} </w:instrText>
      </w:r>
      <w:r w:rsidR="009344F9">
        <w:fldChar w:fldCharType="separate"/>
      </w:r>
      <w:r w:rsidR="009344F9" w:rsidRPr="009344F9">
        <w:t>(e.g., short-term synaptic plasticity</w:t>
      </w:r>
      <w:r w:rsidR="006B4B7A">
        <w:rPr>
          <w:rStyle w:val="Appelnotedebasdep"/>
        </w:rPr>
        <w:footnoteReference w:id="6"/>
      </w:r>
      <w:r w:rsidR="009344F9" w:rsidRPr="009344F9">
        <w:t>; Masse et al., 2020)</w:t>
      </w:r>
      <w:r w:rsidR="009344F9">
        <w:fldChar w:fldCharType="end"/>
      </w:r>
      <w:r w:rsidR="009344F9">
        <w:t>.</w:t>
      </w:r>
    </w:p>
    <w:p w14:paraId="2F917131" w14:textId="31D5EE86" w:rsidR="009E4B34" w:rsidRPr="004A0ACD" w:rsidRDefault="009E4B34" w:rsidP="00CF01E6">
      <w:pPr>
        <w:pStyle w:val="Titre2"/>
      </w:pPr>
      <w:r w:rsidRPr="004A0ACD">
        <w:t>Extending GCD to delayed decision reports</w:t>
      </w:r>
    </w:p>
    <w:p w14:paraId="1B899600" w14:textId="4B3A4A7F" w:rsidR="00954BD4" w:rsidRDefault="002D0152" w:rsidP="004A0ACD">
      <w:r>
        <w:tab/>
      </w:r>
      <w:r w:rsidR="00BA2FA0">
        <w:t xml:space="preserve">Our literature review suggests </w:t>
      </w:r>
      <w:r w:rsidR="00527BDE">
        <w:t xml:space="preserve">that GCD can be extended to RS tasks without </w:t>
      </w:r>
      <w:r w:rsidR="00C011DB">
        <w:t>major</w:t>
      </w:r>
      <w:r w:rsidR="006C1F33">
        <w:t xml:space="preserve"> </w:t>
      </w:r>
      <w:r w:rsidR="00527BDE">
        <w:t>changes in information processing c</w:t>
      </w:r>
      <w:r w:rsidR="004D744D">
        <w:t>omponents.</w:t>
      </w:r>
      <w:r w:rsidR="00527BDE">
        <w:t xml:space="preserve"> When the stimulus-response mapping is known during stimulus presentation</w:t>
      </w:r>
      <w:r w:rsidR="0031142C">
        <w:t xml:space="preserve">, one simply needs to assume that (1) gating inhibition </w:t>
      </w:r>
      <w:r w:rsidR="00E33E76">
        <w:t>is increased</w:t>
      </w:r>
      <w:r w:rsidR="002D4073">
        <w:t xml:space="preserve"> </w:t>
      </w:r>
      <w:r w:rsidR="0031142C">
        <w:t>before the</w:t>
      </w:r>
      <w:r w:rsidR="00A70E88">
        <w:t xml:space="preserve"> RS to prevent muscle activation</w:t>
      </w:r>
      <w:r w:rsidR="0031142C">
        <w:t xml:space="preserve"> and (2) the motor preparation process </w:t>
      </w:r>
      <w:r w:rsidR="0031142C" w:rsidRPr="000D7630">
        <w:rPr>
          <w:i/>
        </w:rPr>
        <w:t>y(t)</w:t>
      </w:r>
      <w:r w:rsidR="0031142C">
        <w:t xml:space="preserve"> plateaus during the delay period, consistent with neurophysiological studies. </w:t>
      </w:r>
      <w:r w:rsidR="00A24C5B">
        <w:t>This raises the question of the mechanism that drives the muscles to the response threshold</w:t>
      </w:r>
      <w:r w:rsidR="004A2237">
        <w:t xml:space="preserve"> </w:t>
      </w:r>
      <w:proofErr w:type="spellStart"/>
      <w:r w:rsidR="004A2237" w:rsidRPr="00824A48">
        <w:rPr>
          <w:i/>
        </w:rPr>
        <w:t>θ</w:t>
      </w:r>
      <w:r w:rsidR="004A2237" w:rsidRPr="00824A48">
        <w:rPr>
          <w:i/>
          <w:vertAlign w:val="subscript"/>
        </w:rPr>
        <w:t>r</w:t>
      </w:r>
      <w:r w:rsidR="004A2237">
        <w:rPr>
          <w:i/>
          <w:vertAlign w:val="subscript"/>
        </w:rPr>
        <w:t>esp</w:t>
      </w:r>
      <w:proofErr w:type="spellEnd"/>
      <w:r w:rsidR="00A24C5B">
        <w:t xml:space="preserve"> after the RS. </w:t>
      </w:r>
      <w:r w:rsidR="0031142C">
        <w:t xml:space="preserve">A decrease in gating inhibition is plausible, but it </w:t>
      </w:r>
      <w:r w:rsidR="00D94CF2">
        <w:t xml:space="preserve">cannot produce </w:t>
      </w:r>
      <w:r w:rsidR="0031142C">
        <w:t xml:space="preserve">the kind of ramping </w:t>
      </w:r>
      <w:r w:rsidR="000A5343">
        <w:t>signals observed at the muscle</w:t>
      </w:r>
      <w:r w:rsidR="0031142C">
        <w:t xml:space="preserve"> activation </w:t>
      </w:r>
      <w:r w:rsidR="005C0AA2">
        <w:t xml:space="preserve">level. </w:t>
      </w:r>
      <w:r w:rsidR="00A24C5B">
        <w:t>We hypot</w:t>
      </w:r>
      <w:r w:rsidR="006C06D9">
        <w:t xml:space="preserve">hesize that </w:t>
      </w:r>
      <w:r w:rsidR="005C0AA2">
        <w:t xml:space="preserve">the </w:t>
      </w:r>
      <w:r w:rsidR="006C06D9">
        <w:t xml:space="preserve">accumulation of </w:t>
      </w:r>
      <w:r w:rsidR="006C06D9">
        <w:lastRenderedPageBreak/>
        <w:t>evi</w:t>
      </w:r>
      <w:r w:rsidR="00A24C5B">
        <w:t xml:space="preserve">dence </w:t>
      </w:r>
      <w:r w:rsidR="00604DD5">
        <w:t xml:space="preserve">sampled </w:t>
      </w:r>
      <w:r w:rsidR="00A24C5B">
        <w:t>from the RS serves this purpose</w:t>
      </w:r>
      <w:r w:rsidR="002D4073">
        <w:t xml:space="preserve">, similar to models of one-choice RT tasks </w:t>
      </w:r>
      <w:r w:rsidR="002D4073">
        <w:fldChar w:fldCharType="begin"/>
      </w:r>
      <w:r w:rsidR="00F95E3F">
        <w:instrText xml:space="preserve"> ADDIN ZOTERO_ITEM CSL_CITATION {"citationID":"CF59NtPu","properties":{"formattedCitation":"(Ratcliff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A","language":"eng","note":"PMID: 21690336\nPMCID: PMC3131321","page":"11285-11290","source":"PubMed","title":"Diffusion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US\npublisher: American Psychological Association","page":"567-593","source":"APA PsycNET","title":"Psychophysically principled models of visual simple reaction time","volume":"102","author":[{"family":"Smith","given":"Philip L."}],"issued":{"date-parts":[["1995"]]}}}],"schema":"https://github.com/citation-style-language/schema/raw/master/csl-citation.json"} </w:instrText>
      </w:r>
      <w:r w:rsidR="002D4073">
        <w:fldChar w:fldCharType="separate"/>
      </w:r>
      <w:r w:rsidR="00F95E3F" w:rsidRPr="00F95E3F">
        <w:t>(Ratcliff &amp; Van Dongen, 2011; Smith, 1995)</w:t>
      </w:r>
      <w:r w:rsidR="002D4073">
        <w:fldChar w:fldCharType="end"/>
      </w:r>
      <w:r w:rsidR="00A24C5B">
        <w:t>.</w:t>
      </w:r>
      <w:r w:rsidR="006C06D9">
        <w:t xml:space="preserve"> Specifically, the level of sustained activity of </w:t>
      </w:r>
      <w:r w:rsidR="006C06D9" w:rsidRPr="000D7630">
        <w:rPr>
          <w:i/>
        </w:rPr>
        <w:t>y(t)</w:t>
      </w:r>
      <w:r w:rsidR="006C06D9">
        <w:rPr>
          <w:i/>
        </w:rPr>
        <w:t xml:space="preserve"> </w:t>
      </w:r>
      <w:r w:rsidR="00604DD5">
        <w:t>constitutes</w:t>
      </w:r>
      <w:r w:rsidR="006C06D9">
        <w:t xml:space="preserve"> </w:t>
      </w:r>
      <w:r w:rsidR="00604DD5">
        <w:t>the</w:t>
      </w:r>
      <w:r w:rsidR="006C06D9">
        <w:t xml:space="preserve"> starting point for</w:t>
      </w:r>
      <w:r w:rsidR="00604DD5">
        <w:t xml:space="preserve"> this second</w:t>
      </w:r>
      <w:r w:rsidR="006C06D9">
        <w:t xml:space="preserve"> phase of evidence accumulat</w:t>
      </w:r>
      <w:r w:rsidR="00F75B4C">
        <w:t>ion</w:t>
      </w:r>
      <w:r w:rsidR="009F3F44">
        <w:rPr>
          <w:rStyle w:val="Appelnotedebasdep"/>
        </w:rPr>
        <w:footnoteReference w:id="7"/>
      </w:r>
      <w:r w:rsidR="00F75B4C">
        <w:t xml:space="preserve">. The sign </w:t>
      </w:r>
      <w:r w:rsidR="00CC57E6">
        <w:t xml:space="preserve">of the accumulation rate is identical to the sign of </w:t>
      </w:r>
      <w:r w:rsidR="00604DD5">
        <w:t xml:space="preserve">the </w:t>
      </w:r>
      <w:r w:rsidR="00CC57E6">
        <w:t xml:space="preserve">sustained activity, and its magnitude is determined by </w:t>
      </w:r>
      <w:r w:rsidR="00604DD5">
        <w:t xml:space="preserve">properties of </w:t>
      </w:r>
      <w:r w:rsidR="00880953">
        <w:t>the RS</w:t>
      </w:r>
      <w:r w:rsidR="00FD1121">
        <w:t xml:space="preserve"> (see Figures 1B and 1C)</w:t>
      </w:r>
      <w:r w:rsidR="00880953">
        <w:t>. To avoid confusion, we</w:t>
      </w:r>
      <w:r w:rsidR="00CC57E6">
        <w:t xml:space="preserve"> refer to the </w:t>
      </w:r>
      <w:r w:rsidR="00C92F22">
        <w:t xml:space="preserve">accumulation </w:t>
      </w:r>
      <w:r w:rsidR="00604DD5">
        <w:t xml:space="preserve">rate </w:t>
      </w:r>
      <w:r w:rsidR="00C92F22">
        <w:t>for the f</w:t>
      </w:r>
      <w:r w:rsidR="00604DD5">
        <w:t>ir</w:t>
      </w:r>
      <w:r w:rsidR="00C92F22">
        <w:t>st phase</w:t>
      </w:r>
      <w:r w:rsidR="00604DD5">
        <w:t xml:space="preserve"> (during stimulus presentation) </w:t>
      </w:r>
      <w:r w:rsidR="0094112B">
        <w:t xml:space="preserve">as </w:t>
      </w:r>
      <w:r w:rsidR="00B8751E">
        <w:t xml:space="preserve">parameter </w:t>
      </w:r>
      <w:r w:rsidR="00B8751E" w:rsidRPr="00B8751E">
        <w:rPr>
          <w:i/>
        </w:rPr>
        <w:t>v</w:t>
      </w:r>
      <w:r w:rsidR="00B8751E">
        <w:t>, and to the</w:t>
      </w:r>
      <w:r w:rsidR="00604DD5">
        <w:t xml:space="preserve"> </w:t>
      </w:r>
      <w:r w:rsidR="00C92F22">
        <w:t>accumulation rate for</w:t>
      </w:r>
      <w:r w:rsidR="00604DD5">
        <w:t xml:space="preserve"> the second phase (after the RS) </w:t>
      </w:r>
      <w:r w:rsidR="00B8751E">
        <w:t xml:space="preserve">as parameter </w:t>
      </w:r>
      <w:r w:rsidR="004474DB">
        <w:rPr>
          <w:i/>
        </w:rPr>
        <w:t>w</w:t>
      </w:r>
      <w:r w:rsidR="00B8751E">
        <w:t xml:space="preserve">. </w:t>
      </w:r>
      <w:r w:rsidR="00A650C3">
        <w:t>If t</w:t>
      </w:r>
      <w:r w:rsidR="00A30D08">
        <w:t>he stimulus-response mapping is</w:t>
      </w:r>
      <w:r w:rsidR="009F3F44">
        <w:t xml:space="preserve"> </w:t>
      </w:r>
      <w:r w:rsidR="00A650C3">
        <w:t xml:space="preserve">delivered by the RS, </w:t>
      </w:r>
      <w:r w:rsidR="00954BD4">
        <w:t>the motor preparation</w:t>
      </w:r>
      <w:r w:rsidR="009F3F44">
        <w:t xml:space="preserve"> variable </w:t>
      </w:r>
      <w:r w:rsidR="009F3F44" w:rsidRPr="009F3F44">
        <w:rPr>
          <w:i/>
        </w:rPr>
        <w:t>y(t)</w:t>
      </w:r>
      <w:r w:rsidR="009F3F44">
        <w:t xml:space="preserve"> remain</w:t>
      </w:r>
      <w:r w:rsidR="002D5545">
        <w:t>s</w:t>
      </w:r>
      <w:r w:rsidR="009F3F44">
        <w:t xml:space="preserve"> </w:t>
      </w:r>
      <w:r w:rsidR="00C763CD">
        <w:t>silent</w:t>
      </w:r>
      <w:r w:rsidR="009F3F44">
        <w:t xml:space="preserve"> until the presentatio</w:t>
      </w:r>
      <w:r w:rsidR="0055441C">
        <w:t>n of the RS</w:t>
      </w:r>
      <w:r w:rsidR="00C763CD">
        <w:t>, consistent with neurophysiological studies</w:t>
      </w:r>
      <w:r w:rsidR="009E4B34">
        <w:t>.</w:t>
      </w:r>
      <w:r w:rsidR="00822B80">
        <w:t xml:space="preserve"> </w:t>
      </w:r>
      <w:r w:rsidR="00604DD5">
        <w:t xml:space="preserve">The </w:t>
      </w:r>
      <w:r w:rsidR="002D5545">
        <w:t>second</w:t>
      </w:r>
      <w:r w:rsidR="00604DD5">
        <w:t xml:space="preserve"> phase of evidence acc</w:t>
      </w:r>
      <w:r w:rsidR="002D5545">
        <w:t xml:space="preserve">umulation driven by the RS </w:t>
      </w:r>
      <w:r w:rsidR="00604DD5">
        <w:t xml:space="preserve">thus </w:t>
      </w:r>
      <w:r w:rsidR="00501987">
        <w:t>starts</w:t>
      </w:r>
      <w:r w:rsidR="00604DD5">
        <w:t xml:space="preserve"> at 0, and </w:t>
      </w:r>
      <w:r w:rsidR="00C763CD">
        <w:t xml:space="preserve">we assume that </w:t>
      </w:r>
      <w:r w:rsidR="00604DD5">
        <w:t xml:space="preserve">the sign of </w:t>
      </w:r>
      <w:r w:rsidR="00604DD5" w:rsidRPr="00501987">
        <w:rPr>
          <w:i/>
        </w:rPr>
        <w:t>w</w:t>
      </w:r>
      <w:r w:rsidR="00604DD5">
        <w:t xml:space="preserve"> is determined by the sign of </w:t>
      </w:r>
      <w:r w:rsidR="00501987">
        <w:t>cumulative evidence at th</w:t>
      </w:r>
      <w:r w:rsidR="00BA04EC">
        <w:t>e stimulus categorization level</w:t>
      </w:r>
      <w:r w:rsidR="00501987" w:rsidRPr="00501987">
        <w:rPr>
          <w:i/>
        </w:rPr>
        <w:t>.</w:t>
      </w:r>
      <w:r w:rsidR="00501987">
        <w:t xml:space="preserve"> </w:t>
      </w:r>
      <w:r w:rsidR="0055441C">
        <w:t>We refer to this extended GCD</w:t>
      </w:r>
      <w:r w:rsidR="007668E0">
        <w:t xml:space="preserve"> for RS tasks</w:t>
      </w:r>
      <w:r w:rsidR="0055441C">
        <w:t xml:space="preserve"> as GCD</w:t>
      </w:r>
      <w:r w:rsidR="007668E0">
        <w:rPr>
          <w:vertAlign w:val="subscript"/>
        </w:rPr>
        <w:t>RS</w:t>
      </w:r>
      <w:r w:rsidR="0055441C">
        <w:t xml:space="preserve">. </w:t>
      </w:r>
    </w:p>
    <w:p w14:paraId="084C4975" w14:textId="4FD01A68" w:rsidR="006D3D35" w:rsidRDefault="00DA08D9" w:rsidP="004A0ACD">
      <w:r>
        <w:tab/>
      </w:r>
      <w:r w:rsidR="008334C6" w:rsidRPr="008334C6">
        <w:t>We conducted three experiments to test general predictions from GCD</w:t>
      </w:r>
      <w:r w:rsidR="0004364F">
        <w:rPr>
          <w:vertAlign w:val="subscript"/>
        </w:rPr>
        <w:t>RS</w:t>
      </w:r>
      <w:r w:rsidR="008334C6" w:rsidRPr="008334C6">
        <w:t xml:space="preserve">. </w:t>
      </w:r>
      <w:r w:rsidR="00957F82">
        <w:t>Each of these experiments used</w:t>
      </w:r>
      <w:r w:rsidR="006D3D35">
        <w:t xml:space="preserve"> a RS variant of the random dot motion task. </w:t>
      </w:r>
      <w:r w:rsidR="00835F07">
        <w:t xml:space="preserve">In the original FR variant of this task, subjects are presented with a field of moving dots, and are instructed to press one of two buttons (or produce a saccade toward one of two targets) as a function of the net direction of the dots. </w:t>
      </w:r>
      <w:r w:rsidR="009E15D7">
        <w:t>Decision difficulty is typically manipulated by varying motion coherence, defined as the proportion of dots moving in the target dire</w:t>
      </w:r>
      <w:r w:rsidR="00A30D08">
        <w:t xml:space="preserve">ction, the other dots moving </w:t>
      </w:r>
      <w:r w:rsidR="009E15D7">
        <w:t xml:space="preserve">randomly. The lower the coherence, the higher the difficulty of the decision. </w:t>
      </w:r>
      <w:r w:rsidR="00C45E65">
        <w:t xml:space="preserve">This task </w:t>
      </w:r>
      <w:r w:rsidR="009E15D7">
        <w:t xml:space="preserve">allows researchers to </w:t>
      </w:r>
      <w:r w:rsidR="00AE0314">
        <w:t>study the formation of decision</w:t>
      </w:r>
      <w:r w:rsidR="009E15D7">
        <w:t xml:space="preserve"> and motor commands over a relatively long period, because it requires integration of perceptual evidence in time and space</w:t>
      </w:r>
      <w:r w:rsidR="00C45E65">
        <w:t>. In addition, manipulations of motion coherence typically produce larger</w:t>
      </w:r>
      <w:r w:rsidR="00C43000">
        <w:t xml:space="preserve"> modulations of mean </w:t>
      </w:r>
      <w:r w:rsidR="00C43000">
        <w:lastRenderedPageBreak/>
        <w:t xml:space="preserve">RT compared to other perceptual manipulations. These properties make the random dot motion task particularly appropriate to test continuous flow models </w:t>
      </w:r>
      <w:r w:rsidR="00C43000">
        <w:fldChar w:fldCharType="begin"/>
      </w:r>
      <w:r w:rsidR="00C73449">
        <w:instrText xml:space="preserve"> ADDIN ZOTERO_ITEM CSL_CITATION {"citationID":"ejwTuPfd","properties":{"formattedCitation":"(Dendauw et al., 2024; Donner et al., 2009; Kelly &amp; O\\uc0\\u8217{}Connell, 2013; Roitman &amp; Shadlen, 2002; Servant et al., 2021)","plainCitation":"(Dendauw et al., 2024; Donner et al., 2009; Kelly &amp; O’Connell, 2013; Roitman &amp; Shadlen, 2002;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758,"uris":["http://zotero.org/users/5679506/items/XEYSZYPA"],"itemData":{"id":758,"type":"article-journal","abstract":"Simple perceptual decisions are ideally suited for studying the sensorimotor transformations underlying flexible behavior. During perceptual detection, a noisy sensory signal is converted into a behavioral report of the presence or absence of a perceptual experience. Here, we used magnetoencephalography (MEG) to link the dynamics of neural population activity in human motor cortex to perceptual choices in a \"yes/no\" visual motion detection task. We found that (1) motor response-selective MEG activity in the \"gamma\" (64-100 Hz) and \"beta\" (12-36 Hz) frequency ranges predicted subjects' choices several seconds before their overt manual response; (2) this choice-predictive activity built up gradually during stimulus viewing toward both \"yes\" and \"no\" choices; and (3) the choice-predictive activity in motor cortex reflected the temporal integral of gamma-band activity in motion-sensitive area MT during stimulus viewing. Because gamma-band activity in MT reflects visual motion strength, these findings suggest that, during motion detection, motor plans for both \"yes\" and \"no\" choices result from continuously accumulating sensory evidence. We conclude that frequency-specific neural population activity at the cortical output stage of sensorimotor pathways provides a window into the mechanisms underlying perceptual decisions.","container-title":"Current biology: CB","DOI":"10.1016/j.cub.2009.07.066","ISSN":"1879-0445","issue":"18","journalAbbreviation":"Curr. Biol.","language":"eng","note":"PMID: 19747828","page":"1581-1585","source":"PubMed","title":"Buildup of choice-predictive activity in human motor cortex during perceptual decision making","volume":"19","author":[{"family":"Donner","given":"Tobias H."},{"family":"Siegel","given":"Markus"},{"family":"Fries","given":"Pascal"},{"family":"Engel","given":"Andreas K."}],"issued":{"date-parts":[["2009",9,29]]}}},{"id":253,"uris":["http://zotero.org/users/5679506/items/BMCU23CK"],"itemData":{"id":253,"type":"article-journal","abstract":"We frequently need to make timely decisions based on sensory evidence that is weak, ambiguous, or noisy resulting from conditions in the external environment (e.g., a cluttered visual scene) or within the brain itself (e.g., inattention, neural noise). Here we examine how externally and internally driven variations in the quality of sensory evidence affect the build-to-threshold dynamics of a supramodal “decision variable” signal and, hence, the timing and accuracy of decision reports in humans. Observers performed a continuous-monitoring version of the prototypical two-alternative dot-motion discrimination task, which is known to strongly benefit from sequential sampling and temporal accumulation of evidence. A centroparietal positive potential (CPP), which we previously established as a supramodal decision signal based on its invariance to motor or sensory parameters, exhibited two key identifying properties associated with the “decision variable” long described in sequential sampling models: (1) its buildup rate systematically scaled with sensory evidence strength across four levels of motion coherence, consistent with temporal integration; and (2) its amplitude reached a stereotyped level at the moment of perceptual report executions, consistent with a boundary-crossing stopping criterion. The buildup rate of the CPP also strongly predicted reaction time within coherence levels (i.e., independent of physical evidence strength), and this endogenous variation was linked with attentional fluctuations indexed by the level of parieto-occipital α-band activity preceding target onset. In tandem with the CPP, build-to-threshold dynamics were also observed in an effector-selective motor preparation signal; however, the buildup of this motor-specific process significantly lagged that of the supramodal process.","container-title":"Journal of Neuroscience","DOI":"10.1523/JNEUROSCI.3355-13.2013","ISSN":"0270-6474, 1529-2401","issue":"50","journalAbbreviation":"J. Neurosci.","language":"en","license":"Copyright © 2013 the authors 0270-6474/13/3319434-08$15.00/0","note":"PMID: 24336710","page":"19434-19441","source":"www.jneurosci.org","title":"Internal and External Influences on the Rate of Sensory Evidence Accumulation in the Human Brain","volume":"33","author":[{"family":"Kelly","given":"Simon P."},{"family":"O'Connell","given":"Redmond G."}],"issued":{"date-parts":[["2013",12,11]]}}},{"id":749,"uris":["http://zotero.org/users/5679506/items/BHUWBL3L"],"itemData":{"id":749,"type":"article-journal","abstract":"Decisions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rsidR="00C43000">
        <w:fldChar w:fldCharType="separate"/>
      </w:r>
      <w:r w:rsidR="00C73449" w:rsidRPr="00C73449">
        <w:t>(Dendauw et al., 2024; Donner et al., 2009; Kelly &amp; O’Connell, 2013; Roitman &amp; Shadlen, 2002; Servant et al., 2021)</w:t>
      </w:r>
      <w:r w:rsidR="00C43000">
        <w:fldChar w:fldCharType="end"/>
      </w:r>
      <w:r w:rsidR="00C43000">
        <w:t xml:space="preserve">, and their extension to delayed decision reports in the context of the present work.  </w:t>
      </w:r>
      <w:r w:rsidR="00C45E65">
        <w:t xml:space="preserve">  </w:t>
      </w:r>
    </w:p>
    <w:p w14:paraId="2D040890" w14:textId="05675F0D" w:rsidR="00FB11A0" w:rsidRDefault="00867EDA" w:rsidP="003628F4">
      <w:r>
        <w:tab/>
        <w:t>Each RS variant</w:t>
      </w:r>
      <w:r w:rsidR="00CB1217">
        <w:t xml:space="preserve"> of the random dot motion task</w:t>
      </w:r>
      <w:r>
        <w:t xml:space="preserve"> </w:t>
      </w:r>
      <w:r w:rsidR="008334C6" w:rsidRPr="008334C6">
        <w:t>incorporate</w:t>
      </w:r>
      <w:r w:rsidR="00957F82">
        <w:t>d</w:t>
      </w:r>
      <w:r w:rsidR="008334C6" w:rsidRPr="008334C6">
        <w:t xml:space="preserve"> a short delay (minimum 3 s) between stimulus offset and RS onset. This delay allowed us to (1) evaluate processing characteristics associated with the short-term</w:t>
      </w:r>
      <w:r w:rsidR="006E236C">
        <w:t xml:space="preserve"> maintenance of information, (2</w:t>
      </w:r>
      <w:r w:rsidR="008334C6" w:rsidRPr="008334C6">
        <w:t>) better characterize the articulation between decision-making, mem</w:t>
      </w:r>
      <w:r w:rsidR="006E236C">
        <w:t>ory, and motor systems, and (3</w:t>
      </w:r>
      <w:r w:rsidR="008334C6" w:rsidRPr="008334C6">
        <w:t xml:space="preserve">) prevent any strategical attempt to postpone the treatment of the stimulus </w:t>
      </w:r>
      <w:r w:rsidR="00ED1112">
        <w:fldChar w:fldCharType="begin"/>
      </w:r>
      <w:r w:rsidR="005B04B7">
        <w:instrText xml:space="preserve"> ADDIN ZOTERO_ITEM CSL_CITATION {"citationID":"7LrX9XR7","properties":{"formattedCitation":"(which could occur if the stimulus is presented until the RS or the response; e.g., Coallier &amp; Kalaska, 2014; Ratcliff, 2006; Twomey et al., 2016)","plainCitation":"(which could occur if the stimulus is presented until the RS or the response; e.g., Coallier &amp; Kalaska, 2014; Ratcliff, 2006; Twomey et al., 2016)","noteIndex":0},"citationItems":[{"id":8490,"uris":["http://zotero.org/users/5679506/items/SIPTSQ32"],"itemData":{"id":8490,"type":"article-journal","abstract":"Human subjects chose between two color-coded reach targets using multicolored checkerboard-like decision cues (DCs) that presented variable amounts of conflicting sensory evidence supporting both target choices. Different DCs contained different numbers of small squares of the two target colors. The most ambiguous DCs contained nearly equal numbers of squares of both target colors. The subjects reached as soon as they selected a target after the appearance of the DC (\"choose-and-go\" task). The choice behavior of the subjects showed many similarities to prior studies using other stimulus properties (e.g., visual motion coherence, brightness), including progressively longer response times and higher target-choice error rates for more ambiguous DCs. However, certain trends in their choice behavior could not be fully captured by simple drift-diffusion models. Allowing the subjects to view the DCs for a period of time before presenting the targets (\"match-to-sample\" task) resulted in much shorter response times overall, but also revealed a reluctance of subjects to commit to a decision about the predominant color of the more ambiguous DCs during the initial extended observation period. Model processing and simulation analyses suggest that the subjects might adjust the dynamics of their decision-making process on a trial-to-trial basis in response to the variable level of ambiguous and conflicting evidence in different DCs between trials.","container-title":"Journal of Neurophysiology","DOI":"10.1152/jn.00145.2014","ISSN":"1522-1598","issue":"11","journalAbbreviation":"J Neurophysiol","language":"eng","note":"PMID: 25210160","page":"2916-2938","source":"PubMed","title":"Reach target selection in humans using ambiguous decision cues containing variable amounts of conflicting sensory evidence supporting each target choice","volume":"112","author":[{"family":"Coallier","given":"Émilie"},{"family":"Kalaska","given":"John F."}],"issued":{"date-parts":[["2014",12,1]]}},"label":"page","prefix":"which could occur if the stimulus is presented until the RS or the response; e.g., "},{"id":8733,"uris":["http://zotero.org/users/5679506/items/D7RY8PHU"],"itemData":{"id":8733,"type":"article-journal","abstract":"The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ED1112">
        <w:fldChar w:fldCharType="separate"/>
      </w:r>
      <w:r w:rsidR="005B04B7" w:rsidRPr="005B04B7">
        <w:t>(which could occur if the stimulus is presented until the RS or the response; e.g., Coallier &amp; Kalaska, 2014; Ratcliff, 2006; Twomey et al., 2016)</w:t>
      </w:r>
      <w:r w:rsidR="00ED1112">
        <w:fldChar w:fldCharType="end"/>
      </w:r>
      <w:r w:rsidR="008334C6" w:rsidRPr="008334C6">
        <w:t xml:space="preserve">. </w:t>
      </w:r>
      <w:r w:rsidR="006D3D35">
        <w:t>In E</w:t>
      </w:r>
      <w:r w:rsidR="003407CB">
        <w:t>xperiments 1 and 2, the stimulus-response mapping was known before stimulus presentation. Experiment 1 manipulated the duration</w:t>
      </w:r>
      <w:r w:rsidR="006D3D35">
        <w:t xml:space="preserve"> of the delay (3 vs. 5 vs. 7 s</w:t>
      </w:r>
      <w:r w:rsidR="0045065C">
        <w:t xml:space="preserve">), and used a constant stimulus </w:t>
      </w:r>
      <w:r w:rsidR="006D3D35">
        <w:t>duration (2 s). Experiment 2 manipulated stimulus duration (</w:t>
      </w:r>
      <w:r w:rsidR="008E165C">
        <w:t>0</w:t>
      </w:r>
      <w:r w:rsidR="006D3D35">
        <w:t xml:space="preserve">.3 vs. 1 vs. 2 s), and used a constant delay (3 s). </w:t>
      </w:r>
      <w:r w:rsidR="00CB1217">
        <w:t>Experiment 3 was similar to Experiment 1, except that the stimulus-response mapping was provided by the RS. GCD</w:t>
      </w:r>
      <w:r w:rsidR="00CB1217" w:rsidRPr="0055441C">
        <w:rPr>
          <w:vertAlign w:val="subscript"/>
        </w:rPr>
        <w:t>RS</w:t>
      </w:r>
      <w:r w:rsidR="00CB1217">
        <w:rPr>
          <w:vertAlign w:val="subscript"/>
        </w:rPr>
        <w:t xml:space="preserve"> </w:t>
      </w:r>
      <w:r w:rsidR="00CB1217">
        <w:t>makes</w:t>
      </w:r>
      <w:r w:rsidR="00B333C4">
        <w:t xml:space="preserve"> </w:t>
      </w:r>
      <w:r w:rsidR="00CB1217">
        <w:t xml:space="preserve">predictions that will be presented in the introduction section of each experiment. </w:t>
      </w:r>
      <w:r w:rsidR="00562C55">
        <w:t>These predictions will be tested usi</w:t>
      </w:r>
      <w:r w:rsidR="004079EC">
        <w:t>ng traditional behavioral measur</w:t>
      </w:r>
      <w:r w:rsidR="00FC2852">
        <w:t>es extended with EMG measure</w:t>
      </w:r>
      <w:r w:rsidR="004079EC">
        <w:t xml:space="preserve">s of muscle activation. </w:t>
      </w:r>
    </w:p>
    <w:p w14:paraId="10C69BF8" w14:textId="77777777" w:rsidR="00C01B7A" w:rsidRDefault="00C01B7A">
      <w:pPr>
        <w:spacing w:line="259" w:lineRule="auto"/>
        <w:outlineLvl w:val="9"/>
        <w:rPr>
          <w:b/>
          <w:bCs/>
        </w:rPr>
      </w:pPr>
      <w:r>
        <w:br w:type="page"/>
      </w:r>
    </w:p>
    <w:p w14:paraId="2BDDC8C5" w14:textId="7B73490E" w:rsidR="00FB11A0" w:rsidRPr="00C80852" w:rsidRDefault="00FB11A0" w:rsidP="00C01B7A">
      <w:pPr>
        <w:pStyle w:val="Titre2"/>
      </w:pPr>
      <w:r w:rsidRPr="00C80852">
        <w:lastRenderedPageBreak/>
        <w:t>Figure 1</w:t>
      </w:r>
    </w:p>
    <w:p w14:paraId="766BF665" w14:textId="77777777" w:rsidR="00FB11A0" w:rsidRPr="00957F6B" w:rsidRDefault="00FB11A0" w:rsidP="00CF01E6">
      <w:r>
        <w:t>Illustration of expected motor preparation and muscle activation dynamics from GCD and GCD</w:t>
      </w:r>
      <w:r w:rsidRPr="00957F6B">
        <w:rPr>
          <w:vertAlign w:val="subscript"/>
        </w:rPr>
        <w:t>RS</w:t>
      </w:r>
      <w:r>
        <w:t xml:space="preserve"> models</w:t>
      </w:r>
    </w:p>
    <w:p w14:paraId="26D86FD0" w14:textId="77777777" w:rsidR="00FB11A0" w:rsidRPr="00B42129" w:rsidRDefault="00FB11A0" w:rsidP="003628F4">
      <w:pPr>
        <w:rPr>
          <w:noProof/>
          <w:bdr w:val="none" w:sz="0" w:space="0" w:color="auto" w:frame="1"/>
          <w:lang w:eastAsia="fr-FR"/>
        </w:rPr>
      </w:pPr>
      <w:r w:rsidRPr="00CB53FD">
        <w:rPr>
          <w:noProof/>
          <w:bdr w:val="none" w:sz="0" w:space="0" w:color="auto" w:frame="1"/>
          <w:lang w:val="fr-FR" w:eastAsia="fr-FR"/>
        </w:rPr>
        <w:drawing>
          <wp:inline distT="0" distB="0" distL="0" distR="0" wp14:anchorId="1A22627A" wp14:editId="3428A3BC">
            <wp:extent cx="5911727" cy="2571750"/>
            <wp:effectExtent l="0" t="0" r="0" b="0"/>
            <wp:docPr id="3" name="Image 3" descr="C:\Users\mservant\Desktop\Research\Johan_these\Projet_1\Paper\Figures\figur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mservant\Desktop\Research\Johan_these\Projet_1\Paper\Figures\figure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14702" cy="2573044"/>
                    </a:xfrm>
                    <a:prstGeom prst="rect">
                      <a:avLst/>
                    </a:prstGeom>
                    <a:noFill/>
                    <a:ln>
                      <a:noFill/>
                    </a:ln>
                  </pic:spPr>
                </pic:pic>
              </a:graphicData>
            </a:graphic>
          </wp:inline>
        </w:drawing>
      </w:r>
    </w:p>
    <w:p w14:paraId="6BD22AB5" w14:textId="46A5BAC3" w:rsidR="00C01B7A" w:rsidRDefault="00FB11A0" w:rsidP="00C01B7A">
      <w:pPr>
        <w:spacing w:line="276" w:lineRule="auto"/>
        <w:rPr>
          <w:rStyle w:val="Accentuationlgre"/>
        </w:rPr>
      </w:pPr>
      <w:r w:rsidRPr="00AE6F73">
        <w:rPr>
          <w:rStyle w:val="Accentuationlgre"/>
          <w:i/>
          <w:iCs w:val="0"/>
        </w:rPr>
        <w:t>Note.</w:t>
      </w:r>
      <w:r w:rsidRPr="00B93EAC">
        <w:rPr>
          <w:rStyle w:val="Accentuationlgre"/>
          <w:i/>
          <w:iCs w:val="0"/>
        </w:rPr>
        <w:t xml:space="preserve"> </w:t>
      </w:r>
      <w:r w:rsidRPr="00B93EAC">
        <w:rPr>
          <w:rStyle w:val="Accentuationlgre"/>
        </w:rPr>
        <w:t>(A)</w:t>
      </w:r>
      <w:r w:rsidRPr="00B93EAC">
        <w:rPr>
          <w:rStyle w:val="Accentuationlgre"/>
          <w:i/>
          <w:iCs w:val="0"/>
        </w:rPr>
        <w:t xml:space="preserve"> </w:t>
      </w:r>
      <w:r w:rsidRPr="00B93EAC">
        <w:rPr>
          <w:rStyle w:val="Accentuationlgre"/>
        </w:rPr>
        <w:t>Expected mean of motor preparation and muscle activation trajectories from GCD in a free response decision task involving high (dark green) and low (light green) evidence quality co</w:t>
      </w:r>
      <w:r w:rsidR="005715A1" w:rsidRPr="00B93EAC">
        <w:rPr>
          <w:rStyle w:val="Accentuationlgre"/>
        </w:rPr>
        <w:t>nditions. The evidence accumulation variable</w:t>
      </w:r>
      <w:r w:rsidRPr="00B93EAC">
        <w:rPr>
          <w:rStyle w:val="Accentuationlgre"/>
        </w:rPr>
        <w:t xml:space="preserve"> continuously flows to motor preparation brain areas. The lower accumulation rate for the low evidence quality condition produces an increase in both </w:t>
      </w:r>
      <w:r w:rsidR="00275F80" w:rsidRPr="00B93EAC">
        <w:rPr>
          <w:rStyle w:val="Accentuationlgre"/>
        </w:rPr>
        <w:t xml:space="preserve">the mean premotor time (PMT, from stimulus onset to the </w:t>
      </w:r>
      <w:r w:rsidR="00F66708" w:rsidRPr="00B93EAC">
        <w:rPr>
          <w:rStyle w:val="Accentuationlgre"/>
        </w:rPr>
        <w:t>onset of muscle activation</w:t>
      </w:r>
      <w:r w:rsidR="00275F80" w:rsidRPr="00B93EAC">
        <w:rPr>
          <w:rStyle w:val="Accentuationlgre"/>
        </w:rPr>
        <w:t>) and</w:t>
      </w:r>
      <w:r w:rsidRPr="00B93EAC">
        <w:rPr>
          <w:rStyle w:val="Accentuationlgre"/>
        </w:rPr>
        <w:t xml:space="preserve"> </w:t>
      </w:r>
      <w:r w:rsidR="00A7094D" w:rsidRPr="00B93EAC">
        <w:rPr>
          <w:rStyle w:val="Accentuationlgre"/>
        </w:rPr>
        <w:t xml:space="preserve">the </w:t>
      </w:r>
      <w:r w:rsidRPr="00B93EAC">
        <w:rPr>
          <w:rStyle w:val="Accentuationlgre"/>
        </w:rPr>
        <w:t xml:space="preserve">mean </w:t>
      </w:r>
      <w:r w:rsidR="00275F80" w:rsidRPr="00B93EAC">
        <w:rPr>
          <w:rStyle w:val="Accentuationlgre"/>
        </w:rPr>
        <w:t>motor time (</w:t>
      </w:r>
      <w:r w:rsidRPr="00B93EAC">
        <w:rPr>
          <w:rStyle w:val="Accentuationlgre"/>
        </w:rPr>
        <w:t>MT</w:t>
      </w:r>
      <w:r w:rsidR="00F66708" w:rsidRPr="00B93EAC">
        <w:rPr>
          <w:rStyle w:val="Accentuationlgre"/>
        </w:rPr>
        <w:t>, from the onset of muscle activation to the response)</w:t>
      </w:r>
      <w:r w:rsidRPr="00B93EAC">
        <w:rPr>
          <w:rStyle w:val="Accentuationlgre"/>
        </w:rPr>
        <w:t>. (B) and (C) Expected mean of motor preparation and muscle activation trajectories from GCD</w:t>
      </w:r>
      <w:r w:rsidRPr="00700FDF">
        <w:rPr>
          <w:rStyle w:val="Accentuationlgre"/>
          <w:vertAlign w:val="subscript"/>
        </w:rPr>
        <w:t>RS</w:t>
      </w:r>
      <w:r w:rsidRPr="00B93EAC">
        <w:rPr>
          <w:rStyle w:val="Accentuationlgre"/>
        </w:rPr>
        <w:t xml:space="preserve"> in a </w:t>
      </w:r>
      <w:r w:rsidR="00626F53" w:rsidRPr="00B93EAC">
        <w:rPr>
          <w:rStyle w:val="Accentuationlgre"/>
        </w:rPr>
        <w:t>response signal (</w:t>
      </w:r>
      <w:r w:rsidRPr="00B93EAC">
        <w:rPr>
          <w:rStyle w:val="Accentuationlgre"/>
        </w:rPr>
        <w:t>RS</w:t>
      </w:r>
      <w:r w:rsidR="00626F53" w:rsidRPr="00B93EAC">
        <w:rPr>
          <w:rStyle w:val="Accentuationlgre"/>
        </w:rPr>
        <w:t>)</w:t>
      </w:r>
      <w:r w:rsidRPr="00B93EAC">
        <w:rPr>
          <w:rStyle w:val="Accentuationlgre"/>
        </w:rPr>
        <w:t xml:space="preserve"> variant of the task involving a delay between stimulus offset and RS onset, and </w:t>
      </w:r>
      <w:r w:rsidR="005715A1" w:rsidRPr="00B93EAC">
        <w:rPr>
          <w:rStyle w:val="Accentuationlgre"/>
        </w:rPr>
        <w:t>fore</w:t>
      </w:r>
      <w:r w:rsidRPr="00B93EAC">
        <w:rPr>
          <w:rStyle w:val="Accentuationlgre"/>
        </w:rPr>
        <w:t>knowledge of the stimulus-response mapping.</w:t>
      </w:r>
      <w:r w:rsidR="005715A1" w:rsidRPr="00B93EAC">
        <w:rPr>
          <w:rStyle w:val="Accentuationlgre"/>
        </w:rPr>
        <w:t xml:space="preserve"> During stimulus presentation, the evidence accumulation variable </w:t>
      </w:r>
      <w:r w:rsidRPr="00B93EAC">
        <w:rPr>
          <w:rStyle w:val="Accentuationlgre"/>
        </w:rPr>
        <w:t>continuously flows to motor preparation brain areas</w:t>
      </w:r>
      <w:r w:rsidR="00E33E76" w:rsidRPr="00B93EAC">
        <w:rPr>
          <w:rStyle w:val="Accentuationlgre"/>
        </w:rPr>
        <w:t xml:space="preserve">, </w:t>
      </w:r>
      <w:r w:rsidR="005715A1" w:rsidRPr="00B93EAC">
        <w:rPr>
          <w:rStyle w:val="Accentuationlgre"/>
        </w:rPr>
        <w:t>si</w:t>
      </w:r>
      <w:r w:rsidR="00E33E76" w:rsidRPr="00B93EAC">
        <w:rPr>
          <w:rStyle w:val="Accentuationlgre"/>
        </w:rPr>
        <w:t>milar to the free response task</w:t>
      </w:r>
      <w:r w:rsidR="00C418DE" w:rsidRPr="00B93EAC">
        <w:rPr>
          <w:rStyle w:val="Accentuationlgre"/>
        </w:rPr>
        <w:t xml:space="preserve">, but the level of gating inhibition (parameter </w:t>
      </w:r>
      <w:r w:rsidR="00C418DE" w:rsidRPr="00700FDF">
        <w:rPr>
          <w:rStyle w:val="Accentuationlgre"/>
          <w:i/>
          <w:iCs w:val="0"/>
        </w:rPr>
        <w:t>g</w:t>
      </w:r>
      <w:r w:rsidR="00C418DE" w:rsidRPr="00B93EAC">
        <w:rPr>
          <w:rStyle w:val="Accentuationlgre"/>
        </w:rPr>
        <w:t xml:space="preserve">) </w:t>
      </w:r>
      <w:r w:rsidR="00F13FE9" w:rsidRPr="00B93EAC">
        <w:rPr>
          <w:rStyle w:val="Accentuationlgre"/>
        </w:rPr>
        <w:t>increases</w:t>
      </w:r>
      <w:r w:rsidR="00C418DE" w:rsidRPr="00B93EAC">
        <w:rPr>
          <w:rStyle w:val="Accentuationlgre"/>
        </w:rPr>
        <w:t xml:space="preserve"> to prevent muscle activation. </w:t>
      </w:r>
      <w:r w:rsidRPr="00B93EAC">
        <w:rPr>
          <w:rStyle w:val="Accentuationlgre"/>
        </w:rPr>
        <w:t xml:space="preserve">During the delay, the representation of the selected response is maintained at the motor preparation level, in the form of sustained activity that corresponds to the level of cumulative evidence. When the RS is presented, subjects sample and accumulate evidence from the RS to drive muscles to the response threshold </w:t>
      </w:r>
      <w:proofErr w:type="spellStart"/>
      <w:r w:rsidRPr="00700FDF">
        <w:rPr>
          <w:rStyle w:val="Accentuationlgre"/>
          <w:i/>
          <w:iCs w:val="0"/>
        </w:rPr>
        <w:t>θ</w:t>
      </w:r>
      <w:r w:rsidRPr="00700FDF">
        <w:rPr>
          <w:rStyle w:val="Accentuationlgre"/>
          <w:i/>
          <w:iCs w:val="0"/>
          <w:vertAlign w:val="subscript"/>
        </w:rPr>
        <w:t>resp</w:t>
      </w:r>
      <w:proofErr w:type="spellEnd"/>
      <w:r w:rsidRPr="00B93EAC">
        <w:rPr>
          <w:rStyle w:val="Accentuationlgre"/>
        </w:rPr>
        <w:t xml:space="preserve">. </w:t>
      </w:r>
      <w:r w:rsidR="00C418DE" w:rsidRPr="00B93EAC">
        <w:rPr>
          <w:rStyle w:val="Accentuationlgre"/>
        </w:rPr>
        <w:t>Gating inhibition may decrease</w:t>
      </w:r>
      <w:r w:rsidR="00EF02EE" w:rsidRPr="00B93EAC">
        <w:rPr>
          <w:rStyle w:val="Accentuationlgre"/>
        </w:rPr>
        <w:t xml:space="preserve"> to facilitate response production</w:t>
      </w:r>
      <w:r w:rsidR="00C418DE" w:rsidRPr="00B93EAC">
        <w:rPr>
          <w:rStyle w:val="Accentuationlgre"/>
        </w:rPr>
        <w:t xml:space="preserve">, but this </w:t>
      </w:r>
      <w:r w:rsidR="00EF02EE" w:rsidRPr="00B93EAC">
        <w:rPr>
          <w:rStyle w:val="Accentuationlgre"/>
        </w:rPr>
        <w:t>adjustment</w:t>
      </w:r>
      <w:r w:rsidR="00C418DE" w:rsidRPr="00B93EAC">
        <w:rPr>
          <w:rStyle w:val="Accentuationlgre"/>
        </w:rPr>
        <w:t xml:space="preserve"> does not have any impact on model predictions. </w:t>
      </w:r>
      <w:r w:rsidR="00F13FE9" w:rsidRPr="00B93EAC">
        <w:rPr>
          <w:rStyle w:val="Accentuationlgre"/>
        </w:rPr>
        <w:t xml:space="preserve">In </w:t>
      </w:r>
      <w:r w:rsidR="007E374C" w:rsidRPr="00B93EAC">
        <w:rPr>
          <w:rStyle w:val="Accentuationlgre"/>
        </w:rPr>
        <w:t>p</w:t>
      </w:r>
      <w:r w:rsidRPr="00B93EAC">
        <w:rPr>
          <w:rStyle w:val="Accentuationlgre"/>
        </w:rPr>
        <w:t>anel B</w:t>
      </w:r>
      <w:r w:rsidR="00F13FE9" w:rsidRPr="00B93EAC">
        <w:rPr>
          <w:rStyle w:val="Accentuationlgre"/>
        </w:rPr>
        <w:t>, we</w:t>
      </w:r>
      <w:r w:rsidRPr="00B93EAC">
        <w:rPr>
          <w:rStyle w:val="Accentuationlgre"/>
        </w:rPr>
        <w:t xml:space="preserve"> assume that the </w:t>
      </w:r>
      <w:r w:rsidR="00F13FE9" w:rsidRPr="00B93EAC">
        <w:rPr>
          <w:rStyle w:val="Accentuationlgre"/>
        </w:rPr>
        <w:t xml:space="preserve">average </w:t>
      </w:r>
      <w:r w:rsidRPr="00B93EAC">
        <w:rPr>
          <w:rStyle w:val="Accentuationlgre"/>
        </w:rPr>
        <w:t>level o</w:t>
      </w:r>
      <w:r w:rsidR="003E1664" w:rsidRPr="00B93EAC">
        <w:rPr>
          <w:rStyle w:val="Accentuationlgre"/>
        </w:rPr>
        <w:t>f sustained activity</w:t>
      </w:r>
      <w:r w:rsidRPr="00B93EAC">
        <w:rPr>
          <w:rStyle w:val="Accentuationlgre"/>
        </w:rPr>
        <w:t xml:space="preserve"> is not modulated by the quality of evidence</w:t>
      </w:r>
      <w:r w:rsidR="009C4ECF" w:rsidRPr="00B93EAC">
        <w:rPr>
          <w:rStyle w:val="Accentuationlgre"/>
        </w:rPr>
        <w:t>.</w:t>
      </w:r>
      <w:r w:rsidR="00626F53" w:rsidRPr="00B93EAC">
        <w:rPr>
          <w:rStyle w:val="Accentuationlgre"/>
        </w:rPr>
        <w:t xml:space="preserve"> This processing scheme predicts no </w:t>
      </w:r>
      <w:r w:rsidR="00E630CF" w:rsidRPr="00B93EAC">
        <w:rPr>
          <w:rStyle w:val="Accentuationlgre"/>
        </w:rPr>
        <w:t>effect</w:t>
      </w:r>
      <w:r w:rsidR="00626F53" w:rsidRPr="00B93EAC">
        <w:rPr>
          <w:rStyle w:val="Accentuationlgre"/>
        </w:rPr>
        <w:t xml:space="preserve"> of </w:t>
      </w:r>
      <w:r w:rsidR="003D683B" w:rsidRPr="00B93EAC">
        <w:rPr>
          <w:rStyle w:val="Accentuationlgre"/>
        </w:rPr>
        <w:t>the quality of evidence</w:t>
      </w:r>
      <w:r w:rsidR="00626F53" w:rsidRPr="00B93EAC">
        <w:rPr>
          <w:rStyle w:val="Accentuationlgre"/>
        </w:rPr>
        <w:t xml:space="preserve"> on mean PMT (from RS onset </w:t>
      </w:r>
      <w:r w:rsidR="008F5BDF" w:rsidRPr="00B93EAC">
        <w:rPr>
          <w:rStyle w:val="Accentuationlgre"/>
        </w:rPr>
        <w:t xml:space="preserve">to the onset of muscle activation) and mean MT (from the onset of muscle activation to the response). </w:t>
      </w:r>
      <w:r w:rsidR="007E374C" w:rsidRPr="00B93EAC">
        <w:rPr>
          <w:rStyle w:val="Accentuationlgre"/>
        </w:rPr>
        <w:t>In p</w:t>
      </w:r>
      <w:r w:rsidRPr="00B93EAC">
        <w:rPr>
          <w:rStyle w:val="Accentuationlgre"/>
        </w:rPr>
        <w:t>anel C</w:t>
      </w:r>
      <w:r w:rsidR="007E374C" w:rsidRPr="00B93EAC">
        <w:rPr>
          <w:rStyle w:val="Accentuationlgre"/>
        </w:rPr>
        <w:t>, we</w:t>
      </w:r>
      <w:r w:rsidRPr="00B93EAC">
        <w:rPr>
          <w:rStyle w:val="Accentuationlgre"/>
        </w:rPr>
        <w:t xml:space="preserve"> </w:t>
      </w:r>
      <w:r w:rsidR="007E374C" w:rsidRPr="00B93EAC">
        <w:rPr>
          <w:rStyle w:val="Accentuationlgre"/>
        </w:rPr>
        <w:t>assume</w:t>
      </w:r>
      <w:r w:rsidRPr="00B93EAC">
        <w:rPr>
          <w:rStyle w:val="Accentuationlgre"/>
        </w:rPr>
        <w:t xml:space="preserve"> that the</w:t>
      </w:r>
      <w:r w:rsidR="00E33E76" w:rsidRPr="00B93EAC">
        <w:rPr>
          <w:rStyle w:val="Accentuationlgre"/>
        </w:rPr>
        <w:t xml:space="preserve"> average</w:t>
      </w:r>
      <w:r w:rsidRPr="00B93EAC">
        <w:rPr>
          <w:rStyle w:val="Accentuationlgre"/>
        </w:rPr>
        <w:t xml:space="preserve"> level of sustained activity decreases as the quality of evidence decreases. </w:t>
      </w:r>
      <w:r w:rsidR="008F5BDF" w:rsidRPr="00B93EAC">
        <w:rPr>
          <w:rStyle w:val="Accentuationlgre"/>
        </w:rPr>
        <w:t>This processing scheme predicts a longer mean PMT in the low compared to th</w:t>
      </w:r>
      <w:r w:rsidR="00607073" w:rsidRPr="00B93EAC">
        <w:rPr>
          <w:rStyle w:val="Accentuationlgre"/>
        </w:rPr>
        <w:t>e</w:t>
      </w:r>
      <w:r w:rsidR="008F5BDF" w:rsidRPr="00B93EAC">
        <w:rPr>
          <w:rStyle w:val="Accentuationlgre"/>
        </w:rPr>
        <w:t xml:space="preserve"> high evidence quality condition</w:t>
      </w:r>
      <w:r w:rsidR="003E1664" w:rsidRPr="00B93EAC">
        <w:rPr>
          <w:rStyle w:val="Accentuationlgre"/>
        </w:rPr>
        <w:t>, but no effect on</w:t>
      </w:r>
      <w:r w:rsidR="00607073" w:rsidRPr="00B93EAC">
        <w:rPr>
          <w:rStyle w:val="Accentuationlgre"/>
        </w:rPr>
        <w:t xml:space="preserve"> mean MT. </w:t>
      </w:r>
      <w:r w:rsidRPr="00B93EAC">
        <w:rPr>
          <w:rStyle w:val="Accentuationlgre"/>
        </w:rPr>
        <w:t>GCD: gated cascade diffusion model; GCD</w:t>
      </w:r>
      <w:r w:rsidRPr="00700FDF">
        <w:rPr>
          <w:rStyle w:val="Accentuationlgre"/>
          <w:vertAlign w:val="subscript"/>
        </w:rPr>
        <w:t>RS</w:t>
      </w:r>
      <w:r w:rsidRPr="00B93EAC">
        <w:rPr>
          <w:rStyle w:val="Accentuationlgre"/>
        </w:rPr>
        <w:t>: extension of the gated cascade diffusion model for response signal tasks</w:t>
      </w:r>
      <w:r w:rsidR="00607073" w:rsidRPr="00B93EAC">
        <w:rPr>
          <w:rStyle w:val="Accentuationlgre"/>
        </w:rPr>
        <w:t>.</w:t>
      </w:r>
      <w:r w:rsidRPr="00B93EAC">
        <w:rPr>
          <w:rStyle w:val="Accentuationlgre"/>
        </w:rPr>
        <w:t xml:space="preserve"> </w:t>
      </w:r>
    </w:p>
    <w:p w14:paraId="5D54ED32" w14:textId="77777777" w:rsidR="00A92CF5" w:rsidRDefault="00A92CF5">
      <w:pPr>
        <w:spacing w:line="259" w:lineRule="auto"/>
        <w:outlineLvl w:val="9"/>
        <w:rPr>
          <w:b/>
          <w:bCs/>
          <w:sz w:val="28"/>
          <w:szCs w:val="28"/>
        </w:rPr>
      </w:pPr>
      <w:r>
        <w:br w:type="page"/>
      </w:r>
    </w:p>
    <w:p w14:paraId="2543C3F2" w14:textId="6AC331A8" w:rsidR="00CB1217" w:rsidRPr="0016727E" w:rsidRDefault="00CB1217" w:rsidP="00A92CF5">
      <w:pPr>
        <w:pStyle w:val="Titre1"/>
      </w:pPr>
      <w:r w:rsidRPr="0016727E">
        <w:lastRenderedPageBreak/>
        <w:t>Experiment 1</w:t>
      </w:r>
    </w:p>
    <w:p w14:paraId="33C0DF40" w14:textId="1868E133" w:rsidR="00B66753" w:rsidRDefault="00FB3A10" w:rsidP="00700FDF">
      <w:r>
        <w:tab/>
      </w:r>
      <w:r w:rsidR="00AD0AC2">
        <w:t xml:space="preserve">Experiment 1 was designed to test </w:t>
      </w:r>
      <w:r>
        <w:t xml:space="preserve">a first set of </w:t>
      </w:r>
      <w:r w:rsidR="00AD0AC2">
        <w:t>behavioral and EMG predictions from GCD</w:t>
      </w:r>
      <w:r w:rsidR="00AD0AC2" w:rsidRPr="0055441C">
        <w:rPr>
          <w:vertAlign w:val="subscript"/>
        </w:rPr>
        <w:t>RS</w:t>
      </w:r>
      <w:r w:rsidR="00662AA8">
        <w:t xml:space="preserve"> in a RS</w:t>
      </w:r>
      <w:r w:rsidR="00CD5686">
        <w:t xml:space="preserve"> variant of the random dot motion task in which the stimulus-response mapping was know</w:t>
      </w:r>
      <w:r w:rsidR="00A5733E">
        <w:t xml:space="preserve">n before stimulus presentation. </w:t>
      </w:r>
      <w:r w:rsidR="004D233F">
        <w:t>In separate blocks of trials, p</w:t>
      </w:r>
      <w:r w:rsidR="00A5733E">
        <w:t>articipant</w:t>
      </w:r>
      <w:r w:rsidR="00662AA8">
        <w:t>s</w:t>
      </w:r>
      <w:r w:rsidR="00A5733E">
        <w:t xml:space="preserve"> also completed the original FR version of t</w:t>
      </w:r>
      <w:r w:rsidR="00662AA8">
        <w:t xml:space="preserve">he task that served as a </w:t>
      </w:r>
      <w:r w:rsidR="00FE1897">
        <w:t xml:space="preserve">processing </w:t>
      </w:r>
      <w:r w:rsidR="00662AA8">
        <w:t>benchmark</w:t>
      </w:r>
      <w:r w:rsidR="00A5733E">
        <w:t>. In both tasks, participants were instructed to press the left</w:t>
      </w:r>
      <w:r w:rsidR="00976FA4">
        <w:t xml:space="preserve"> (right)</w:t>
      </w:r>
      <w:r w:rsidR="00A5733E">
        <w:t xml:space="preserve"> button with their left</w:t>
      </w:r>
      <w:r w:rsidR="00976FA4">
        <w:t xml:space="preserve"> (right)</w:t>
      </w:r>
      <w:r w:rsidR="00A5733E">
        <w:t xml:space="preserve"> thumb if the net direction of dots was leftward </w:t>
      </w:r>
      <w:r w:rsidR="00976FA4">
        <w:t xml:space="preserve">(rightward). </w:t>
      </w:r>
      <w:r w:rsidR="00662AA8">
        <w:t>The quality of evidence was manipulated by randomly varying motion coherence across three levels (</w:t>
      </w:r>
      <w:r w:rsidR="009054BB">
        <w:t>2 vs.</w:t>
      </w:r>
      <w:r w:rsidR="00662AA8">
        <w:t xml:space="preserve"> </w:t>
      </w:r>
      <w:r w:rsidR="009054BB">
        <w:t>11 vs.</w:t>
      </w:r>
      <w:r w:rsidR="00662AA8">
        <w:t xml:space="preserve"> 40</w:t>
      </w:r>
      <w:r w:rsidR="00DB7E45">
        <w:t xml:space="preserve"> </w:t>
      </w:r>
      <w:r w:rsidR="00662AA8">
        <w:t xml:space="preserve">%) within blocks of trials. </w:t>
      </w:r>
      <w:r w:rsidR="004D233F">
        <w:t xml:space="preserve">In </w:t>
      </w:r>
      <w:r w:rsidR="00A5733E">
        <w:t>FR</w:t>
      </w:r>
      <w:r w:rsidR="004D233F">
        <w:t xml:space="preserve"> blocks</w:t>
      </w:r>
      <w:r w:rsidR="0077149F">
        <w:t>, stimuli were presented within a virtual circular aperture, and participants were instructed to respond as quickly and accurately as possible. Stimuli remained on screen un</w:t>
      </w:r>
      <w:r w:rsidR="004D233F">
        <w:t>til the response. In RS blocks</w:t>
      </w:r>
      <w:r w:rsidR="0077149F">
        <w:t xml:space="preserve">, the same stimuli were presented within a red circle during 2 s. </w:t>
      </w:r>
      <w:r w:rsidR="00662AA8">
        <w:t xml:space="preserve">The red circle remained on screen during the delay period and its disappearance served as RS. The </w:t>
      </w:r>
      <w:r w:rsidR="006E4606">
        <w:t xml:space="preserve">duration of the </w:t>
      </w:r>
      <w:r w:rsidR="00662AA8">
        <w:t xml:space="preserve">delay </w:t>
      </w:r>
      <w:r w:rsidR="00333CD7">
        <w:t>was manipulated in separate blocks of trials (</w:t>
      </w:r>
      <w:r w:rsidR="00A7710E">
        <w:t>3 vs.</w:t>
      </w:r>
      <w:r w:rsidR="00333CD7">
        <w:t xml:space="preserve"> </w:t>
      </w:r>
      <w:r w:rsidR="00A7710E">
        <w:t>5 vs.</w:t>
      </w:r>
      <w:r w:rsidR="00333CD7">
        <w:t xml:space="preserve"> 7 s</w:t>
      </w:r>
      <w:r w:rsidR="00D13F6C">
        <w:t>; Figure 2A</w:t>
      </w:r>
      <w:r w:rsidR="00333CD7">
        <w:t xml:space="preserve">). The primary measures of interest were (1) </w:t>
      </w:r>
      <w:r w:rsidR="00F21627">
        <w:t>response accuracy,</w:t>
      </w:r>
      <w:r w:rsidR="00546BEA">
        <w:t xml:space="preserve"> </w:t>
      </w:r>
      <w:r w:rsidR="003B22E8">
        <w:t>(2) the rate of partial muscle</w:t>
      </w:r>
      <w:r w:rsidR="00546BEA">
        <w:t xml:space="preserve"> activation,</w:t>
      </w:r>
      <w:r w:rsidR="00F21627">
        <w:t xml:space="preserve"> </w:t>
      </w:r>
      <w:r w:rsidR="00546BEA">
        <w:t>(3</w:t>
      </w:r>
      <w:r w:rsidR="008D4C4D">
        <w:t xml:space="preserve">) </w:t>
      </w:r>
      <w:r w:rsidR="00097F3A">
        <w:t xml:space="preserve">the premotor time (PMT), (4) </w:t>
      </w:r>
      <w:r w:rsidR="008D4C4D">
        <w:t>the slope of muscle activation</w:t>
      </w:r>
      <w:r w:rsidR="00096FB0">
        <w:t xml:space="preserve"> </w:t>
      </w:r>
      <w:r w:rsidR="00673891">
        <w:t xml:space="preserve">and </w:t>
      </w:r>
      <w:r w:rsidR="00275B99">
        <w:t xml:space="preserve">(5) </w:t>
      </w:r>
      <w:r w:rsidR="008D4C4D">
        <w:t>the</w:t>
      </w:r>
      <w:r w:rsidR="00673891">
        <w:t xml:space="preserve"> </w:t>
      </w:r>
      <w:r w:rsidR="00B66753">
        <w:t>motor time (</w:t>
      </w:r>
      <w:r w:rsidR="008D4C4D">
        <w:t xml:space="preserve">MT: </w:t>
      </w:r>
      <w:r w:rsidR="00B66753">
        <w:t xml:space="preserve">latency between the </w:t>
      </w:r>
      <w:r w:rsidR="00097F3A">
        <w:t>onset of muscle activation</w:t>
      </w:r>
      <w:r w:rsidR="00096FB0">
        <w:t xml:space="preserve"> </w:t>
      </w:r>
      <w:r w:rsidR="00097F3A">
        <w:t xml:space="preserve">and </w:t>
      </w:r>
      <w:r w:rsidR="008D4C4D">
        <w:t>the response)</w:t>
      </w:r>
      <w:r w:rsidR="00096FB0">
        <w:rPr>
          <w:rStyle w:val="Appelnotedebasdep"/>
        </w:rPr>
        <w:footnoteReference w:id="8"/>
      </w:r>
      <w:r w:rsidR="008D4C4D">
        <w:t xml:space="preserve">. In </w:t>
      </w:r>
      <w:r w:rsidR="004D233F">
        <w:t>FR blocks</w:t>
      </w:r>
      <w:r w:rsidR="008D4C4D">
        <w:t xml:space="preserve">, PMT was defined as the latency between stimulus onset and the </w:t>
      </w:r>
      <w:r w:rsidR="00097F3A">
        <w:t>onset of muscle activation.</w:t>
      </w:r>
      <w:r w:rsidR="008D4C4D">
        <w:t xml:space="preserve"> I</w:t>
      </w:r>
      <w:r w:rsidR="00F74180">
        <w:t>n RS blocks</w:t>
      </w:r>
      <w:r w:rsidR="008D4C4D">
        <w:t>, PMT was defined as the latency betwee</w:t>
      </w:r>
      <w:r w:rsidR="00CE71E0">
        <w:t>n</w:t>
      </w:r>
      <w:r w:rsidR="008D4C4D">
        <w:t xml:space="preserve"> RS onset </w:t>
      </w:r>
      <w:r w:rsidR="00097F3A">
        <w:t>and the onset of muscle activation</w:t>
      </w:r>
      <w:r w:rsidR="008D4C4D">
        <w:t>. In</w:t>
      </w:r>
      <w:r w:rsidR="00CE71E0">
        <w:t xml:space="preserve"> both tasks</w:t>
      </w:r>
      <w:r w:rsidR="008D4C4D">
        <w:t>, the response time (RT</w:t>
      </w:r>
      <w:r w:rsidR="000234D6">
        <w:t>) in each trial corresponded</w:t>
      </w:r>
      <w:r w:rsidR="008D4C4D">
        <w:t xml:space="preserve"> </w:t>
      </w:r>
      <w:r w:rsidR="00CE71E0">
        <w:t xml:space="preserve">to the sum of PMT and MT. </w:t>
      </w:r>
    </w:p>
    <w:p w14:paraId="57A556A2" w14:textId="76D1BDEF" w:rsidR="00340085" w:rsidRPr="00700FDF" w:rsidRDefault="00340085" w:rsidP="00AE6F73">
      <w:pPr>
        <w:pStyle w:val="Titre2"/>
      </w:pPr>
      <w:r w:rsidRPr="00700FDF">
        <w:t>Predictions from GCD in FR blocks</w:t>
      </w:r>
    </w:p>
    <w:p w14:paraId="65921010" w14:textId="7CECFCFA" w:rsidR="00DF4419" w:rsidRDefault="00DF4419" w:rsidP="00700FDF">
      <w:r>
        <w:lastRenderedPageBreak/>
        <w:tab/>
      </w:r>
      <w:r w:rsidR="0049600A">
        <w:t xml:space="preserve">Predictions from GCD in FR blocks </w:t>
      </w:r>
      <w:r>
        <w:t>have been validated in previous work, in the context of a si</w:t>
      </w:r>
      <w:r w:rsidR="00E9406B">
        <w:t>milar random dot motion task</w:t>
      </w:r>
      <w:r>
        <w:t xml:space="preserve"> featuring a larger range of motion coherences </w:t>
      </w:r>
      <w:r>
        <w:fldChar w:fldCharType="begin"/>
      </w:r>
      <w:r w:rsidR="00C829B4">
        <w:instrText xml:space="preserve"> ADDIN ZOTERO_ITEM CSL_CITATION {"citationID":"oRK1DxLK","properties":{"formattedCitation":"(Dendauw et al., 2024; Servant et al., 2021)","plainCitation":"(Dendauw et al., 2024; Servant et al., 2021)","noteIndex":0},"citationItems":[{"id":8771,"uris":["http://zotero.org/users/5679506/items/83Q7PQC7"],"itemData":{"id":8771,"type":"article-journal","abstract":"This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label":"page"},{"id":7775,"uris":["http://zotero.org/users/5679506/items/NT8MCRYU"],"itemData":{"id":7775,"type":"article-journal","abstract":"This article presents a theory in which motor execution in perceptual decision-making tasks is determined by the same evolving decision variable that drives response time. The theory builds upon recent insights from the neuroscience of decision-making and motor control. It is formalized as an extension of Ratcliff's diffusion model, and assumes that two thresholds operate on the evidence accumulation decision variable. The first threshold, referred to as electromyographic (EMG) threshold, marks the onset of electrical activity in the response-relevant muscle and the beginning of force production. The second threshold corresponds to the response. The theory makes several benchmark predictions. Notably, the mean duration of motor execution, as quantified by the mean latency between EMG onset and the response, should depend on the rate of evidence accumulation, and should thus increase as the perceptual difficulty of the task increases. We tested these predictions in a paradigmatic perceptual decision-making task, the random dot motion task, and recorded the EMG activity of response-relevant muscles. The behavioral and EMG data provide very strong evidence for each prediction. A final quantitative evaluation of the model showed good fits to these data. The theory resolves conflicting findings in the fields of mathematical psychology, motor control, and decision neurosciences. (PsycInfo Database Record (c) 2022 APA, all rights reserved).","container-title":"Journal of Experimental Psychology. General","DOI":"10.1037/xge0001063","ISSN":"1939-2222","issue":"12","journalAbbreviation":"J Exp Psychol Gen","language":"eng","note":"PMID: 34370503","page":"2435-2454","source":"PubMed","title":"An integrated theory of deciding and acting","volume":"150","author":[{"family":"Servant","given":"Mathieu"},{"family":"Logan","given":"Gordon D."},{"family":"Gajdos","given":"Thibault"},{"family":"Evans","given":"Nathan J."}],"issued":{"date-parts":[["2021",12]]}}}],"schema":"https://github.com/citation-style-language/schema/raw/master/csl-citation.json"} </w:instrText>
      </w:r>
      <w:r>
        <w:fldChar w:fldCharType="separate"/>
      </w:r>
      <w:r w:rsidR="00C829B4" w:rsidRPr="00C829B4">
        <w:t>(Dendauw et al., 2024; Servant et al., 2021)</w:t>
      </w:r>
      <w:r>
        <w:fldChar w:fldCharType="end"/>
      </w:r>
      <w:r>
        <w:t xml:space="preserve">. </w:t>
      </w:r>
      <w:r w:rsidR="00C829B4">
        <w:t xml:space="preserve">Specifically, accuracy </w:t>
      </w:r>
      <w:r w:rsidR="00271D12">
        <w:t>should decrease</w:t>
      </w:r>
      <w:r>
        <w:t xml:space="preserve"> as motion coherence </w:t>
      </w:r>
      <w:r w:rsidR="00C829B4">
        <w:t>decreases</w:t>
      </w:r>
      <w:r w:rsidR="004034C6">
        <w:t xml:space="preserve">. </w:t>
      </w:r>
      <w:r w:rsidR="005878BE">
        <w:t>Moreover, m</w:t>
      </w:r>
      <w:r w:rsidR="004034C6">
        <w:t>ean PMT, mean MT, and the rate of p</w:t>
      </w:r>
      <w:r w:rsidR="00C829B4">
        <w:t xml:space="preserve">artial </w:t>
      </w:r>
      <w:r w:rsidR="002A1ECB">
        <w:t>muscle</w:t>
      </w:r>
      <w:r w:rsidR="00271D12">
        <w:t xml:space="preserve"> activation in the EMG channel associated with the response</w:t>
      </w:r>
      <w:r w:rsidR="002A1ECB">
        <w:t xml:space="preserve"> </w:t>
      </w:r>
      <w:r w:rsidR="00271D12">
        <w:t xml:space="preserve">should </w:t>
      </w:r>
      <w:r w:rsidR="00C829B4">
        <w:t>increase as motion coherence decreases</w:t>
      </w:r>
      <w:r w:rsidR="00275B99">
        <w:t xml:space="preserve">. </w:t>
      </w:r>
      <w:r w:rsidR="004034C6">
        <w:t xml:space="preserve">These predictions </w:t>
      </w:r>
      <w:r w:rsidR="00DF1526">
        <w:t>arise from</w:t>
      </w:r>
      <w:r w:rsidR="004034C6">
        <w:t xml:space="preserve"> the decrease in the accumulation rate of the motor preparation </w:t>
      </w:r>
      <w:r w:rsidR="003A3CDD">
        <w:t>process</w:t>
      </w:r>
      <w:r w:rsidR="004034C6">
        <w:t xml:space="preserve"> as motion coherence decreases</w:t>
      </w:r>
      <w:r w:rsidR="00340085">
        <w:t xml:space="preserve"> (Figure 1A)</w:t>
      </w:r>
      <w:r w:rsidR="004034C6">
        <w:t>. The data from FR blocks</w:t>
      </w:r>
      <w:r w:rsidR="00BF5526">
        <w:t xml:space="preserve"> will thus</w:t>
      </w:r>
      <w:r w:rsidR="004034C6">
        <w:t xml:space="preserve"> serve as a replication of these findings</w:t>
      </w:r>
      <w:r w:rsidR="00BF5526">
        <w:t>,</w:t>
      </w:r>
      <w:r w:rsidR="004034C6">
        <w:t xml:space="preserve"> as well as a processing benchmark for RS blocks.</w:t>
      </w:r>
    </w:p>
    <w:p w14:paraId="69EB6C82" w14:textId="6D71F710" w:rsidR="00275B99" w:rsidRPr="00A06F40" w:rsidRDefault="00340085" w:rsidP="00AE6F73">
      <w:pPr>
        <w:pStyle w:val="Titre2"/>
      </w:pPr>
      <w:r w:rsidRPr="00A06F40">
        <w:t>Predictions from GCD</w:t>
      </w:r>
      <w:r w:rsidRPr="00A06F40">
        <w:rPr>
          <w:vertAlign w:val="subscript"/>
        </w:rPr>
        <w:t>RS</w:t>
      </w:r>
      <w:r w:rsidRPr="00A06F40">
        <w:t xml:space="preserve"> in RS blocks</w:t>
      </w:r>
    </w:p>
    <w:p w14:paraId="05941714" w14:textId="108B5130" w:rsidR="00275B99" w:rsidRPr="00275B99" w:rsidRDefault="002626F3" w:rsidP="00A06F40">
      <w:r>
        <w:tab/>
      </w:r>
      <w:r w:rsidR="00275B99">
        <w:t xml:space="preserve">For the sake of clarity, </w:t>
      </w:r>
      <w:r w:rsidR="00275B99" w:rsidRPr="002626F3">
        <w:t>GCD</w:t>
      </w:r>
      <w:r w:rsidR="00275B99" w:rsidRPr="002626F3">
        <w:rPr>
          <w:vertAlign w:val="subscript"/>
        </w:rPr>
        <w:t>RS</w:t>
      </w:r>
      <w:r w:rsidR="00275B99">
        <w:t xml:space="preserve"> predictions are presented below for each dependent variable separately</w:t>
      </w:r>
      <w:r w:rsidR="00BF3D3E">
        <w:t xml:space="preserve">. </w:t>
      </w:r>
      <w:r w:rsidR="00275B99">
        <w:t xml:space="preserve"> </w:t>
      </w:r>
    </w:p>
    <w:p w14:paraId="24695F11" w14:textId="12715602" w:rsidR="00C01B7A" w:rsidRPr="00C01B7A" w:rsidRDefault="002626F3" w:rsidP="00C01B7A">
      <w:pPr>
        <w:pStyle w:val="Titre3"/>
      </w:pPr>
      <w:r w:rsidRPr="00C01B7A">
        <w:t>Response accuracy</w:t>
      </w:r>
    </w:p>
    <w:p w14:paraId="7184D2C3" w14:textId="4F98650C" w:rsidR="004034C6" w:rsidRDefault="006109C7" w:rsidP="00C01B7A">
      <w:pPr>
        <w:ind w:firstLine="708"/>
      </w:pPr>
      <w:r>
        <w:t>The</w:t>
      </w:r>
      <w:r w:rsidR="004034C6">
        <w:t xml:space="preserve"> motion coherence</w:t>
      </w:r>
      <w:r>
        <w:t xml:space="preserve"> manipulation</w:t>
      </w:r>
      <w:r w:rsidR="004034C6">
        <w:t xml:space="preserve"> in </w:t>
      </w:r>
      <w:r w:rsidR="00DF1526">
        <w:t xml:space="preserve">RS blocks should modulate the accumulation rate </w:t>
      </w:r>
      <w:r w:rsidR="00DF1526" w:rsidRPr="00506270">
        <w:rPr>
          <w:i/>
        </w:rPr>
        <w:t>v</w:t>
      </w:r>
      <w:r w:rsidR="00DF1526">
        <w:t xml:space="preserve"> of the motor prepa</w:t>
      </w:r>
      <w:r w:rsidR="007C47AD">
        <w:t>ration process</w:t>
      </w:r>
      <w:r w:rsidR="00DF1526">
        <w:t xml:space="preserve"> during stimulus presentation. </w:t>
      </w:r>
      <w:r w:rsidR="00340085">
        <w:t>Response accuracy should thus decreas</w:t>
      </w:r>
      <w:r w:rsidR="002626F3">
        <w:t>e as motion coherence decreases</w:t>
      </w:r>
      <w:r w:rsidR="00340085" w:rsidRPr="00340085">
        <w:rPr>
          <w:i/>
        </w:rPr>
        <w:t>.</w:t>
      </w:r>
      <w:r w:rsidR="00340085">
        <w:t xml:space="preserve"> The comparison of accuracy performance between RS and FR blocks will be informative with respect to the amount of evidence used to inform the choice. For instance, a higher accuracy for RS than FR blocks would suggest that subjects sampled and accumulated more evidence from the stimulus on average in the former.</w:t>
      </w:r>
    </w:p>
    <w:p w14:paraId="333AA333" w14:textId="1EE249F8" w:rsidR="00A92CF5" w:rsidRDefault="00A92CF5" w:rsidP="00C01B7A">
      <w:pPr>
        <w:pStyle w:val="Titre3"/>
        <w:sectPr w:rsidR="00A92CF5">
          <w:pgSz w:w="11906" w:h="16838"/>
          <w:pgMar w:top="1417" w:right="1417" w:bottom="1417" w:left="1417" w:header="708" w:footer="708" w:gutter="0"/>
          <w:cols w:space="708"/>
          <w:docGrid w:linePitch="360"/>
        </w:sectPr>
      </w:pPr>
    </w:p>
    <w:p w14:paraId="334C4DA5" w14:textId="0D5DAEF9" w:rsidR="00C01B7A" w:rsidRDefault="009B067C" w:rsidP="00C01B7A">
      <w:pPr>
        <w:pStyle w:val="Titre3"/>
      </w:pPr>
      <w:r w:rsidRPr="009B067C">
        <w:lastRenderedPageBreak/>
        <w:t>Slope of muscle activation and</w:t>
      </w:r>
      <w:r>
        <w:t xml:space="preserve"> m</w:t>
      </w:r>
      <w:r w:rsidR="006109C7" w:rsidRPr="006109C7">
        <w:t>ean MT</w:t>
      </w:r>
    </w:p>
    <w:p w14:paraId="0F76E1FF" w14:textId="25E3E81C" w:rsidR="006444AE" w:rsidRDefault="001C53E9" w:rsidP="00C01B7A">
      <w:pPr>
        <w:ind w:firstLine="708"/>
      </w:pPr>
      <w:r>
        <w:t>Since</w:t>
      </w:r>
      <w:r w:rsidR="007A1CF7">
        <w:t xml:space="preserve"> </w:t>
      </w:r>
      <w:r w:rsidR="00DB39E5">
        <w:t>the activation of the muscle leading to the response</w:t>
      </w:r>
      <w:r w:rsidR="00E843EC">
        <w:t xml:space="preserve"> </w:t>
      </w:r>
      <w:r w:rsidR="00DB39E5">
        <w:t xml:space="preserve">in RS blocks </w:t>
      </w:r>
      <w:r w:rsidR="00E843EC">
        <w:t>is driven by evidence sampled from the RS, it should not vary on average as a functio</w:t>
      </w:r>
      <w:r w:rsidR="00FB7777">
        <w:t>n of motion coherence.</w:t>
      </w:r>
      <w:r w:rsidR="00E843EC">
        <w:t xml:space="preserve"> Thus, mean MT</w:t>
      </w:r>
      <w:r w:rsidR="002626F3">
        <w:t xml:space="preserve"> and the</w:t>
      </w:r>
      <w:r w:rsidR="00460A8E">
        <w:t xml:space="preserve"> slope of muscle activation</w:t>
      </w:r>
      <w:r w:rsidR="00E843EC">
        <w:t xml:space="preserve"> should not be modulated by motion coherence</w:t>
      </w:r>
      <w:r w:rsidR="00861A88">
        <w:t>, contrary to FR blocks</w:t>
      </w:r>
      <w:r w:rsidR="00E843EC">
        <w:t xml:space="preserve">. </w:t>
      </w:r>
    </w:p>
    <w:p w14:paraId="291EAF49" w14:textId="045388C5" w:rsidR="00C01B7A" w:rsidRDefault="00DB39E5" w:rsidP="00C01B7A">
      <w:pPr>
        <w:pStyle w:val="Titre3"/>
      </w:pPr>
      <w:r w:rsidRPr="00DB39E5">
        <w:t>Mean PMT</w:t>
      </w:r>
    </w:p>
    <w:p w14:paraId="2CADE12D" w14:textId="37A3FC9C" w:rsidR="008259F9" w:rsidRDefault="00E9324D" w:rsidP="00C01B7A">
      <w:pPr>
        <w:ind w:firstLine="708"/>
      </w:pPr>
      <w:r>
        <w:t xml:space="preserve">Mean PMT </w:t>
      </w:r>
      <w:r w:rsidR="00DB39E5">
        <w:t xml:space="preserve">in RS blocks </w:t>
      </w:r>
      <w:r>
        <w:t xml:space="preserve">should be much shorter compared to FR blocks, </w:t>
      </w:r>
      <w:r w:rsidR="00AC7E0D">
        <w:t xml:space="preserve">because it </w:t>
      </w:r>
      <w:r w:rsidR="00BD5B1E">
        <w:t>does not incorporate</w:t>
      </w:r>
      <w:r w:rsidR="00C93447">
        <w:t xml:space="preserve"> </w:t>
      </w:r>
      <w:r w:rsidR="006444AE">
        <w:t>stimulus categorization an</w:t>
      </w:r>
      <w:r w:rsidR="002626F3">
        <w:t>d response selection latencies</w:t>
      </w:r>
      <w:r w:rsidR="006444AE">
        <w:t xml:space="preserve">. </w:t>
      </w:r>
      <w:r w:rsidR="00EC00BD">
        <w:t xml:space="preserve">The predicted effect of motion coherence on mean PMT in RS blocks is more complex, and depends </w:t>
      </w:r>
      <w:r w:rsidR="002610C4">
        <w:t xml:space="preserve">on the mechanism that governs the transition between </w:t>
      </w:r>
      <w:r w:rsidR="005733DC">
        <w:t xml:space="preserve">the first phase of </w:t>
      </w:r>
      <w:r w:rsidR="002610C4">
        <w:t>evidence accumulation and sustained activity</w:t>
      </w:r>
      <w:r w:rsidR="004F03D9">
        <w:t xml:space="preserve"> at the motor preparation level</w:t>
      </w:r>
      <w:r w:rsidR="002610C4">
        <w:t>.</w:t>
      </w:r>
      <w:r w:rsidR="004F03D9">
        <w:t xml:space="preserve"> </w:t>
      </w:r>
      <w:r w:rsidR="008259F9">
        <w:t>Based on our literature review, t</w:t>
      </w:r>
      <w:r w:rsidR="009A567B">
        <w:t>w</w:t>
      </w:r>
      <w:r w:rsidR="008259F9">
        <w:t xml:space="preserve">o processing schemes can be dissociated. </w:t>
      </w:r>
      <w:r w:rsidR="002626F3">
        <w:t xml:space="preserve">If </w:t>
      </w:r>
      <w:r w:rsidR="004F03D9">
        <w:t xml:space="preserve">motor preparation accumulation trajectories </w:t>
      </w:r>
      <w:r w:rsidR="002626F3">
        <w:t xml:space="preserve">on every trial </w:t>
      </w:r>
      <w:r w:rsidR="00B05371">
        <w:t xml:space="preserve">reach the same level of sustained activity, then the starting point </w:t>
      </w:r>
      <w:r w:rsidR="00DA1EDF">
        <w:t>of motor preparation for the second phase of evidence accumulation should be the same across motion coherence level</w:t>
      </w:r>
      <w:r w:rsidR="00C466CF">
        <w:t>s</w:t>
      </w:r>
      <w:r w:rsidR="00DA1EDF">
        <w:t>. Consequently, mean PMT should not be modulated by motion coherence</w:t>
      </w:r>
      <w:r w:rsidR="008259F9">
        <w:t xml:space="preserve"> (Figure 1B)</w:t>
      </w:r>
      <w:r w:rsidR="00DA1EDF">
        <w:t xml:space="preserve">. </w:t>
      </w:r>
      <w:r w:rsidR="002626F3">
        <w:t>O</w:t>
      </w:r>
      <w:r w:rsidR="008259F9">
        <w:t xml:space="preserve">n the other hand, </w:t>
      </w:r>
      <w:r w:rsidR="002626F3">
        <w:t xml:space="preserve">if </w:t>
      </w:r>
      <w:r w:rsidR="008259F9">
        <w:t>motor preparation accumulation trajectories reach a lower asymptotic level on average as th</w:t>
      </w:r>
      <w:r w:rsidR="00AB79F3">
        <w:t>e quality of evidence decreases</w:t>
      </w:r>
      <w:r w:rsidR="008259F9">
        <w:t>, GCD</w:t>
      </w:r>
      <w:r w:rsidR="008259F9" w:rsidRPr="00506270">
        <w:rPr>
          <w:vertAlign w:val="subscript"/>
        </w:rPr>
        <w:t>RS</w:t>
      </w:r>
      <w:r w:rsidR="008259F9">
        <w:t xml:space="preserve"> predicts an increase of mean PMT as motion coherence decreases, because the starting point for the second phase of evidence accumulation </w:t>
      </w:r>
      <w:r w:rsidR="006075B3">
        <w:t>is located father away from the gate</w:t>
      </w:r>
      <w:r w:rsidR="00EE110F">
        <w:t xml:space="preserve"> on average</w:t>
      </w:r>
      <w:r w:rsidR="006075B3">
        <w:t xml:space="preserve"> </w:t>
      </w:r>
      <w:r w:rsidR="008259F9">
        <w:t xml:space="preserve">(Figure </w:t>
      </w:r>
      <w:r w:rsidR="004535F8">
        <w:t>2C</w:t>
      </w:r>
      <w:r w:rsidR="008259F9">
        <w:t>).</w:t>
      </w:r>
    </w:p>
    <w:p w14:paraId="246F9B74" w14:textId="53555597" w:rsidR="00C01B7A" w:rsidRDefault="00DB39E5" w:rsidP="00C01B7A">
      <w:pPr>
        <w:pStyle w:val="Titre3"/>
      </w:pPr>
      <w:r w:rsidRPr="00DB39E5">
        <w:t>Rate of partial muscle activation during the delay</w:t>
      </w:r>
    </w:p>
    <w:p w14:paraId="72803A22" w14:textId="79394095" w:rsidR="006109C7" w:rsidRDefault="000F77F0" w:rsidP="00C01B7A">
      <w:pPr>
        <w:ind w:firstLine="708"/>
      </w:pPr>
      <w:r>
        <w:t xml:space="preserve">Although </w:t>
      </w:r>
      <w:r w:rsidR="007C47AD" w:rsidRPr="006109C7">
        <w:t>GCD</w:t>
      </w:r>
      <w:r w:rsidR="007C47AD" w:rsidRPr="006109C7">
        <w:rPr>
          <w:vertAlign w:val="subscript"/>
        </w:rPr>
        <w:t>RS</w:t>
      </w:r>
      <w:r w:rsidR="007C47AD">
        <w:t xml:space="preserve"> assumes a</w:t>
      </w:r>
      <w:r w:rsidR="00AB79F3">
        <w:t>n increase in</w:t>
      </w:r>
      <w:r w:rsidR="007C47AD">
        <w:t xml:space="preserve"> </w:t>
      </w:r>
      <w:r>
        <w:t xml:space="preserve">gating inhibition </w:t>
      </w:r>
      <w:r w:rsidR="007C47AD">
        <w:t>during the delay to prevent</w:t>
      </w:r>
      <w:r>
        <w:t xml:space="preserve"> muscle activation, noisy fluctuations of</w:t>
      </w:r>
      <w:r w:rsidR="007C47AD">
        <w:t xml:space="preserve"> the motor preparation variable at the single trial level</w:t>
      </w:r>
      <w:r w:rsidR="00731DBF">
        <w:t xml:space="preserve"> may sometimes</w:t>
      </w:r>
      <w:r>
        <w:t xml:space="preserve"> exceed the gate. </w:t>
      </w:r>
      <w:r w:rsidR="00DB12C0">
        <w:t xml:space="preserve">The probability of occurrence of this phenomenon should increase as the motor preparation variable gets closer to the gate (and </w:t>
      </w:r>
      <w:r w:rsidR="001A272F">
        <w:t>vice versa</w:t>
      </w:r>
      <w:r w:rsidR="00DB12C0">
        <w:t xml:space="preserve">). </w:t>
      </w:r>
      <w:r>
        <w:lastRenderedPageBreak/>
        <w:t>Consequently, the rate of partial muscle activation</w:t>
      </w:r>
      <w:r w:rsidR="006109C7">
        <w:t xml:space="preserve"> during the delay</w:t>
      </w:r>
      <w:r>
        <w:t xml:space="preserve"> should be higher </w:t>
      </w:r>
      <w:r w:rsidR="00696C0D">
        <w:t>in the EMG channel associated with</w:t>
      </w:r>
      <w:r>
        <w:t xml:space="preserve"> the selected response compared </w:t>
      </w:r>
      <w:r w:rsidR="00696C0D">
        <w:t>to the EMG channel associated with</w:t>
      </w:r>
      <w:r>
        <w:t xml:space="preserve"> the non-selected response.</w:t>
      </w:r>
      <w:r w:rsidR="006109C7">
        <w:t xml:space="preserve"> </w:t>
      </w:r>
      <w:r w:rsidR="00FB7777">
        <w:t>If motion coherence does not modulate the asymptotic level of motor preparation</w:t>
      </w:r>
      <w:r w:rsidR="000C4F94">
        <w:t xml:space="preserve"> during the delay</w:t>
      </w:r>
      <w:r w:rsidR="00FB7777">
        <w:t xml:space="preserve">, the rate of partial muscle activation </w:t>
      </w:r>
      <w:r w:rsidR="000C4F94">
        <w:t>in the EMG channel associated with</w:t>
      </w:r>
      <w:r w:rsidR="00FB7777">
        <w:t xml:space="preserve"> the selected response should not be</w:t>
      </w:r>
      <w:r w:rsidR="00696C0D">
        <w:t xml:space="preserve"> modulated by motion coherence</w:t>
      </w:r>
      <w:r w:rsidR="00FB7777">
        <w:t xml:space="preserve">. </w:t>
      </w:r>
      <w:r w:rsidR="00AB193D">
        <w:t>Alternatively</w:t>
      </w:r>
      <w:r w:rsidR="00FB7777">
        <w:t xml:space="preserve">, if a decrease in motion coherence </w:t>
      </w:r>
      <w:r w:rsidR="00AB193D">
        <w:t>leads to a decrease in</w:t>
      </w:r>
      <w:r w:rsidR="00DF16CF">
        <w:t xml:space="preserve"> asymptotic </w:t>
      </w:r>
      <w:r w:rsidR="00AB193D">
        <w:t xml:space="preserve">motor preparation </w:t>
      </w:r>
      <w:r w:rsidR="00DF16CF">
        <w:t>activity, then this</w:t>
      </w:r>
      <w:r w:rsidR="00FB7777">
        <w:t xml:space="preserve"> rate should decrease</w:t>
      </w:r>
      <w:r w:rsidR="00696C0D">
        <w:t xml:space="preserve"> as motion coherence decreases</w:t>
      </w:r>
      <w:r w:rsidR="00FB7777">
        <w:t xml:space="preserve">.   </w:t>
      </w:r>
    </w:p>
    <w:p w14:paraId="481772D6" w14:textId="623E99BA" w:rsidR="00A92CF5" w:rsidRDefault="009A567B" w:rsidP="002B7477">
      <w:r>
        <w:tab/>
      </w:r>
      <w:r w:rsidR="0066298F">
        <w:t>In its raw form, GCD</w:t>
      </w:r>
      <w:r w:rsidR="0066298F" w:rsidRPr="00506270">
        <w:rPr>
          <w:vertAlign w:val="subscript"/>
        </w:rPr>
        <w:t>RS</w:t>
      </w:r>
      <w:r w:rsidR="0066298F">
        <w:t xml:space="preserve"> does not predict any effect of the delay manipulation on performance. However, additional processing assumption</w:t>
      </w:r>
      <w:r w:rsidR="00CF7A4B">
        <w:t>s may</w:t>
      </w:r>
      <w:r w:rsidR="0066298F">
        <w:t xml:space="preserve"> be necessary, depending on the </w:t>
      </w:r>
      <w:r w:rsidR="00CF7A4B">
        <w:t xml:space="preserve">expected </w:t>
      </w:r>
      <w:r w:rsidR="0066298F">
        <w:t>impact of t</w:t>
      </w:r>
      <w:r w:rsidR="0075739E">
        <w:t>his</w:t>
      </w:r>
      <w:r w:rsidR="0066298F">
        <w:t xml:space="preserve"> manipulation </w:t>
      </w:r>
      <w:r>
        <w:t xml:space="preserve">on sustained </w:t>
      </w:r>
      <w:r w:rsidR="00A31060">
        <w:t xml:space="preserve">motor preparation </w:t>
      </w:r>
      <w:r>
        <w:t>activity</w:t>
      </w:r>
      <w:r w:rsidR="00815EEB">
        <w:t xml:space="preserve"> and subsequent processing of the RS</w:t>
      </w:r>
      <w:r>
        <w:t xml:space="preserve">. </w:t>
      </w:r>
      <w:r w:rsidR="00815EEB">
        <w:t>Our literature review does no</w:t>
      </w:r>
      <w:r w:rsidR="00CF7A4B">
        <w:t>t show evidence for a</w:t>
      </w:r>
      <w:r w:rsidR="00815EEB">
        <w:t xml:space="preserve"> leakage in the accumulator's memory</w:t>
      </w:r>
      <w:r w:rsidR="008020AC">
        <w:t>, so this factor can be reasonably discarded.</w:t>
      </w:r>
      <w:r w:rsidR="008854A3">
        <w:t xml:space="preserve"> </w:t>
      </w:r>
      <w:r w:rsidR="00B77972">
        <w:t xml:space="preserve">Another </w:t>
      </w:r>
      <w:r w:rsidR="007F327E">
        <w:t xml:space="preserve">important </w:t>
      </w:r>
      <w:r w:rsidR="00B77972">
        <w:t>factor to consider is that of temporal expectations</w:t>
      </w:r>
      <w:r w:rsidR="004D1335">
        <w:t xml:space="preserve">. When the time interval </w:t>
      </w:r>
      <w:r w:rsidR="008854A3">
        <w:t>between a warning signal and a stimulus</w:t>
      </w:r>
      <w:r w:rsidR="004D1335">
        <w:t xml:space="preserve"> (termed "</w:t>
      </w:r>
      <w:proofErr w:type="spellStart"/>
      <w:r w:rsidR="004D1335">
        <w:t>foreperiod</w:t>
      </w:r>
      <w:proofErr w:type="spellEnd"/>
      <w:r w:rsidR="004D1335">
        <w:t>")</w:t>
      </w:r>
      <w:r w:rsidR="008854A3">
        <w:t xml:space="preserve"> is manipulated in s</w:t>
      </w:r>
      <w:r w:rsidR="00025567">
        <w:t>eparate blocks of trials, mean RT</w:t>
      </w:r>
      <w:r w:rsidR="008854A3">
        <w:t xml:space="preserve"> to the stimulu</w:t>
      </w:r>
      <w:r w:rsidR="004D1335">
        <w:t>s incr</w:t>
      </w:r>
      <w:r w:rsidR="004D1335" w:rsidRPr="00883C40">
        <w:t xml:space="preserve">eases as the </w:t>
      </w:r>
      <w:proofErr w:type="spellStart"/>
      <w:r w:rsidR="004D1335" w:rsidRPr="00883C40">
        <w:t>foreperiod</w:t>
      </w:r>
      <w:proofErr w:type="spellEnd"/>
      <w:r w:rsidR="008854A3" w:rsidRPr="00883C40">
        <w:t xml:space="preserve"> increases</w:t>
      </w:r>
      <w:r w:rsidR="008854A3">
        <w:t xml:space="preserve"> </w:t>
      </w:r>
      <w:r w:rsidR="008854A3">
        <w:fldChar w:fldCharType="begin"/>
      </w:r>
      <w:r w:rsidR="008854A3">
        <w:instrText xml:space="preserve"> ADDIN ZOTERO_ITEM CSL_CITATION {"citationID":"8Dln7W8o","properties":{"formattedCitation":"(Woodrow, 1914)","plainCitation":"(Woodrow, 1914)","noteIndex":0},"citationItems":[{"id":11221,"uris":["http://zotero.org/users/5679506/items/DNQNPVBN"],"itemData":{"id":11221,"type":"article-journal","abstract":"The problem of the measurement of the degree of attention has for some time been recognized by writers of the highest authority as one of the central problems of experimental psychology. How can one claim to have a method of measuring attention when psychologists are not entirely agreed as to what attention is? It will be assumed that attention is a psychophysical process, the intimate nature of which is still in doubt, but which is known by certain of its functions. What is believed to be a satisfactory solution of this problem is offered in the present monograph. (PsycINFO Database Record (c) 2016 APA, all rights reserved)","container-title":"The Psychological Monographs","DOI":"10.1037/h0093087","ISSN":"0096-9753","issue":"5","note":"publisher-place: US\npublisher: Psychological Review Company","page":"i-158","source":"APA PsycNet","title":"The measurement of attention","volume":"17","author":[{"family":"Woodrow","given":"Herbert"}],"issued":{"date-parts":[["1914"]]}}}],"schema":"https://github.com/citation-style-language/schema/raw/master/csl-citation.json"} </w:instrText>
      </w:r>
      <w:r w:rsidR="008854A3">
        <w:fldChar w:fldCharType="separate"/>
      </w:r>
      <w:r w:rsidR="008854A3" w:rsidRPr="008854A3">
        <w:t>(Woodrow, 1914)</w:t>
      </w:r>
      <w:r w:rsidR="008854A3">
        <w:fldChar w:fldCharType="end"/>
      </w:r>
      <w:r w:rsidR="008854A3">
        <w:t xml:space="preserve">. This effect is classically explained by the accuracy of temporal estimation, which decreases as the </w:t>
      </w:r>
      <w:proofErr w:type="spellStart"/>
      <w:r w:rsidR="008854A3">
        <w:t>foreperiod</w:t>
      </w:r>
      <w:proofErr w:type="spellEnd"/>
      <w:r w:rsidR="008854A3">
        <w:t xml:space="preserve"> increases</w:t>
      </w:r>
      <w:r w:rsidR="00343B16">
        <w:t xml:space="preserve"> (Weber's law)</w:t>
      </w:r>
      <w:r w:rsidR="008854A3">
        <w:t>. Thus, preparation</w:t>
      </w:r>
      <w:r w:rsidR="009138B0">
        <w:t xml:space="preserve"> for the upcoming trial</w:t>
      </w:r>
      <w:r w:rsidR="008854A3">
        <w:t xml:space="preserve"> decreases as the </w:t>
      </w:r>
      <w:proofErr w:type="spellStart"/>
      <w:r w:rsidR="008854A3">
        <w:t>foreperiod</w:t>
      </w:r>
      <w:proofErr w:type="spellEnd"/>
      <w:r w:rsidR="008854A3">
        <w:t xml:space="preserve"> increases</w:t>
      </w:r>
      <w:r w:rsidR="00814A99">
        <w:t xml:space="preserve"> </w:t>
      </w:r>
      <w:r w:rsidR="00814A99">
        <w:fldChar w:fldCharType="begin"/>
      </w:r>
      <w:r w:rsidR="00814A99">
        <w:instrText xml:space="preserve"> ADDIN ZOTERO_ITEM CSL_CITATION {"citationID":"yxznylP3","properties":{"formattedCitation":"(Requin et al., 1991)","plainCitation":"(Requin et al., 1991)","noteIndex":0},"citationItems":[{"id":11225,"uris":["http://zotero.org/users/5679506/items/VHAABC3M"],"itemData":{"id":11225,"type":"chapter","container-title":"Handbook of Cognitive Psychophysiology: Central and Autonomic Nervous System Approaches","event-place":"New York","page":"357-448","publisher":"Wiley","publisher-place":"New York","title":"Preparation for action","author":[{"family":"Requin","given":"J"},{"family":"Brener","given":"J"},{"family":"Ring","given":"C"}],"issued":{"date-parts":[["1991"]]}}}],"schema":"https://github.com/citation-style-language/schema/raw/master/csl-citation.json"} </w:instrText>
      </w:r>
      <w:r w:rsidR="00814A99">
        <w:fldChar w:fldCharType="separate"/>
      </w:r>
      <w:r w:rsidR="00814A99" w:rsidRPr="00814A99">
        <w:t>(Requin et al., 1991)</w:t>
      </w:r>
      <w:r w:rsidR="00814A99">
        <w:fldChar w:fldCharType="end"/>
      </w:r>
      <w:r w:rsidR="008854A3">
        <w:t xml:space="preserve">. </w:t>
      </w:r>
      <w:r w:rsidR="00814A99">
        <w:t>Temporal preparation effects are known to modulate multiple information processing components</w:t>
      </w:r>
      <w:r w:rsidR="009138B0">
        <w:t xml:space="preserve"> along the sensorimotor hierarchy</w:t>
      </w:r>
      <w:r w:rsidR="00814A99">
        <w:t xml:space="preserve">. During the </w:t>
      </w:r>
      <w:proofErr w:type="spellStart"/>
      <w:r w:rsidR="00814A99">
        <w:t>foreperiod</w:t>
      </w:r>
      <w:proofErr w:type="spellEnd"/>
      <w:r w:rsidR="00814A99">
        <w:t xml:space="preserve">, temporal preparation is associated with an increase in </w:t>
      </w:r>
      <w:r w:rsidR="00025567">
        <w:t xml:space="preserve">cortical </w:t>
      </w:r>
      <w:r w:rsidR="00814A99">
        <w:t>excitability as well as an increase in inhibition at the corticospinal level</w:t>
      </w:r>
      <w:r w:rsidR="00950987">
        <w:t xml:space="preserve"> to prevent premature responding</w:t>
      </w:r>
      <w:r w:rsidR="00AA2893">
        <w:t xml:space="preserve"> </w:t>
      </w:r>
      <w:r w:rsidR="00AA2893">
        <w:fldChar w:fldCharType="begin"/>
      </w:r>
      <w:r w:rsidR="00AA2893">
        <w:instrText xml:space="preserve"> ADDIN ZOTERO_ITEM CSL_CITATION {"citationID":"ZzpSiITQ","properties":{"formattedCitation":"(Burle et al., 2010)","plainCitation":"(Burle et al., 2010)","noteIndex":0},"citationItems":[{"id":11243,"uris":["http://zotero.org/users/5679506/items/ZQSR3E5V"],"itemData":{"id":11243,"type":"chapter","abstract":"This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T."}],"accessed":{"date-parts":[["2024",4,11]]},"issued":{"date-parts":[["2010",4,8]]}}}],"schema":"https://github.com/citation-style-language/schema/raw/master/csl-citation.json"} </w:instrText>
      </w:r>
      <w:r w:rsidR="00AA2893">
        <w:fldChar w:fldCharType="separate"/>
      </w:r>
      <w:r w:rsidR="00AA2893" w:rsidRPr="00AA2893">
        <w:t>(Burle et al., 2010)</w:t>
      </w:r>
      <w:r w:rsidR="00AA2893">
        <w:fldChar w:fldCharType="end"/>
      </w:r>
      <w:r w:rsidR="009138B0">
        <w:t xml:space="preserve">. </w:t>
      </w:r>
      <w:r w:rsidR="00AA2893">
        <w:t>During stimulus presentati</w:t>
      </w:r>
      <w:r w:rsidR="00A11F5F">
        <w:t>on</w:t>
      </w:r>
      <w:r w:rsidR="00814A99">
        <w:t xml:space="preserve">, </w:t>
      </w:r>
      <w:r w:rsidR="00014ADF">
        <w:t xml:space="preserve">temporal preparation </w:t>
      </w:r>
      <w:r w:rsidR="00AA2893">
        <w:t xml:space="preserve">facilitates </w:t>
      </w:r>
      <w:r w:rsidR="00014ADF">
        <w:t>early (</w:t>
      </w:r>
      <w:r w:rsidR="00C35B09">
        <w:t>e.g., perception</w:t>
      </w:r>
      <w:r w:rsidR="00014ADF">
        <w:t xml:space="preserve">) </w:t>
      </w:r>
      <w:r w:rsidR="009138B0">
        <w:t>as well as late (muscle activation</w:t>
      </w:r>
      <w:r w:rsidR="00014ADF">
        <w:t>) processing st</w:t>
      </w:r>
      <w:r w:rsidR="009138B0">
        <w:t>ages</w:t>
      </w:r>
      <w:r w:rsidR="004D1335">
        <w:t xml:space="preserve"> </w:t>
      </w:r>
      <w:r w:rsidR="009974E8">
        <w:fldChar w:fldCharType="begin"/>
      </w:r>
      <w:r w:rsidR="009974E8">
        <w:instrText xml:space="preserve"> ADDIN ZOTERO_ITEM CSL_CITATION {"citationID":"sXQPbQdE","properties":{"formattedCitation":"(for reviews, see Burle et al., 2010; Rolke &amp; Ulrich, 2010)","plainCitation":"(for reviews, see Burle et al., 2010; Rolke &amp; Ulrich, 2010)","noteIndex":0},"citationItems":[{"id":11243,"uris":["http://zotero.org/users/5679506/items/ZQSR3E5V"],"itemData":{"id":11243,"type":"chapter","abstract":"This chapter examines the excitatory and inhibitory motor mechanisms involved in temporal preparation. It discusses between-block manipulations and proposes new perspectives for deciphering the neural mechanisms underlying within-block designs. It describes complementary neurophysiological approaches related to temporal preparation and suggests that temporal preparation does not only involve an increase in neural activity but also varies as a function of a subtle interplay between response activation and inhibition.","container-title":"Attention and Time","ISBN":"978-0-19-956345-6","note":"DOI: 10.1093/acprof:oso/9780199563456.003.0018","page":"243-256","publisher":"Oxford University Press","source":"Silverchair","title":"Excitatory and inhibitory motor mechanisms of temporal preparation","URL":"https://doi.org/10.1093/acprof:oso/9780199563456.003.0018","author":[{"family":"Burle","given":"Boris"},{"family":"Tandonnet","given":"Christophe"},{"family":"Hasbroucq","given":"Thierry"}],"editor":[{"family":"Nobre","given":"Anna C."},{"family":"Coull","given":"Jennifer T."}],"accessed":{"date-parts":[["2024",4,11]]},"issued":{"date-parts":[["2010",4,8]]}},"label":"page","prefix":"for reviews, see "},{"id":11245,"uris":["http://zotero.org/users/5679506/items/BBLL3NZ2"],"itemData":{"id":11245,"type":"chapter","abstract":"This chapter examines the effect of temporal preparation on premotor processes. It explains that temporal preparation is a ubiquitous and fundamental feature of human behaviour and it is linked to the ability to anticipate future events and to adjust behaviour accordingly in order to optimize performance. It also mentions the availability of ample evidence that that temporal preparation also operates on premotoric levels by speeding up the duration of these processes. This speeding many not only shorten reaction-time but also enable a more accurate analysis of incoming sensory information.","container-title":"Attention and Time","ISBN":"978-0-19-956345-6","note":"DOI: 10.1093/acprof:oso/9780199563456.003.0017","page":"227-242","publisher":"Oxford University Press","source":"Silverchair","title":"On the locus of temporal preparation: enhancement of premotor processes?","title-short":"On the locus of temporal preparation","URL":"https://doi.org/10.1093/acprof:oso/9780199563456.003.0017","author":[{"family":"Rolke","given":"Bettina"},{"family":"Ulrich","given":"Rolf"}],"editor":[{"family":"Nobre","given":"Anna C."},{"family":"Coull","given":"Jennifer T."}],"accessed":{"date-parts":[["2024",4,11]]},"issued":{"date-parts":[["2010",4,8]]}}}],"schema":"https://github.com/citation-style-language/schema/raw/master/csl-citation.json"} </w:instrText>
      </w:r>
      <w:r w:rsidR="009974E8">
        <w:fldChar w:fldCharType="separate"/>
      </w:r>
      <w:r w:rsidR="009974E8" w:rsidRPr="009974E8">
        <w:t>(for reviews, see Burle et al., 2010; Rolke &amp; Ulrich, 2010)</w:t>
      </w:r>
      <w:r w:rsidR="009974E8">
        <w:fldChar w:fldCharType="end"/>
      </w:r>
      <w:r w:rsidR="00AA2893">
        <w:t xml:space="preserve">. </w:t>
      </w:r>
      <w:r w:rsidR="00950987">
        <w:t>For instance</w:t>
      </w:r>
      <w:r w:rsidR="009138B0" w:rsidRPr="00CA6584">
        <w:t xml:space="preserve">, EMG studies have shown that both mean PMT and mean MT increase as the </w:t>
      </w:r>
      <w:proofErr w:type="spellStart"/>
      <w:r w:rsidR="009138B0" w:rsidRPr="00CA6584">
        <w:t>foreperiod</w:t>
      </w:r>
      <w:proofErr w:type="spellEnd"/>
      <w:r w:rsidR="003253AA" w:rsidRPr="00CA6584">
        <w:t xml:space="preserve"> (manipulated in separate blocks of trials)</w:t>
      </w:r>
      <w:r w:rsidR="00025567" w:rsidRPr="00CA6584">
        <w:t xml:space="preserve"> </w:t>
      </w:r>
      <w:r w:rsidR="0075739E">
        <w:lastRenderedPageBreak/>
        <w:t>increase</w:t>
      </w:r>
      <w:r w:rsidR="00AE7DAD">
        <w:t>s</w:t>
      </w:r>
      <w:r w:rsidR="00E50FA6" w:rsidRPr="00CA6584">
        <w:t>, with the latter being caused by a decrease in the slope of muscle activation</w:t>
      </w:r>
      <w:r w:rsidR="005A7345" w:rsidRPr="00CA6584">
        <w:t xml:space="preserve"> </w:t>
      </w:r>
      <w:r w:rsidR="005A7345" w:rsidRPr="00CA6584">
        <w:fldChar w:fldCharType="begin"/>
      </w:r>
      <w:r w:rsidR="005A7345" w:rsidRPr="00CA6584">
        <w:instrText xml:space="preserve"> ADDIN ZOTERO_ITEM CSL_CITATION {"citationID":"br6b5iX9","properties":{"formattedCitation":"(Hasbroucq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rsidR="005A7345" w:rsidRPr="00CA6584">
        <w:fldChar w:fldCharType="separate"/>
      </w:r>
      <w:r w:rsidR="005A7345" w:rsidRPr="00CA6584">
        <w:t>(Hasbroucq et al., 1995; Tandonnet et al., 2003)</w:t>
      </w:r>
      <w:r w:rsidR="005A7345" w:rsidRPr="00CA6584">
        <w:fldChar w:fldCharType="end"/>
      </w:r>
      <w:r w:rsidR="00E25429" w:rsidRPr="00CA6584">
        <w:t xml:space="preserve">. </w:t>
      </w:r>
      <w:r w:rsidR="00B52CE9">
        <w:t xml:space="preserve">These </w:t>
      </w:r>
      <w:r w:rsidR="008A7B61">
        <w:t xml:space="preserve">effects </w:t>
      </w:r>
      <w:r w:rsidR="00B52CE9">
        <w:t>are presumably caused by modulation</w:t>
      </w:r>
      <w:r w:rsidR="0075739E">
        <w:t>s in the control of attention</w:t>
      </w:r>
      <w:r w:rsidR="00B52CE9">
        <w:t xml:space="preserve">, and are </w:t>
      </w:r>
      <w:r w:rsidR="0075739E">
        <w:t>mostly observed</w:t>
      </w:r>
      <w:r w:rsidR="00B52CE9">
        <w:t xml:space="preserve"> in attention-demanding tasks </w:t>
      </w:r>
      <w:r w:rsidR="005876C8">
        <w:fldChar w:fldCharType="begin"/>
      </w:r>
      <w:r w:rsidR="009D43EA">
        <w:instrText xml:space="preserve"> ADDIN ZOTERO_ITEM CSL_CITATION {"citationID":"9rfjnGCX","properties":{"formattedCitation":"(Correa et al., 2006; Rolke, 2008; Seibold et al., 2023)","plainCitation":"(Correa et al., 2006; Rolke, 2008; Seibold et al., 2023)","noteIndex":0},"citationItems":[{"id":11891,"uris":["http://zotero.org/users/5679506/items/FQFLDCCJ"],"itemData":{"id":11891,"type":"article-journal","abstract":"Two fundamental cognitive functions, selective attention and processing of time, have been simultaneously explored in recent studies of temporal orienting of attention. A temporal-orienting procedure may consist of a temporal analogue to the Posner's paradigm, such that symbolic cues indicate the most probable moment for target arrival. Behavioral measures suggest that performance is improved for events appearing at expected vs. unexpected moments. However, there is no agreement on the locus of stimulus processing at which temporal attention operates. Thus, it remains unclear whether early perceptual or just late motor processes can be modulated. This article reviews current ERP research on temporal orienting, with an emphasis on factors that might determine the modulation of temporal orienting at early stages of processing. We conclude that: First, late components (N2 and P300) are consistently modulated by temporal orienting, which suggests attentional preparation of decision and/or motor processes. Second, early components (e.g., N1) seem to be modulated only when the task is highly demanding in perceptual processing. Hence, we conducted an ERP experiment which aimed to observe a modulation of early visual processing by using a perceptually demanding task, such as letter discrimination. The results show, for the first time, that targets appearing at attended moments elicited a larger P1 component than unattended targets. Moreover, temporal attention modulated the amplitude and latency of N2 and P300 components. This suggests that temporal orienting of attention not only modulates late motor processing, but also early visual processing when perceptually demanding tasks are used.","container-title":"Brain Research","DOI":"10.1016/j.brainres.2005.11.074","ISSN":"0006-8993","issue":"1","journalAbbreviation":"Brain Res","language":"eng","note":"PMID: 16516173","page":"116-128","source":"PubMed","title":"Temporal attention enhances early visual processing: a review and new evidence from event-related potentials","title-short":"Temporal attention enhances early visual processing","volume":"1076","author":[{"family":"Correa","given":"Angel"},{"family":"Lupiáñez","given":"Juan"},{"family":"Madrid","given":"Eduardo"},{"family":"Tudela","given":"Pío"}],"issued":{"date-parts":[["2006",3,3]]}}},{"id":11895,"uris":["http://zotero.org/users/5679506/items/DSDD9M6N"],"itemData":{"id":11895,"type":"article-journal","abstract":"Recent evidence has suggested that perceptual processing of single stimulus features improves when participants are temporally prepared for the occurrence of the stimuli. This study was conducted to investigate whether the benefit of temporal preparation generalizes to perceptual identification of more complex stimuli, such as letters. In three experiments, participants discriminated masked letters under high- and low-temporal-preparation conditions. Visual discrimination performance in all experiments improved when the participants were temporally prepared. Therefore, the present results support the notion that perception benefits from temporal preparation not only at the feature level, but also at subsequent levels at which feature information is integrated.","container-title":"Perception &amp; Psychophysics","DOI":"10.3758/PP.70.7.1305","ISSN":"0031-5117","issue":"7","journalAbbreviation":"Percept Psychophys","language":"eng","note":"PMID: 18927012","page":"1305-1313","source":"PubMed","title":"Temporal preparation facilitates perceptual identification of letters","volume":"70","author":[{"family":"Rolke","given":"Bettina"}],"issued":{"date-parts":[["2008",10]]}}},{"id":11893,"uris":["http://zotero.org/users/5679506/items/DJ2FUJ8S"],"itemData":{"id":11893,"type":"article-journal","abstract":"&lt;p&gt;Attention, that is, the ability to focus processing resources on a specific part of sensory input, is often thought of as being mainly allocated in space, toward specific objects or modalities. However, attention can also be allocated within time. Temporal attention can be induced implicitly, that is, through learning of temporal regularities between at least two events, or explicitly, by the active instruction to attend to a specific time point. Moreover, temporal attention can be induced &lt;italic&gt;via&lt;/italic&gt; external rhythmic stimulation. Many studies throughout the last 120 years have shown that, irrespective of the way temporal attention is induced, it facilitates processing of upcoming events. Based on early findings measuring reaction time, researchers initially assumed that temporal attention primarily accelerates motor processing. Within the last 20 years, however, more and more evidence has emerged supporting the view that temporal attention facilitates perceptual processing. Moreover, temporal attention may even interact with other attentional domains such as spatial attention or feature-based attention. In the present article, we summarize classical as well as current findings and theoretical accounts on how temporal attention affects perceptual processing. Furthermore, we sketch current challenges and open questions in research on temporal attention.&lt;/p&gt;","container-title":"Frontiers in Cognition","DOI":"10.3389/fcogn.2023.1168320","ISSN":"2813-4532","journalAbbreviation":"Front. Cognit.","language":"English","note":"publisher: Frontiers","source":"Frontiers","title":"Temporal attention","URL":"https://www.frontiersin.org/journals/cognition/articles/10.3389/fcogn.2023.1168320/full","volume":"2","author":[{"family":"Seibold","given":"Verena C."},{"family":"Balke","given":"Janina"},{"family":"Rolke","given":"Bettina"}],"accessed":{"date-parts":[["2024",8,6]]},"issued":{"date-parts":[["2023",4,17]]}}}],"schema":"https://github.com/citation-style-language/schema/raw/master/csl-citation.json"} </w:instrText>
      </w:r>
      <w:r w:rsidR="005876C8">
        <w:fldChar w:fldCharType="separate"/>
      </w:r>
      <w:r w:rsidR="009D43EA" w:rsidRPr="009D43EA">
        <w:t>(Correa et al., 2006; Rolke, 2008; Seibold et al., 2023)</w:t>
      </w:r>
      <w:r w:rsidR="005876C8">
        <w:fldChar w:fldCharType="end"/>
      </w:r>
      <w:r w:rsidR="000D53DC">
        <w:t>.</w:t>
      </w:r>
      <w:r w:rsidR="00FD48D0">
        <w:t xml:space="preserve"> </w:t>
      </w:r>
      <w:r w:rsidR="0075739E">
        <w:t xml:space="preserve">Modulations in attentional control as a function of the </w:t>
      </w:r>
      <w:r w:rsidR="00F8716A">
        <w:t>different delays</w:t>
      </w:r>
      <w:r w:rsidR="0075739E">
        <w:t xml:space="preserve"> may occur in the present experiment, but we do not expect them to have a significant impact on performance for two reasons. First, an increase in the level of preparation for the selected response during the delay would</w:t>
      </w:r>
      <w:r w:rsidR="0075739E" w:rsidRPr="0075739E">
        <w:t xml:space="preserve"> </w:t>
      </w:r>
      <w:r w:rsidR="0075739E" w:rsidRPr="00CA6584">
        <w:t>increase t</w:t>
      </w:r>
      <w:r w:rsidR="0075739E">
        <w:t xml:space="preserve">he risk of premature responding, </w:t>
      </w:r>
      <w:r w:rsidR="0075739E" w:rsidRPr="00CA6584">
        <w:t>and would require an additiona</w:t>
      </w:r>
      <w:r w:rsidR="0075739E">
        <w:t xml:space="preserve">l increase in gating inhibition. Whether this phenomenon occurs or not, the distance between the motor preparation variable and the gate </w:t>
      </w:r>
      <w:r w:rsidR="00036088">
        <w:t>within GCD</w:t>
      </w:r>
      <w:r w:rsidR="00036088" w:rsidRPr="00506270">
        <w:rPr>
          <w:vertAlign w:val="subscript"/>
        </w:rPr>
        <w:t>RS</w:t>
      </w:r>
      <w:r w:rsidR="00036088">
        <w:t xml:space="preserve"> </w:t>
      </w:r>
      <w:r w:rsidR="0075739E">
        <w:t xml:space="preserve">would remain constant on average. Consequently, the rate of partial muscle activation during the delay should not </w:t>
      </w:r>
      <w:r w:rsidR="00ED2A65">
        <w:t xml:space="preserve">vary with its duration. </w:t>
      </w:r>
      <w:r w:rsidR="0075739E">
        <w:t xml:space="preserve">Second, RS processing is not </w:t>
      </w:r>
      <w:r w:rsidR="00ED2A65">
        <w:t>demanding</w:t>
      </w:r>
      <w:r w:rsidR="0075739E">
        <w:t xml:space="preserve">, so we do not expect </w:t>
      </w:r>
      <w:r w:rsidR="00036088">
        <w:t>modulations in the control of attention to affect the rate of evidence accumulation in phase 2. Consequently, mean PMT, mean MT, and the slope of muscle activation should not be modulated by the duration of the dela</w:t>
      </w:r>
      <w:r w:rsidR="002B7477">
        <w:t>y</w:t>
      </w:r>
      <w:r w:rsidR="009279CD">
        <w:t>.</w:t>
      </w:r>
    </w:p>
    <w:p w14:paraId="20F093C8" w14:textId="32A9E530" w:rsidR="003621AD" w:rsidRPr="00A06F40" w:rsidRDefault="003621AD" w:rsidP="00C01B7A">
      <w:pPr>
        <w:pStyle w:val="Titre2"/>
      </w:pPr>
      <w:r w:rsidRPr="00A06F40">
        <w:t>Method</w:t>
      </w:r>
    </w:p>
    <w:p w14:paraId="3854DC65" w14:textId="152FD71A" w:rsidR="00CE71E0" w:rsidRPr="00A06F40" w:rsidRDefault="0032649C" w:rsidP="00C01B7A">
      <w:pPr>
        <w:pStyle w:val="Titre3"/>
      </w:pPr>
      <w:r w:rsidRPr="00A06F40">
        <w:t>Transparency and Openness</w:t>
      </w:r>
      <w:r w:rsidRPr="00A06F40">
        <w:tab/>
      </w:r>
    </w:p>
    <w:p w14:paraId="5541F9F6" w14:textId="3529A31B" w:rsidR="0032649C" w:rsidRPr="00D7403B" w:rsidRDefault="0032649C" w:rsidP="00A06F40">
      <w:r>
        <w:rPr>
          <w:b/>
          <w:i/>
        </w:rPr>
        <w:tab/>
      </w:r>
      <w:r w:rsidRPr="0032649C">
        <w:t>I</w:t>
      </w:r>
      <w:r>
        <w:t>n the sections below, w</w:t>
      </w:r>
      <w:r w:rsidRPr="0032649C">
        <w:t>e report how we determined our sample si</w:t>
      </w:r>
      <w:r>
        <w:t xml:space="preserve">ze, all data exclusions, </w:t>
      </w:r>
      <w:r w:rsidRPr="0032649C">
        <w:t xml:space="preserve">all </w:t>
      </w:r>
      <w:r>
        <w:t xml:space="preserve">experimental </w:t>
      </w:r>
      <w:r w:rsidRPr="0032649C">
        <w:t>manipulations, and all measures in the s</w:t>
      </w:r>
      <w:r>
        <w:t>tudy. All data, analysis code</w:t>
      </w:r>
      <w:r w:rsidR="00AF43BA">
        <w:t xml:space="preserve"> (written in Python)</w:t>
      </w:r>
      <w:r>
        <w:t xml:space="preserve">, and research materials are freely available at </w:t>
      </w:r>
      <w:hyperlink r:id="rId12" w:history="1">
        <w:r w:rsidR="00624E49" w:rsidRPr="00EF3AEF">
          <w:rPr>
            <w:rStyle w:val="Lienhypertexte"/>
            <w:sz w:val="22"/>
            <w:szCs w:val="22"/>
          </w:rPr>
          <w:t>https://osf.io/vf95p/</w:t>
        </w:r>
      </w:hyperlink>
      <w:r w:rsidR="00624E49">
        <w:rPr>
          <w:sz w:val="22"/>
          <w:szCs w:val="22"/>
        </w:rPr>
        <w:t>.</w:t>
      </w:r>
      <w:r>
        <w:t xml:space="preserve"> This study was not preregistered. </w:t>
      </w:r>
    </w:p>
    <w:p w14:paraId="2A97CF35" w14:textId="77295D24" w:rsidR="00B66753" w:rsidRPr="00A06F40" w:rsidRDefault="00C80852" w:rsidP="00C01B7A">
      <w:pPr>
        <w:pStyle w:val="Titre3"/>
      </w:pPr>
      <w:r w:rsidRPr="00A06F40">
        <w:t>Participants</w:t>
      </w:r>
    </w:p>
    <w:p w14:paraId="49181F03" w14:textId="31031580" w:rsidR="00C56AC8" w:rsidRDefault="0038796D" w:rsidP="00A06F40">
      <w:r>
        <w:tab/>
        <w:t>Servant et al. (2021) used a sample size of 18 subjects. Motion coherence explained 60% of variations of mean MT (</w:t>
      </w:r>
      <w:r w:rsidR="00097FBD" w:rsidRPr="006D744C">
        <w:rPr>
          <w:i/>
        </w:rPr>
        <w:t>η</w:t>
      </w:r>
      <w:r w:rsidR="00097FBD" w:rsidRPr="006D744C">
        <w:rPr>
          <w:i/>
          <w:vertAlign w:val="subscript"/>
        </w:rPr>
        <w:t>p</w:t>
      </w:r>
      <w:r w:rsidR="00097FBD" w:rsidRPr="006D744C">
        <w:rPr>
          <w:i/>
          <w:vertAlign w:val="superscript"/>
        </w:rPr>
        <w:t>2</w:t>
      </w:r>
      <w:r w:rsidR="00097FBD">
        <w:rPr>
          <w:i/>
          <w:vertAlign w:val="superscript"/>
        </w:rPr>
        <w:t xml:space="preserve"> </w:t>
      </w:r>
      <w:r w:rsidR="00D1453C">
        <w:t>= .6) and 40% of variations of muscle activation slope (</w:t>
      </w:r>
      <w:r w:rsidR="00097FBD" w:rsidRPr="006D744C">
        <w:rPr>
          <w:i/>
        </w:rPr>
        <w:t>η</w:t>
      </w:r>
      <w:r w:rsidR="00097FBD" w:rsidRPr="006D744C">
        <w:rPr>
          <w:i/>
          <w:vertAlign w:val="subscript"/>
        </w:rPr>
        <w:t>p</w:t>
      </w:r>
      <w:r w:rsidR="00097FBD" w:rsidRPr="006D744C">
        <w:rPr>
          <w:i/>
          <w:vertAlign w:val="superscript"/>
        </w:rPr>
        <w:t>2</w:t>
      </w:r>
      <w:r w:rsidR="00097FBD">
        <w:rPr>
          <w:i/>
          <w:vertAlign w:val="superscript"/>
        </w:rPr>
        <w:t xml:space="preserve"> </w:t>
      </w:r>
      <w:r w:rsidR="00D1453C">
        <w:t>= .4).</w:t>
      </w:r>
      <w:r w:rsidR="00446B32">
        <w:t xml:space="preserve"> An important prediction of the present work concerns the interaction between task </w:t>
      </w:r>
      <w:r w:rsidR="00446B32">
        <w:lastRenderedPageBreak/>
        <w:t xml:space="preserve">variant (FR vs. RS) and motion coherence on </w:t>
      </w:r>
      <w:r w:rsidR="00853B8A">
        <w:t>the slope of muscle activation and mean MT</w:t>
      </w:r>
      <w:r w:rsidR="00446B32">
        <w:t xml:space="preserve">. Specifically, a decrease of coherence should decrease </w:t>
      </w:r>
      <w:r w:rsidR="00D3308F">
        <w:t>the</w:t>
      </w:r>
      <w:r w:rsidR="00446B32">
        <w:t xml:space="preserve"> slope and increase mean MT in the FR variant only. Consequently, we ran a power analysis</w:t>
      </w:r>
      <w:r w:rsidR="00C56AC8">
        <w:t xml:space="preserve"> using </w:t>
      </w:r>
      <w:r w:rsidR="00A159AA">
        <w:t xml:space="preserve">the </w:t>
      </w:r>
      <w:proofErr w:type="spellStart"/>
      <w:r w:rsidR="00C56AC8">
        <w:rPr>
          <w:color w:val="000000"/>
        </w:rPr>
        <w:t>MorePower</w:t>
      </w:r>
      <w:proofErr w:type="spellEnd"/>
      <w:r w:rsidR="00C56AC8">
        <w:rPr>
          <w:color w:val="000000"/>
        </w:rPr>
        <w:t xml:space="preserve"> 6.0 software </w:t>
      </w:r>
      <w:r w:rsidR="00C56AC8">
        <w:rPr>
          <w:color w:val="000000"/>
        </w:rPr>
        <w:fldChar w:fldCharType="begin"/>
      </w:r>
      <w:r w:rsidR="00C56AC8">
        <w:rPr>
          <w:color w:val="000000"/>
        </w:rPr>
        <w:instrText xml:space="preserve"> ADDIN ZOTERO_ITEM CSL_CITATION {"citationID":"khwkyIfN","properties":{"formattedCitation":"(Campbell &amp; Thompson, 2012)","plainCitation":"(Campbell &amp; Thompson, 2012)","noteIndex":0},"citationItems":[{"id":8967,"uris":["http://zotero.org/groups/5164497/items/7NI5KWCW"],"itemData":{"id":8967,"type":"article-journal","abstract":"MorePower 6.0 is a flexible freeware statistical calculator that computes sample size, effect size, and power statistics for factorial ANOVA designs. It also calculates relational confidence intervals for ANOVA effects based on formulas from Jarmasz and Hollands (Canadian Journal of Experimental Psychology 63:124–138, 2009), as well as Bayesian posterior probabilities for the null and alternative hypotheses based on formulas in Masson (Behavior Research Methods 43:679–690, 2011). The program is unique in affording direct comparison of these three approaches to the interpretation of ANOVA tests. Its high numerical precision and ability to work with complex ANOVA designs could facilitate researchers’ attention to issues of statistical power, Bayesian analysis, and the use of confidence intervals for data interpretation. MorePower 6.0 is available at https://wiki.usask.ca/pages/viewpageattachments.action?pageId=420413544.","container-title":"Behavior Research Methods","DOI":"10.3758/s13428-012-0186-0","ISSN":"1554-3528","issue":"4","journalAbbreviation":"Behav Res","language":"en","page":"1255-1265","source":"Springer Link","title":"MorePower 6.0 for ANOVA with relational confidence intervals and Bayesian analysis","volume":"44","author":[{"family":"Campbell","given":"Jamie I. D."},{"family":"Thompson","given":"Valerie A."}],"issued":{"date-parts":[["2012",12,1]]}}}],"schema":"https://github.com/citation-style-language/schema/raw/master/csl-citation.json"} </w:instrText>
      </w:r>
      <w:r w:rsidR="00C56AC8">
        <w:rPr>
          <w:color w:val="000000"/>
        </w:rPr>
        <w:fldChar w:fldCharType="separate"/>
      </w:r>
      <w:r w:rsidR="00C56AC8" w:rsidRPr="00C56AC8">
        <w:t>(Campbell &amp; Thompson, 2012)</w:t>
      </w:r>
      <w:r w:rsidR="00C56AC8">
        <w:rPr>
          <w:color w:val="000000"/>
        </w:rPr>
        <w:fldChar w:fldCharType="end"/>
      </w:r>
      <w:r w:rsidR="00446B32">
        <w:t xml:space="preserve"> to detect a significant interaction between task variant and coherence with 80% power at the </w:t>
      </w:r>
      <w:r w:rsidR="00446B32" w:rsidRPr="00446B32">
        <w:rPr>
          <w:i/>
        </w:rPr>
        <w:t>α</w:t>
      </w:r>
      <w:r w:rsidR="00446B32">
        <w:t xml:space="preserve"> = .05 level, given an</w:t>
      </w:r>
      <w:r w:rsidR="00C56AC8">
        <w:t xml:space="preserve"> effect size</w:t>
      </w:r>
      <w:r w:rsidR="00446B32">
        <w:t xml:space="preserve"> conservatively set at </w:t>
      </w:r>
      <w:r w:rsidR="00446B32" w:rsidRPr="00D1453C">
        <w:rPr>
          <w:i/>
        </w:rPr>
        <w:t>η</w:t>
      </w:r>
      <w:r w:rsidR="00446B32" w:rsidRPr="00446B32">
        <w:rPr>
          <w:i/>
          <w:vertAlign w:val="subscript"/>
        </w:rPr>
        <w:t>p</w:t>
      </w:r>
      <w:r w:rsidR="00446B32" w:rsidRPr="00D1453C">
        <w:rPr>
          <w:i/>
          <w:vertAlign w:val="superscript"/>
        </w:rPr>
        <w:t>2</w:t>
      </w:r>
      <w:r w:rsidR="00446B32">
        <w:rPr>
          <w:vertAlign w:val="superscript"/>
        </w:rPr>
        <w:t xml:space="preserve"> </w:t>
      </w:r>
      <w:r w:rsidR="00446B32">
        <w:t xml:space="preserve">= .1. </w:t>
      </w:r>
      <w:r w:rsidR="00C56AC8">
        <w:t xml:space="preserve">This analysis showed that 22 participants were necessary to achieve this goal. </w:t>
      </w:r>
    </w:p>
    <w:p w14:paraId="16B42551" w14:textId="2F852DAE" w:rsidR="00C56AC8" w:rsidRPr="00C56AC8" w:rsidRDefault="00C56AC8" w:rsidP="00A06F40">
      <w:r>
        <w:tab/>
        <w:t xml:space="preserve">Twenty-two </w:t>
      </w:r>
      <w:r w:rsidR="004C49C5">
        <w:t>subjects</w:t>
      </w:r>
      <w:r>
        <w:t xml:space="preserve"> (3 men; mean age = 21.4</w:t>
      </w:r>
      <w:r w:rsidR="004C49C5">
        <w:t xml:space="preserve">; range </w:t>
      </w:r>
      <w:r w:rsidR="00236C15">
        <w:t>20</w:t>
      </w:r>
      <w:r w:rsidR="004C49C5">
        <w:t>-</w:t>
      </w:r>
      <w:r w:rsidR="00236C15">
        <w:t>24</w:t>
      </w:r>
      <w:r>
        <w:t>) participated in Experiment 1</w:t>
      </w:r>
      <w:r w:rsidR="001F7EDD">
        <w:t xml:space="preserve"> in exchange for a 20 euros gift card</w:t>
      </w:r>
      <w:r>
        <w:t>. Participants were students from the University of Franche-Comté</w:t>
      </w:r>
      <w:r w:rsidR="001F7EDD">
        <w:t xml:space="preserve"> recruited through online advertisement. </w:t>
      </w:r>
      <w:r w:rsidR="001654F6">
        <w:t>All participants were right-handed, had a normal or corrected-to-normal vision, and no history of motor/psychiatric/neurological disorders.</w:t>
      </w:r>
      <w:r w:rsidR="001654F6" w:rsidRPr="001654F6">
        <w:rPr>
          <w:color w:val="000000"/>
        </w:rPr>
        <w:t xml:space="preserve"> </w:t>
      </w:r>
      <w:r w:rsidR="001654F6">
        <w:rPr>
          <w:color w:val="000000"/>
        </w:rPr>
        <w:t>They were unaware of the purpose of the experiment and gave their written consent to participate.</w:t>
      </w:r>
      <w:r w:rsidR="00566B63">
        <w:t xml:space="preserve"> This study was approved by the ethical committee for research of the university (Agreement No. CERUBFC-2022-01-18-002). </w:t>
      </w:r>
    </w:p>
    <w:p w14:paraId="7A46B89C" w14:textId="01062302" w:rsidR="00954BD4" w:rsidRPr="00A06F40" w:rsidRDefault="00BB12DD" w:rsidP="00C01B7A">
      <w:pPr>
        <w:pStyle w:val="Titre3"/>
      </w:pPr>
      <w:r w:rsidRPr="00A06F40">
        <w:t>Apparatus</w:t>
      </w:r>
    </w:p>
    <w:p w14:paraId="209F19AF" w14:textId="4325AE6C" w:rsidR="00BB12DD" w:rsidRPr="00BB12DD" w:rsidRDefault="00BB12DD" w:rsidP="00A06F40">
      <w:r>
        <w:tab/>
        <w:t xml:space="preserve">The experiment was conducted in a dimly lit room and was run on a PC computer running Windows 10, using the programming language Python </w:t>
      </w:r>
      <w:r w:rsidR="00F32D4F">
        <w:t xml:space="preserve">and </w:t>
      </w:r>
      <w:r>
        <w:t xml:space="preserve">components of the </w:t>
      </w:r>
      <w:proofErr w:type="spellStart"/>
      <w:r>
        <w:t>PsychoPy</w:t>
      </w:r>
      <w:proofErr w:type="spellEnd"/>
      <w:r>
        <w:t xml:space="preserve"> toolbox </w:t>
      </w:r>
      <w:r w:rsidR="004E2DD4">
        <w:fldChar w:fldCharType="begin"/>
      </w:r>
      <w:r w:rsidR="004E2DD4">
        <w:instrText xml:space="preserve"> ADDIN ZOTERO_ITEM CSL_CITATION {"citationID":"M8rwwfv5","properties":{"formattedCitation":"(Peirce et al., 2019)","plainCitation":"(Peirce et al., 2019)","noteIndex":0},"citationItems":[{"id":6846,"uris":["http://zotero.org/users/5679506/items/8LVALQ6D"],"itemData":{"id":6846,"type":"article-journal","abstract":"PsychoPy is an application for the creation of experiments in behavioral science (psychology, neuroscience, linguistics, etc.) with precise spatial control and timing of stimuli. It now provides a choice of interface; users can write scripts in Python if they choose, while those who prefer to construct experiments graphically can use the new Builder interface. Here we describe the features that have been added over the last 10 years of its development. The most notable addition has been that Builder interface, allowing users to create studies with minimal or no programming, while also allowing the insertion of Python code for maximal flexibility. We also present some of the other new features, including further stimulus options, asynchronous time-stamped hardware polling, and better support for open science and reproducibility. Tens of thousands of users now launch PsychoPy every month, and more than 90 people have contributed to the code. We discuss the current state of the project, as well as plans for the future.","container-title":"Behavior Research Methods","DOI":"10.3758/s13428-018-01193-y","ISSN":"1554-3528","issue":"1","journalAbbreviation":"Behav Res Methods","language":"eng","note":"PMID: 30734206\nPMCID: PMC6420413","page":"195-203","source":"PubMed","title":"PsychoPy2: Experiments in behavior made easy","title-short":"PsychoPy2","volume":"51","author":[{"family":"Peirce","given":"Jonathan"},{"family":"Gray","given":"Jeremy R."},{"family":"Simpson","given":"Sol"},{"family":"MacAskill","given":"Michael"},{"family":"Höchenberger","given":"Richard"},{"family":"Sogo","given":"Hiroyuki"},{"family":"Kastman","given":"Erik"},{"family":"Lindeløv","given":"Jonas Kristoffer"}],"issued":{"date-parts":[["2019",2]]}}}],"schema":"https://github.com/citation-style-language/schema/raw/master/csl-citation.json"} </w:instrText>
      </w:r>
      <w:r w:rsidR="004E2DD4">
        <w:fldChar w:fldCharType="separate"/>
      </w:r>
      <w:r w:rsidR="004E2DD4" w:rsidRPr="004E2DD4">
        <w:t>(Peirce et al., 2019)</w:t>
      </w:r>
      <w:r w:rsidR="004E2DD4">
        <w:fldChar w:fldCharType="end"/>
      </w:r>
      <w:r w:rsidR="004E2DD4">
        <w:t>. S</w:t>
      </w:r>
      <w:r w:rsidR="00EB4ECD">
        <w:t>timuli were</w:t>
      </w:r>
      <w:r w:rsidR="004E2DD4">
        <w:t xml:space="preserve"> displayed on a </w:t>
      </w:r>
      <w:r w:rsidR="00B22925">
        <w:t>34.42 × 19.36</w:t>
      </w:r>
      <w:r w:rsidR="004E2DD4" w:rsidRPr="004E2DD4">
        <w:t xml:space="preserve"> cm LCD monitor</w:t>
      </w:r>
      <w:r w:rsidR="004E2DD4">
        <w:t xml:space="preserve"> (resolution: 1920 × 1080; frame</w:t>
      </w:r>
      <w:r w:rsidR="004E2DD4" w:rsidRPr="004E2DD4">
        <w:t>rate: 60 Hz, distance from monitor: 75 cm)</w:t>
      </w:r>
      <w:r w:rsidR="004E2DD4">
        <w:t xml:space="preserve">. Responses </w:t>
      </w:r>
      <w:r w:rsidR="004E2DD4" w:rsidRPr="004E2DD4">
        <w:t>were transmitted to the computer usin</w:t>
      </w:r>
      <w:r w:rsidR="004E2DD4">
        <w:t xml:space="preserve">g two thermoplastic rubber hand-held </w:t>
      </w:r>
      <w:r w:rsidR="004E2DD4" w:rsidRPr="004E2DD4">
        <w:t>buttons connected to a Black Box Toolkit module designed to ensure millisecond accuracy.</w:t>
      </w:r>
      <w:r w:rsidR="004E2DD4">
        <w:t xml:space="preserve"> The force required to press each button was approximate</w:t>
      </w:r>
      <w:r w:rsidR="0070091E">
        <w:t>ly 8.83 N.</w:t>
      </w:r>
      <w:r w:rsidR="004E2DD4">
        <w:t xml:space="preserve"> This response system</w:t>
      </w:r>
      <w:r w:rsidR="000C1A04">
        <w:t xml:space="preserve"> was similar</w:t>
      </w:r>
      <w:r w:rsidR="004E2DD4">
        <w:t xml:space="preserve"> to that </w:t>
      </w:r>
      <w:r w:rsidR="000C1A04">
        <w:t xml:space="preserve">used </w:t>
      </w:r>
      <w:r w:rsidR="004E2DD4">
        <w:t xml:space="preserve">by Servant et al. (2021). </w:t>
      </w:r>
      <w:r w:rsidR="00655D13" w:rsidRPr="00655D13">
        <w:t xml:space="preserve">To minimize </w:t>
      </w:r>
      <w:r w:rsidR="00655D13">
        <w:t>artifactual m</w:t>
      </w:r>
      <w:r w:rsidR="00655D13" w:rsidRPr="00655D13">
        <w:t>otor activity and maximize comfort, subjects' hands were palm-down and rested on a supportive cushion placed on their laps.</w:t>
      </w:r>
    </w:p>
    <w:p w14:paraId="062521BA" w14:textId="227859D2" w:rsidR="000120D3" w:rsidRDefault="00206103" w:rsidP="00A92CF5">
      <w:pPr>
        <w:pStyle w:val="Titre3"/>
      </w:pPr>
      <w:r>
        <w:lastRenderedPageBreak/>
        <w:t>Stimuli</w:t>
      </w:r>
    </w:p>
    <w:p w14:paraId="7E1A9BA9" w14:textId="23A5BF9D" w:rsidR="00206103" w:rsidRPr="00206103" w:rsidRDefault="00EB4ECD" w:rsidP="00A06F40">
      <w:r>
        <w:tab/>
        <w:t>Random dot stimuli in the FR task variant were similar to those used by Servant et al. (2021). White dot</w:t>
      </w:r>
      <w:r w:rsidR="0070091E">
        <w:t>s</w:t>
      </w:r>
      <w:r w:rsidR="005E55DA">
        <w:t xml:space="preserve"> (</w:t>
      </w:r>
      <w:r w:rsidR="005E55DA">
        <w:rPr>
          <w:color w:val="000000"/>
        </w:rPr>
        <w:t>0.05° square</w:t>
      </w:r>
      <w:r w:rsidR="005E55DA">
        <w:t>)</w:t>
      </w:r>
      <w:r w:rsidR="0070091E">
        <w:t xml:space="preserve"> were displayed in a virtual 11.78</w:t>
      </w:r>
      <w:r>
        <w:t>° circular aperture centered on a</w:t>
      </w:r>
      <w:r w:rsidR="0070091E">
        <w:t xml:space="preserve"> 26.29° × 14.79° black</w:t>
      </w:r>
      <w:r w:rsidR="0070091E" w:rsidRPr="0070091E">
        <w:t xml:space="preserve"> field</w:t>
      </w:r>
      <w:r w:rsidR="0070091E">
        <w:t>. A white noise algorithm was used to control motion: from each</w:t>
      </w:r>
      <w:r w:rsidR="00706D93">
        <w:t xml:space="preserve"> frame to the next, a percentage</w:t>
      </w:r>
      <w:r w:rsidR="0070091E">
        <w:t xml:space="preserve"> </w:t>
      </w:r>
      <w:r w:rsidR="00A42860" w:rsidRPr="00A42860">
        <w:rPr>
          <w:i/>
        </w:rPr>
        <w:t>p</w:t>
      </w:r>
      <w:r w:rsidR="00A42860">
        <w:t xml:space="preserve"> </w:t>
      </w:r>
      <w:r w:rsidR="0070091E">
        <w:t>of dots was randomly selected to move in the signal direction (leftward vs. rig</w:t>
      </w:r>
      <w:r w:rsidR="00354C4F">
        <w:t>htward) and the remaining dots were randomly relocated</w:t>
      </w:r>
      <w:r w:rsidR="005E55DA">
        <w:t xml:space="preserve">. </w:t>
      </w:r>
      <w:r w:rsidR="00A42860">
        <w:t xml:space="preserve">Parameter </w:t>
      </w:r>
      <w:r w:rsidR="00A42860" w:rsidRPr="00A42860">
        <w:rPr>
          <w:i/>
        </w:rPr>
        <w:t>p</w:t>
      </w:r>
      <w:r w:rsidR="00706D93">
        <w:t xml:space="preserve">, referred to as motion coherence, </w:t>
      </w:r>
      <w:r w:rsidR="005325D3">
        <w:t>was manipulated across</w:t>
      </w:r>
      <w:r w:rsidR="00C41541">
        <w:t xml:space="preserve"> three levels (2 vs. 11 vs.</w:t>
      </w:r>
      <w:r w:rsidR="00A42860">
        <w:t xml:space="preserve"> 40</w:t>
      </w:r>
      <w:r w:rsidR="00706D93">
        <w:t xml:space="preserve"> %</w:t>
      </w:r>
      <w:r w:rsidR="00A42860">
        <w:t>).</w:t>
      </w:r>
      <w:r w:rsidR="009516CE">
        <w:t xml:space="preserve"> </w:t>
      </w:r>
      <w:r w:rsidR="005E55DA">
        <w:t xml:space="preserve">Signal dots moved at a speed of </w:t>
      </w:r>
      <w:r w:rsidR="0070091E">
        <w:rPr>
          <w:color w:val="000000"/>
        </w:rPr>
        <w:t>8°/s</w:t>
      </w:r>
      <w:r w:rsidR="009516CE">
        <w:rPr>
          <w:color w:val="000000"/>
        </w:rPr>
        <w:t>, and dot density was fixed at</w:t>
      </w:r>
      <w:r w:rsidR="0070091E">
        <w:rPr>
          <w:color w:val="000000"/>
        </w:rPr>
        <w:t xml:space="preserve"> 16.7 points/deg</w:t>
      </w:r>
      <w:r w:rsidR="0070091E" w:rsidRPr="0070091E">
        <w:rPr>
          <w:color w:val="000000"/>
          <w:vertAlign w:val="superscript"/>
        </w:rPr>
        <w:t>2</w:t>
      </w:r>
      <w:r w:rsidR="0070091E">
        <w:rPr>
          <w:color w:val="000000"/>
        </w:rPr>
        <w:t>/s</w:t>
      </w:r>
      <w:r w:rsidR="0070091E">
        <w:t xml:space="preserve">. </w:t>
      </w:r>
      <w:r w:rsidR="00A42860">
        <w:t xml:space="preserve">The RS variant of the task used the same stimuli, except that </w:t>
      </w:r>
      <w:r w:rsidR="009516CE">
        <w:t xml:space="preserve">the </w:t>
      </w:r>
      <w:r w:rsidR="00A42860">
        <w:t>dots wer</w:t>
      </w:r>
      <w:r w:rsidR="009516CE">
        <w:t>e presented within a red circle</w:t>
      </w:r>
      <w:r w:rsidR="0032175D">
        <w:t xml:space="preserve"> (linewidth: </w:t>
      </w:r>
      <w:r w:rsidR="00CB53FD">
        <w:t>0.15°</w:t>
      </w:r>
      <w:r w:rsidR="00A019FC">
        <w:t>)</w:t>
      </w:r>
      <w:r w:rsidR="009516CE">
        <w:t>.</w:t>
      </w:r>
      <w:r w:rsidR="00A019FC">
        <w:t xml:space="preserve"> </w:t>
      </w:r>
      <w:r w:rsidR="009516CE">
        <w:t xml:space="preserve"> </w:t>
      </w:r>
    </w:p>
    <w:p w14:paraId="4DA76380" w14:textId="3B1577EC" w:rsidR="00A019FC" w:rsidRPr="00A06F40" w:rsidRDefault="00A019FC" w:rsidP="00C01B7A">
      <w:pPr>
        <w:pStyle w:val="Titre3"/>
      </w:pPr>
      <w:r w:rsidRPr="00A06F40">
        <w:t>Procedure</w:t>
      </w:r>
    </w:p>
    <w:p w14:paraId="6D9ADED4" w14:textId="0C931086" w:rsidR="000024F2" w:rsidRDefault="00730FE8" w:rsidP="00A06F40">
      <w:r>
        <w:tab/>
        <w:t>Participants completed 12 blocks of 96 trials. Ther</w:t>
      </w:r>
      <w:r w:rsidR="001E6CB4">
        <w:t>e were 3 FR blocks and 9 RS bloc</w:t>
      </w:r>
      <w:r w:rsidR="001222A5">
        <w:t>k</w:t>
      </w:r>
      <w:r>
        <w:t>s. Three RS blocks featured a 3 s delay between stimulus offset and RS onset (referred to as RS3 blocks), 3 RS blocks featured a 5 s delay (RS5), and 3 blocks featured a 7 s delay (</w:t>
      </w:r>
      <w:r w:rsidR="00987AAF">
        <w:t>RS</w:t>
      </w:r>
      <w:r>
        <w:t xml:space="preserve">7).  </w:t>
      </w:r>
      <w:r w:rsidR="000925C7">
        <w:t xml:space="preserve">Blocks were presented in a pseudorandom order, with </w:t>
      </w:r>
      <w:ins w:id="0" w:author="GAJDOS Thibault" w:date="2024-11-12T14:03:00Z" w16du:dateUtc="2024-11-12T13:03:00Z">
        <w:r w:rsidR="00D7260E" w:rsidRPr="003656F3">
          <w:t>three repetitions of a random ordering of the 4 block types</w:t>
        </w:r>
      </w:ins>
      <w:del w:id="1" w:author="GAJDOS Thibault" w:date="2024-11-12T14:03:00Z" w16du:dateUtc="2024-11-12T13:03:00Z">
        <w:r w:rsidR="000925C7" w:rsidDel="00D7260E">
          <w:delText>the constraint of presenting each of the 4 bloc</w:delText>
        </w:r>
        <w:r w:rsidR="00987AAF" w:rsidDel="00D7260E">
          <w:delText>k</w:delText>
        </w:r>
        <w:r w:rsidR="003D7F5A" w:rsidDel="00D7260E">
          <w:delText xml:space="preserve"> types consecutively</w:delText>
        </w:r>
      </w:del>
      <w:r w:rsidR="003D7F5A">
        <w:t>.</w:t>
      </w:r>
      <w:r w:rsidR="000925C7">
        <w:t xml:space="preserve"> </w:t>
      </w:r>
      <w:r w:rsidR="00987AAF">
        <w:t>Blocks were separated by self-paced breaks. We also in</w:t>
      </w:r>
      <w:r w:rsidR="00751A2A">
        <w:t>troduc</w:t>
      </w:r>
      <w:r w:rsidR="00987AAF">
        <w:t xml:space="preserve">ed self-paced breaks </w:t>
      </w:r>
      <w:r w:rsidR="00E2177E" w:rsidRPr="005215BD">
        <w:t xml:space="preserve">in the middle of each RS5 and RS7 block to alleviate fatigue, given increased block duration and attentional demands. </w:t>
      </w:r>
      <w:r w:rsidR="000024F2">
        <w:t xml:space="preserve">Participants were instructed to identify motion direction (leftward vs. rightward) and communicate their response by pressing the corresponding left or right button with their left or right thumb. In FR blocks, they were instructed to respond as quickly and as accurately as possible upon stimulus presentation. In RS blocks, they were instructed to respond as quickly and as accurately as possible upon RS presentation. </w:t>
      </w:r>
    </w:p>
    <w:p w14:paraId="58338446" w14:textId="5D6BD951" w:rsidR="002224C4" w:rsidRPr="00844F93" w:rsidRDefault="000024F2" w:rsidP="00A06F40">
      <w:r>
        <w:lastRenderedPageBreak/>
        <w:tab/>
        <w:t>In each block, trials were defined by a factorial combination of motion direction (leftward</w:t>
      </w:r>
      <w:r w:rsidR="00F6762F">
        <w:t xml:space="preserve"> vs.</w:t>
      </w:r>
      <w:r>
        <w:t xml:space="preserve"> rig</w:t>
      </w:r>
      <w:r w:rsidR="0034034E">
        <w:t>htward) and motion coherence (2 vs.</w:t>
      </w:r>
      <w:r>
        <w:t xml:space="preserve"> 11</w:t>
      </w:r>
      <w:r w:rsidR="0034034E">
        <w:t xml:space="preserve"> vs.</w:t>
      </w:r>
      <w:r>
        <w:t xml:space="preserve"> 40</w:t>
      </w:r>
      <w:r w:rsidR="00F6762F">
        <w:t xml:space="preserve"> </w:t>
      </w:r>
      <w:r>
        <w:t>%)</w:t>
      </w:r>
      <w:r w:rsidR="00FA7552">
        <w:t xml:space="preserve">. Each trial type appeared the same number of times in a random order. Each trial in FR blocks started </w:t>
      </w:r>
      <w:r w:rsidR="005215BD">
        <w:t xml:space="preserve">with the presentation of the stimulus. The stimulus remained on </w:t>
      </w:r>
      <w:r w:rsidR="00FA7552">
        <w:t xml:space="preserve">the </w:t>
      </w:r>
      <w:r w:rsidR="005215BD">
        <w:t xml:space="preserve">screen until the response, </w:t>
      </w:r>
      <w:r w:rsidR="005215BD" w:rsidRPr="00FA7552">
        <w:t>or until a 4 s RT deadline.</w:t>
      </w:r>
      <w:r w:rsidR="005215BD">
        <w:t xml:space="preserve"> </w:t>
      </w:r>
      <w:r w:rsidR="00057E33">
        <w:t>Failure to respond by then resulted in a "Too slow! Please respond faster" message displayed for 2 s. The intertrial interval was 1 s. In RS blocks, each trial started with</w:t>
      </w:r>
      <w:r w:rsidR="00057E33" w:rsidRPr="00057E33">
        <w:t xml:space="preserve"> </w:t>
      </w:r>
      <w:r w:rsidR="00057E33">
        <w:t xml:space="preserve">the presentation of the stimulus within the red circle. </w:t>
      </w:r>
      <w:r w:rsidR="00544C09" w:rsidRPr="00057E33">
        <w:t xml:space="preserve">Stimulus duration was </w:t>
      </w:r>
      <w:r w:rsidR="00730FE8" w:rsidRPr="00057E33">
        <w:t xml:space="preserve">fixed at 2 s, and the </w:t>
      </w:r>
      <w:r w:rsidR="00057E33">
        <w:t xml:space="preserve">red circle remained on </w:t>
      </w:r>
      <w:r w:rsidR="00FA7552">
        <w:t xml:space="preserve">the </w:t>
      </w:r>
      <w:r w:rsidR="00057E33">
        <w:t xml:space="preserve">screen during the delay. The disappearance of the red circle served as RS. </w:t>
      </w:r>
      <w:r w:rsidR="00FA7552">
        <w:t xml:space="preserve">Each response </w:t>
      </w:r>
      <w:r w:rsidR="00443393">
        <w:t xml:space="preserve">(correct or incorrect) </w:t>
      </w:r>
      <w:r w:rsidR="00FA7552">
        <w:t xml:space="preserve">made after the RS and within the 4 s RT deadline </w:t>
      </w:r>
      <w:r w:rsidR="00FA7552">
        <w:rPr>
          <w:color w:val="000000"/>
        </w:rPr>
        <w:t xml:space="preserve">was followed by the message "ok" displayed </w:t>
      </w:r>
      <w:r w:rsidR="003619F2">
        <w:rPr>
          <w:color w:val="000000"/>
        </w:rPr>
        <w:t xml:space="preserve">in white </w:t>
      </w:r>
      <w:r w:rsidR="00FA7552">
        <w:rPr>
          <w:color w:val="000000"/>
        </w:rPr>
        <w:t>for 0.5 s</w:t>
      </w:r>
      <w:r w:rsidR="00101532">
        <w:rPr>
          <w:color w:val="000000"/>
        </w:rPr>
        <w:t>. Note that this message</w:t>
      </w:r>
      <w:r w:rsidR="0035110D">
        <w:rPr>
          <w:color w:val="000000"/>
        </w:rPr>
        <w:t xml:space="preserve"> was not a feedback on accuracy</w:t>
      </w:r>
      <w:r w:rsidR="00101532">
        <w:rPr>
          <w:color w:val="000000"/>
        </w:rPr>
        <w:t>; it simply notified the participant that the response had been recorded</w:t>
      </w:r>
      <w:r w:rsidR="007E7963">
        <w:rPr>
          <w:color w:val="000000"/>
        </w:rPr>
        <w:t xml:space="preserve"> (participants were informed of this)</w:t>
      </w:r>
      <w:r w:rsidR="00101532">
        <w:rPr>
          <w:color w:val="000000"/>
        </w:rPr>
        <w:t xml:space="preserve">. </w:t>
      </w:r>
      <w:r w:rsidR="00443393">
        <w:rPr>
          <w:color w:val="000000"/>
        </w:rPr>
        <w:t xml:space="preserve">The next trial started after a 0.5 s blank screen. </w:t>
      </w:r>
      <w:r w:rsidR="00057E33">
        <w:t>Premature responses (before the RS) prompted a "</w:t>
      </w:r>
      <w:r w:rsidR="00057E33">
        <w:rPr>
          <w:color w:val="000000"/>
        </w:rPr>
        <w:t>Too fast! Please respond after the disappearance of the red circle"</w:t>
      </w:r>
      <w:r>
        <w:rPr>
          <w:color w:val="000000"/>
        </w:rPr>
        <w:t xml:space="preserve"> message</w:t>
      </w:r>
      <w:r w:rsidR="003B5A29">
        <w:rPr>
          <w:color w:val="000000"/>
        </w:rPr>
        <w:t>, which was</w:t>
      </w:r>
      <w:r w:rsidR="00FA7552">
        <w:rPr>
          <w:color w:val="000000"/>
        </w:rPr>
        <w:t xml:space="preserve"> displayed</w:t>
      </w:r>
      <w:r>
        <w:rPr>
          <w:color w:val="000000"/>
        </w:rPr>
        <w:t xml:space="preserve"> for 2 s</w:t>
      </w:r>
      <w:r w:rsidR="00057E33">
        <w:rPr>
          <w:color w:val="000000"/>
        </w:rPr>
        <w:t>.</w:t>
      </w:r>
      <w:r>
        <w:rPr>
          <w:color w:val="000000"/>
        </w:rPr>
        <w:t xml:space="preserve"> If participants failed to respond within the</w:t>
      </w:r>
      <w:r w:rsidR="007E7963">
        <w:rPr>
          <w:color w:val="000000"/>
        </w:rPr>
        <w:t xml:space="preserve"> 4 s</w:t>
      </w:r>
      <w:r>
        <w:rPr>
          <w:color w:val="000000"/>
        </w:rPr>
        <w:t xml:space="preserve"> RT deadline,</w:t>
      </w:r>
      <w:r w:rsidR="007E7963">
        <w:rPr>
          <w:color w:val="000000"/>
        </w:rPr>
        <w:t xml:space="preserve"> the message</w:t>
      </w:r>
      <w:r>
        <w:rPr>
          <w:color w:val="000000"/>
        </w:rPr>
        <w:t xml:space="preserve"> "</w:t>
      </w:r>
      <w:r>
        <w:t>Too slow! Please respond faster" was displayed for 2 s</w:t>
      </w:r>
      <w:r w:rsidR="007E7963">
        <w:t xml:space="preserve">. Both messages were </w:t>
      </w:r>
      <w:r w:rsidR="008B28E5">
        <w:t>followed by a 1 s blank screen.</w:t>
      </w:r>
      <w:r>
        <w:t xml:space="preserve"> </w:t>
      </w:r>
      <w:r w:rsidR="003D7F5A">
        <w:t xml:space="preserve">The time course of each trial in FR and RS blocks is illustrated in Figure 2A. </w:t>
      </w:r>
      <w:r w:rsidR="0019337C">
        <w:t xml:space="preserve">Participants </w:t>
      </w:r>
      <w:r w:rsidR="000A4EA3">
        <w:t>first completed two blocks of 18</w:t>
      </w:r>
      <w:r w:rsidR="0019337C">
        <w:t xml:space="preserve"> practice trials (each of the 6 possible stimuli </w:t>
      </w:r>
      <w:r w:rsidR="00F13DC2">
        <w:t xml:space="preserve">was </w:t>
      </w:r>
      <w:r w:rsidR="000A4EA3">
        <w:t>presented three times</w:t>
      </w:r>
      <w:r w:rsidR="0019337C">
        <w:t xml:space="preserve"> in a random </w:t>
      </w:r>
      <w:r w:rsidR="008B28E5">
        <w:t>order</w:t>
      </w:r>
      <w:r w:rsidR="0019337C">
        <w:t xml:space="preserve">) before the experiment to ensure they understood the task. The first </w:t>
      </w:r>
      <w:r w:rsidR="0035421A">
        <w:t xml:space="preserve">practice </w:t>
      </w:r>
      <w:r w:rsidR="0019337C">
        <w:t>block was FR, and the second</w:t>
      </w:r>
      <w:r w:rsidR="0035421A">
        <w:t xml:space="preserve"> practice</w:t>
      </w:r>
      <w:r>
        <w:rPr>
          <w:color w:val="000000"/>
        </w:rPr>
        <w:t xml:space="preserve"> </w:t>
      </w:r>
      <w:r w:rsidR="0019337C">
        <w:rPr>
          <w:color w:val="000000"/>
        </w:rPr>
        <w:t xml:space="preserve">block was RS3. </w:t>
      </w:r>
      <w:proofErr w:type="gramStart"/>
      <w:r w:rsidR="0019337C">
        <w:rPr>
          <w:color w:val="000000"/>
        </w:rPr>
        <w:t>A fe</w:t>
      </w:r>
      <w:r w:rsidR="00B830C1">
        <w:rPr>
          <w:color w:val="000000"/>
        </w:rPr>
        <w:t>edback</w:t>
      </w:r>
      <w:proofErr w:type="gramEnd"/>
      <w:r w:rsidR="00B830C1">
        <w:rPr>
          <w:color w:val="000000"/>
        </w:rPr>
        <w:t xml:space="preserve"> on accuracy ("Correct" vs.</w:t>
      </w:r>
      <w:r w:rsidR="0019337C">
        <w:rPr>
          <w:color w:val="000000"/>
        </w:rPr>
        <w:t xml:space="preserve"> "Incorrect") was provided after each response for </w:t>
      </w:r>
      <w:r w:rsidR="008B28E5">
        <w:rPr>
          <w:color w:val="000000"/>
        </w:rPr>
        <w:t>1 s</w:t>
      </w:r>
      <w:r w:rsidR="0019337C">
        <w:rPr>
          <w:color w:val="000000"/>
        </w:rPr>
        <w:t xml:space="preserve">. Practice trials were discarded from analyses. </w:t>
      </w:r>
    </w:p>
    <w:p w14:paraId="01238ACC" w14:textId="2EB2840E" w:rsidR="000D6454" w:rsidRPr="00C3729F" w:rsidRDefault="00C3729F" w:rsidP="00C01B7A">
      <w:pPr>
        <w:pStyle w:val="Titre3"/>
      </w:pPr>
      <w:r>
        <w:t>EMG recording</w:t>
      </w:r>
      <w:r w:rsidRPr="00C3729F">
        <w:t xml:space="preserve"> and </w:t>
      </w:r>
      <w:r>
        <w:t>signal p</w:t>
      </w:r>
      <w:r w:rsidRPr="00C3729F">
        <w:t>rocessing</w:t>
      </w:r>
    </w:p>
    <w:p w14:paraId="5D222A66" w14:textId="58A75708" w:rsidR="00691B19" w:rsidRPr="002E23A4" w:rsidRDefault="00C3729F" w:rsidP="00A06F40">
      <w:r>
        <w:tab/>
      </w:r>
      <w:r w:rsidR="001D6138">
        <w:t>The EMG activity of a group of muscles</w:t>
      </w:r>
      <w:r w:rsidR="000B5B51">
        <w:t xml:space="preserve"> (</w:t>
      </w:r>
      <w:r w:rsidR="00BD5CEF">
        <w:t xml:space="preserve">the </w:t>
      </w:r>
      <w:r w:rsidR="000B5B51" w:rsidRPr="000B5B51">
        <w:rPr>
          <w:i/>
        </w:rPr>
        <w:t>flexor pollicis brevis</w:t>
      </w:r>
      <w:r w:rsidR="000B5B51">
        <w:t xml:space="preserve"> in particular, involved in the flexion</w:t>
      </w:r>
      <w:r w:rsidR="00BD5CEF">
        <w:t xml:space="preserve"> of the thumb</w:t>
      </w:r>
      <w:r w:rsidR="00A91268">
        <w:t xml:space="preserve"> at both carpometacarpal and metacarpophalangeal joints</w:t>
      </w:r>
      <w:r w:rsidR="000B5B51">
        <w:t xml:space="preserve">) </w:t>
      </w:r>
      <w:r w:rsidR="000B5B51">
        <w:lastRenderedPageBreak/>
        <w:t xml:space="preserve">was recorded using </w:t>
      </w:r>
      <w:r w:rsidR="001D6138" w:rsidRPr="001D6138">
        <w:t xml:space="preserve">two active Ag/Cl electrodes </w:t>
      </w:r>
      <w:r w:rsidR="000B5B51">
        <w:t xml:space="preserve">fixed 1 cm apart on the skin of the thenar eminence of each hand. Electrodes were connected </w:t>
      </w:r>
      <w:r w:rsidR="001D6138" w:rsidRPr="001D6138">
        <w:t xml:space="preserve">to a </w:t>
      </w:r>
      <w:proofErr w:type="spellStart"/>
      <w:r w:rsidR="001D6138" w:rsidRPr="001D6138">
        <w:t>Biosemi</w:t>
      </w:r>
      <w:proofErr w:type="spellEnd"/>
      <w:r w:rsidR="001D6138" w:rsidRPr="001D6138">
        <w:t xml:space="preserve"> </w:t>
      </w:r>
      <w:proofErr w:type="spellStart"/>
      <w:r w:rsidR="001D6138" w:rsidRPr="001D6138">
        <w:t>ActiveTwo</w:t>
      </w:r>
      <w:proofErr w:type="spellEnd"/>
      <w:r w:rsidR="001D6138" w:rsidRPr="001D6138">
        <w:t xml:space="preserve"> Mk2 biopotential measurement system (sampling frequency = 1024 Hz). </w:t>
      </w:r>
      <w:r w:rsidR="002C303C" w:rsidRPr="002C303C">
        <w:t xml:space="preserve">After data acquisition, </w:t>
      </w:r>
      <w:r w:rsidR="002C303C">
        <w:t>the difference in voltage between each pair of e</w:t>
      </w:r>
      <w:r w:rsidR="00372987">
        <w:t>lectrodes was computed. Left and right bipolar EMG signals were</w:t>
      </w:r>
      <w:r w:rsidR="002C303C">
        <w:t xml:space="preserve"> </w:t>
      </w:r>
      <w:r w:rsidR="005947DC">
        <w:t>then</w:t>
      </w:r>
      <w:r w:rsidR="00372987">
        <w:t xml:space="preserve"> </w:t>
      </w:r>
      <w:r w:rsidR="002C303C">
        <w:t>submitted to a 10 Hz high-pass</w:t>
      </w:r>
      <w:r w:rsidR="00372987">
        <w:t xml:space="preserve"> Butterworth filter (3</w:t>
      </w:r>
      <w:r w:rsidR="00372987" w:rsidRPr="00372987">
        <w:rPr>
          <w:vertAlign w:val="superscript"/>
        </w:rPr>
        <w:t>rd</w:t>
      </w:r>
      <w:r w:rsidR="00372987">
        <w:t xml:space="preserve"> order)</w:t>
      </w:r>
      <w:r w:rsidR="00BD5CEF">
        <w:t xml:space="preserve"> to remove slow drifts not related to EMG activity</w:t>
      </w:r>
      <w:r w:rsidR="005947DC">
        <w:t xml:space="preserve">, rectified (i.e., we computed the absolute value of each voltage datapoint), and segmented </w:t>
      </w:r>
      <w:r w:rsidR="00372987">
        <w:t xml:space="preserve">from -0.3 s to </w:t>
      </w:r>
      <w:r w:rsidR="001B7A17">
        <w:t>13</w:t>
      </w:r>
      <w:r w:rsidR="00372987">
        <w:t xml:space="preserve"> s relative to stimulus onset.</w:t>
      </w:r>
      <w:r w:rsidR="005947DC">
        <w:t xml:space="preserve"> </w:t>
      </w:r>
      <w:r w:rsidR="002347C2">
        <w:t>W</w:t>
      </w:r>
      <w:r w:rsidR="00174349">
        <w:t>e used the three-step procedure described in Servant et al. (2021) to detect EMG</w:t>
      </w:r>
      <w:r w:rsidR="006A4F5C">
        <w:t xml:space="preserve"> onsets</w:t>
      </w:r>
      <w:r w:rsidR="002347C2">
        <w:t xml:space="preserve">, using more conservative parameters </w:t>
      </w:r>
      <w:r w:rsidR="002347C2" w:rsidRPr="00371E41">
        <w:t>to increase the reliability of EMG onset detection in the presence</w:t>
      </w:r>
      <w:r w:rsidR="00D45507" w:rsidRPr="00371E41">
        <w:t xml:space="preserve"> of background noise (Appendix B</w:t>
      </w:r>
      <w:r w:rsidR="002347C2" w:rsidRPr="00371E41">
        <w:t>). In a small proportion of trials, the amount of background no</w:t>
      </w:r>
      <w:r w:rsidR="00371E41" w:rsidRPr="00371E41">
        <w:t xml:space="preserve">ise was too large to detect </w:t>
      </w:r>
      <w:r w:rsidR="002347C2" w:rsidRPr="00371E41">
        <w:t>EMG onset</w:t>
      </w:r>
      <w:r w:rsidR="00371E41" w:rsidRPr="00371E41">
        <w:t>s</w:t>
      </w:r>
      <w:r w:rsidR="002347C2" w:rsidRPr="00371E41">
        <w:t>, and these trials were discarded from analyses (</w:t>
      </w:r>
      <w:r w:rsidR="002347C2" w:rsidRPr="00371E41">
        <w:rPr>
          <w:i/>
        </w:rPr>
        <w:t>M</w:t>
      </w:r>
      <w:r w:rsidR="002347C2" w:rsidRPr="00371E41">
        <w:t xml:space="preserve"> = 0.33% of FR trials, range 0-1.74%; </w:t>
      </w:r>
      <w:r w:rsidR="002347C2" w:rsidRPr="00371E41">
        <w:rPr>
          <w:i/>
        </w:rPr>
        <w:t>M</w:t>
      </w:r>
      <w:r w:rsidR="002347C2" w:rsidRPr="00371E41">
        <w:t xml:space="preserve"> = 0.32% of RS trials, range 0-2.43%). </w:t>
      </w:r>
    </w:p>
    <w:p w14:paraId="1E4613A2" w14:textId="77777777" w:rsidR="00FE13EB" w:rsidRPr="00A06F40" w:rsidRDefault="00FE13EB" w:rsidP="00C01B7A">
      <w:pPr>
        <w:pStyle w:val="Titre3"/>
      </w:pPr>
      <w:r w:rsidRPr="00A06F40">
        <w:t>Data analyses</w:t>
      </w:r>
    </w:p>
    <w:p w14:paraId="4A464AE8" w14:textId="2998C333" w:rsidR="009279CD" w:rsidRPr="005E2EC7" w:rsidRDefault="00FE13EB" w:rsidP="00A06F40">
      <w:r>
        <w:tab/>
        <w:t xml:space="preserve">Trials with anticipations (RTs &lt; 200 </w:t>
      </w:r>
      <w:proofErr w:type="spellStart"/>
      <w:r>
        <w:t>ms</w:t>
      </w:r>
      <w:proofErr w:type="spellEnd"/>
      <w:r>
        <w:t xml:space="preserve">; 0.02% of FR trials, 0.24% of RS trials), premature responses (1.46% of RS trials), or in which participants failed to respond within the 4 s RT deadline (0.55% of FR trials, 0.18% of RS trials) were excluded from analyses. Statistical analyses were conducted using the </w:t>
      </w:r>
      <w:r w:rsidRPr="00827323">
        <w:t>JASP software (v.0.16.4; JASP Team, 2023</w:t>
      </w:r>
      <w:r>
        <w:t>). The data were analyzed by using both frequentist and Bayesian repeated-measures ANOVAs</w:t>
      </w:r>
      <w:r w:rsidR="00385117">
        <w:t xml:space="preserve"> with block type (FR vs. RS3 vs. RS5 vs. RS7) and motion coherence</w:t>
      </w:r>
      <w:r w:rsidR="009579C8">
        <w:t xml:space="preserve"> (2 vs. 11 vs. 40 %)</w:t>
      </w:r>
      <w:r w:rsidR="00385117">
        <w:t xml:space="preserve"> as factors</w:t>
      </w:r>
      <w:r w:rsidR="00232073">
        <w:t>. C</w:t>
      </w:r>
      <w:r w:rsidR="00561255">
        <w:t>hrono</w:t>
      </w:r>
      <w:r w:rsidR="00232073">
        <w:t>metric analyses were conducted on all trials (correct and incorrect)</w:t>
      </w:r>
      <w:r w:rsidR="0054704B">
        <w:t>, though similar findings were obtained when considering correct trials only</w:t>
      </w:r>
      <w:r w:rsidR="00561255">
        <w:t xml:space="preserve">. </w:t>
      </w:r>
      <w:r>
        <w:t>For the frequentist analyses, the significance level was set to .05. Th</w:t>
      </w:r>
      <w:r w:rsidRPr="008B3B4A">
        <w:t>e assumption of sphericity was assessed usin</w:t>
      </w:r>
      <w:r>
        <w:t>g Mauchly’s test</w:t>
      </w:r>
      <w:r w:rsidRPr="008B3B4A">
        <w:t xml:space="preserve">, and </w:t>
      </w:r>
      <w:r>
        <w:t xml:space="preserve">the </w:t>
      </w:r>
      <w:r w:rsidRPr="008B3B4A">
        <w:t>Greenhouse-</w:t>
      </w:r>
      <w:proofErr w:type="spellStart"/>
      <w:r w:rsidRPr="008B3B4A">
        <w:t>Geisser</w:t>
      </w:r>
      <w:proofErr w:type="spellEnd"/>
      <w:r w:rsidRPr="008B3B4A">
        <w:t xml:space="preserve"> correction was applied when sphericity </w:t>
      </w:r>
      <w:r w:rsidRPr="008B3B4A">
        <w:lastRenderedPageBreak/>
        <w:t>was violat</w:t>
      </w:r>
      <w:r>
        <w:t>ed</w:t>
      </w:r>
      <w:r>
        <w:rPr>
          <w:rStyle w:val="Appelnotedebasdep"/>
          <w:color w:val="000000"/>
        </w:rPr>
        <w:footnoteReference w:id="9"/>
      </w:r>
      <w:r>
        <w:t xml:space="preserve">. We report a partial eta-square statistic </w:t>
      </w:r>
      <w:r w:rsidRPr="00F32B25">
        <w:rPr>
          <w:i/>
          <w:color w:val="000000"/>
        </w:rPr>
        <w:t>η</w:t>
      </w:r>
      <w:r w:rsidRPr="00F32B25">
        <w:rPr>
          <w:i/>
          <w:color w:val="000000"/>
          <w:vertAlign w:val="subscript"/>
        </w:rPr>
        <w:t>p</w:t>
      </w:r>
      <w:r w:rsidRPr="00F32B25">
        <w:rPr>
          <w:i/>
          <w:color w:val="000000"/>
          <w:vertAlign w:val="superscript"/>
        </w:rPr>
        <w:t>2</w:t>
      </w:r>
      <w:r>
        <w:t xml:space="preserve"> as a measure of effect size. For the Bayesian analyses, we report inclusion Bayes Factors</w:t>
      </w:r>
      <w:r w:rsidRPr="00AE1C61">
        <w:t xml:space="preserve"> </w:t>
      </w:r>
      <w:r>
        <w:t>(</w:t>
      </w:r>
      <w:proofErr w:type="spellStart"/>
      <w:r w:rsidRPr="006D744C">
        <w:rPr>
          <w:i/>
        </w:rPr>
        <w:t>BF</w:t>
      </w:r>
      <w:r w:rsidRPr="006D744C">
        <w:rPr>
          <w:i/>
          <w:vertAlign w:val="subscript"/>
        </w:rPr>
        <w:t>incl</w:t>
      </w:r>
      <w:proofErr w:type="spellEnd"/>
      <w:r>
        <w:t xml:space="preserve">) </w:t>
      </w:r>
      <w:r w:rsidR="00C7761B">
        <w:t>across matched models, which reflect the evidence for models including</w:t>
      </w:r>
      <w:r>
        <w:t xml:space="preserve"> a particular effect (</w:t>
      </w:r>
      <w:r w:rsidRPr="005E2EC7">
        <w:t>H</w:t>
      </w:r>
      <w:r w:rsidRPr="005E2EC7">
        <w:rPr>
          <w:vertAlign w:val="subscript"/>
        </w:rPr>
        <w:t>1</w:t>
      </w:r>
      <w:r w:rsidR="000610EC">
        <w:t>) compared to equivalent</w:t>
      </w:r>
      <w:r>
        <w:t xml:space="preserve"> models without that effect (</w:t>
      </w:r>
      <w:r w:rsidRPr="005E2EC7">
        <w:t>H</w:t>
      </w:r>
      <w:r w:rsidRPr="005E2EC7">
        <w:rPr>
          <w:vertAlign w:val="subscript"/>
        </w:rPr>
        <w:t>0</w:t>
      </w:r>
      <w:r>
        <w:t xml:space="preserve">). Interpretations of </w:t>
      </w:r>
      <w:proofErr w:type="spellStart"/>
      <w:r w:rsidRPr="003E2FF7">
        <w:rPr>
          <w:i/>
        </w:rPr>
        <w:t>BF</w:t>
      </w:r>
      <w:r w:rsidRPr="003E2FF7">
        <w:rPr>
          <w:i/>
          <w:vertAlign w:val="subscript"/>
        </w:rPr>
        <w:t>incl</w:t>
      </w:r>
      <w:proofErr w:type="spellEnd"/>
      <w:r w:rsidRPr="003E2FF7">
        <w:rPr>
          <w:i/>
        </w:rPr>
        <w:t xml:space="preserve"> </w:t>
      </w:r>
      <w:r>
        <w:t>followed standard guidelines in the field (&gt;100: decisive evidence for H</w:t>
      </w:r>
      <w:r w:rsidRPr="005E2EC7">
        <w:rPr>
          <w:vertAlign w:val="subscript"/>
        </w:rPr>
        <w:t>1</w:t>
      </w:r>
      <w:r>
        <w:t>; 30-100: very strong evidence for H</w:t>
      </w:r>
      <w:r w:rsidRPr="005E2EC7">
        <w:rPr>
          <w:vertAlign w:val="subscript"/>
        </w:rPr>
        <w:t>1</w:t>
      </w:r>
      <w:r>
        <w:t>; 10-30: strong evidence for H</w:t>
      </w:r>
      <w:r w:rsidRPr="005E2EC7">
        <w:rPr>
          <w:vertAlign w:val="subscript"/>
        </w:rPr>
        <w:t>1</w:t>
      </w:r>
      <w:r>
        <w:t>; 3-10: substantial evidence for H</w:t>
      </w:r>
      <w:r w:rsidRPr="005E2EC7">
        <w:rPr>
          <w:vertAlign w:val="subscript"/>
        </w:rPr>
        <w:t>1</w:t>
      </w:r>
      <w:r>
        <w:t>; 1-3: anecdotal evidence for H</w:t>
      </w:r>
      <w:r w:rsidRPr="005E2EC7">
        <w:rPr>
          <w:vertAlign w:val="subscript"/>
        </w:rPr>
        <w:t>1</w:t>
      </w:r>
      <w:r>
        <w:t>; 1: no evidence; and vice-versa for H</w:t>
      </w:r>
      <w:r>
        <w:rPr>
          <w:vertAlign w:val="subscript"/>
        </w:rPr>
        <w:t>0</w:t>
      </w:r>
      <w:r>
        <w:t xml:space="preserve">). </w:t>
      </w:r>
    </w:p>
    <w:p w14:paraId="08EAED5C" w14:textId="457BB6BB" w:rsidR="009D238D" w:rsidRPr="00A06F40" w:rsidRDefault="00FE13EB" w:rsidP="00C01B7A">
      <w:pPr>
        <w:pStyle w:val="Titre2"/>
      </w:pPr>
      <w:r w:rsidRPr="00A06F40">
        <w:t xml:space="preserve">Results </w:t>
      </w:r>
    </w:p>
    <w:p w14:paraId="20597A09" w14:textId="77777777" w:rsidR="002E1892" w:rsidRPr="00A06F40" w:rsidRDefault="002E1892" w:rsidP="00C01B7A">
      <w:pPr>
        <w:pStyle w:val="Titre3"/>
      </w:pPr>
      <w:r w:rsidRPr="00A06F40">
        <w:t>Response accuracy</w:t>
      </w:r>
      <w:r w:rsidR="00BD27AF" w:rsidRPr="00A06F40">
        <w:t xml:space="preserve"> </w:t>
      </w:r>
    </w:p>
    <w:p w14:paraId="0468EFDD" w14:textId="194A9B15" w:rsidR="00E31CEE" w:rsidRDefault="002E1892" w:rsidP="00A06F40">
      <w:r>
        <w:rPr>
          <w:i/>
        </w:rPr>
        <w:tab/>
      </w:r>
      <w:r w:rsidR="006B4061" w:rsidRPr="006B4061">
        <w:t>The proportion of correct responses in each condition</w:t>
      </w:r>
      <w:r w:rsidR="006B4061">
        <w:t xml:space="preserve"> </w:t>
      </w:r>
      <w:r w:rsidR="008C5DD7">
        <w:t xml:space="preserve">averaged across subjects </w:t>
      </w:r>
      <w:r w:rsidR="006B4061">
        <w:t>is</w:t>
      </w:r>
      <w:r w:rsidR="006B4061" w:rsidRPr="006B4061">
        <w:t xml:space="preserve"> presented in Figure 2B.</w:t>
      </w:r>
      <w:r w:rsidR="006B4061">
        <w:t xml:space="preserve"> </w:t>
      </w:r>
      <w:r w:rsidR="00E11067">
        <w:t>An</w:t>
      </w:r>
      <w:r w:rsidR="004C70E5">
        <w:t xml:space="preserve"> ANOVA</w:t>
      </w:r>
      <w:r w:rsidR="00E11067">
        <w:t xml:space="preserve"> with block type</w:t>
      </w:r>
      <w:r w:rsidR="004C70E5">
        <w:t xml:space="preserve"> </w:t>
      </w:r>
      <w:r w:rsidR="009579C8">
        <w:t>(</w:t>
      </w:r>
      <w:r w:rsidR="00E11067">
        <w:t xml:space="preserve">FR vs. RS3 vs. RS5 vs. RS7) and motion coherence </w:t>
      </w:r>
      <w:r w:rsidR="00327223">
        <w:t xml:space="preserve">(2 vs. 11 vs. 40 %) showed an interaction between the two factors, </w:t>
      </w:r>
      <w:proofErr w:type="gramStart"/>
      <w:r w:rsidR="00327223" w:rsidRPr="006D744C">
        <w:rPr>
          <w:i/>
        </w:rPr>
        <w:t>F</w:t>
      </w:r>
      <w:r w:rsidR="00327223">
        <w:t>(</w:t>
      </w:r>
      <w:proofErr w:type="gramEnd"/>
      <w:r w:rsidR="00327223">
        <w:t>3.82, 80.28) = 8.02</w:t>
      </w:r>
      <w:r w:rsidR="00327223" w:rsidRPr="006D744C">
        <w:t xml:space="preserve">, </w:t>
      </w:r>
      <w:r w:rsidR="00327223" w:rsidRPr="006D744C">
        <w:rPr>
          <w:i/>
        </w:rPr>
        <w:t>p</w:t>
      </w:r>
      <w:r w:rsidR="00327223" w:rsidRPr="006D744C">
        <w:t xml:space="preserve"> &lt; .001, </w:t>
      </w:r>
      <w:r w:rsidR="00327223" w:rsidRPr="006D744C">
        <w:rPr>
          <w:i/>
        </w:rPr>
        <w:t>η</w:t>
      </w:r>
      <w:r w:rsidR="00327223" w:rsidRPr="006D744C">
        <w:rPr>
          <w:i/>
          <w:vertAlign w:val="subscript"/>
        </w:rPr>
        <w:t>p</w:t>
      </w:r>
      <w:r w:rsidR="00327223" w:rsidRPr="006D744C">
        <w:rPr>
          <w:i/>
          <w:vertAlign w:val="superscript"/>
        </w:rPr>
        <w:t>2</w:t>
      </w:r>
      <w:r w:rsidR="00327223">
        <w:t xml:space="preserve"> = .28</w:t>
      </w:r>
      <w:r w:rsidR="00327223" w:rsidRPr="006D744C">
        <w:t xml:space="preserve">, </w:t>
      </w:r>
      <w:proofErr w:type="spellStart"/>
      <w:r w:rsidR="00327223" w:rsidRPr="006D744C">
        <w:rPr>
          <w:i/>
        </w:rPr>
        <w:t>BF</w:t>
      </w:r>
      <w:r w:rsidR="00327223" w:rsidRPr="006D744C">
        <w:rPr>
          <w:i/>
          <w:vertAlign w:val="subscript"/>
        </w:rPr>
        <w:t>incl</w:t>
      </w:r>
      <w:proofErr w:type="spellEnd"/>
      <w:r w:rsidR="00327223" w:rsidRPr="006D744C">
        <w:rPr>
          <w:vertAlign w:val="subscript"/>
        </w:rPr>
        <w:t xml:space="preserve"> </w:t>
      </w:r>
      <w:r w:rsidR="00E31CEE">
        <w:t>= 1</w:t>
      </w:r>
      <w:r w:rsidR="00327223">
        <w:t>.</w:t>
      </w:r>
      <w:r w:rsidR="00E31CEE">
        <w:t>84</w:t>
      </w:r>
      <w:r w:rsidR="00327223">
        <w:t xml:space="preserve"> × 10</w:t>
      </w:r>
      <w:r w:rsidR="00E31CEE">
        <w:rPr>
          <w:vertAlign w:val="superscript"/>
        </w:rPr>
        <w:t>5</w:t>
      </w:r>
      <w:r w:rsidR="00327223">
        <w:t xml:space="preserve"> (decisive evidence for H</w:t>
      </w:r>
      <w:r w:rsidR="00327223" w:rsidRPr="0060696B">
        <w:rPr>
          <w:vertAlign w:val="subscript"/>
        </w:rPr>
        <w:t>1</w:t>
      </w:r>
      <w:r w:rsidR="00327223">
        <w:t>).</w:t>
      </w:r>
      <w:r w:rsidR="00E31CEE">
        <w:t xml:space="preserve"> Response accuracy decreased as motion coherence decreased in both FR and RS blocks, consistent with predictions from </w:t>
      </w:r>
      <w:r w:rsidR="00E31CEE" w:rsidRPr="002626F3">
        <w:t>GCD</w:t>
      </w:r>
      <w:r w:rsidR="00E31CEE">
        <w:rPr>
          <w:vertAlign w:val="subscript"/>
        </w:rPr>
        <w:t xml:space="preserve"> </w:t>
      </w:r>
      <w:r w:rsidR="00E31CEE">
        <w:t xml:space="preserve">and </w:t>
      </w:r>
      <w:r w:rsidR="00E31CEE" w:rsidRPr="002626F3">
        <w:t>GCD</w:t>
      </w:r>
      <w:r w:rsidR="00E31CEE" w:rsidRPr="002626F3">
        <w:rPr>
          <w:vertAlign w:val="subscript"/>
        </w:rPr>
        <w:t>RS</w:t>
      </w:r>
      <w:r w:rsidR="00E31CEE">
        <w:t xml:space="preserve">. </w:t>
      </w:r>
      <w:r w:rsidR="00532B5C">
        <w:t>R</w:t>
      </w:r>
      <w:r w:rsidR="00E31CEE">
        <w:t xml:space="preserve">esponse accuracy was </w:t>
      </w:r>
      <w:r w:rsidR="00532B5C">
        <w:t xml:space="preserve">also </w:t>
      </w:r>
      <w:r w:rsidR="00E31CEE">
        <w:t>higher in RS than FR blocks, particularly in the 11 % coherence condition. S</w:t>
      </w:r>
      <w:r w:rsidR="00E31CEE" w:rsidRPr="00F04C40">
        <w:t xml:space="preserve">ubjects </w:t>
      </w:r>
      <w:r w:rsidR="00E31CEE">
        <w:t xml:space="preserve">thus </w:t>
      </w:r>
      <w:r w:rsidR="00E31CEE" w:rsidRPr="00F04C40">
        <w:t xml:space="preserve">sampled and accumulated more evidence from the stimulus on average </w:t>
      </w:r>
      <w:r w:rsidR="00E31CEE">
        <w:t>in RS than FR blocks. This effect was more pronou</w:t>
      </w:r>
      <w:r w:rsidR="00532B5C">
        <w:t>nced in</w:t>
      </w:r>
      <w:r w:rsidR="00E31CEE">
        <w:t xml:space="preserve"> the intermediate coherence condition, likely due to floor and ceiling effects in the 2 % and 40 % coherence conditions respectively. </w:t>
      </w:r>
    </w:p>
    <w:p w14:paraId="519EC295" w14:textId="6F0CF9D7" w:rsidR="00E31CEE" w:rsidRDefault="00E31CEE" w:rsidP="00A06F40">
      <w:r>
        <w:lastRenderedPageBreak/>
        <w:tab/>
        <w:t>To specifically evaluate the effect of the delay manipulation in RS</w:t>
      </w:r>
      <w:r w:rsidR="00532B5C">
        <w:t xml:space="preserve"> blocks, we computed an</w:t>
      </w:r>
      <w:r>
        <w:t xml:space="preserve"> ANOVA on t</w:t>
      </w:r>
      <w:r w:rsidRPr="006B4061">
        <w:t>he proportion of correct responses</w:t>
      </w:r>
      <w:r w:rsidR="00532B5C">
        <w:t xml:space="preserve"> i</w:t>
      </w:r>
      <w:r>
        <w:t>n RS</w:t>
      </w:r>
      <w:r w:rsidR="00532B5C">
        <w:t xml:space="preserve"> blocks</w:t>
      </w:r>
      <w:r>
        <w:t xml:space="preserve"> using delay (RS3 vs. RS5 vs. RS7) and motion coherence (2 vs. 11 vs. 40 %) as factors. The delay manipulation did not modulate response accuracy, </w:t>
      </w:r>
      <w:proofErr w:type="gramStart"/>
      <w:r w:rsidRPr="006D744C">
        <w:rPr>
          <w:i/>
        </w:rPr>
        <w:t>F</w:t>
      </w:r>
      <w:r>
        <w:t>(</w:t>
      </w:r>
      <w:proofErr w:type="gramEnd"/>
      <w:r>
        <w:t>2, 42) = 1.17</w:t>
      </w:r>
      <w:r w:rsidRPr="006D744C">
        <w:t xml:space="preserve">, </w:t>
      </w:r>
      <w:r w:rsidRPr="006D744C">
        <w:rPr>
          <w:i/>
        </w:rPr>
        <w:t>p</w:t>
      </w:r>
      <w:r>
        <w:t xml:space="preserve"> = .32,</w:t>
      </w:r>
      <w:r w:rsidRPr="006D744C">
        <w:t xml:space="preserve"> </w:t>
      </w:r>
      <w:proofErr w:type="spellStart"/>
      <w:r w:rsidRPr="006D744C">
        <w:rPr>
          <w:i/>
        </w:rPr>
        <w:t>BF</w:t>
      </w:r>
      <w:r w:rsidRPr="006D744C">
        <w:rPr>
          <w:i/>
          <w:vertAlign w:val="subscript"/>
        </w:rPr>
        <w:t>incl</w:t>
      </w:r>
      <w:proofErr w:type="spellEnd"/>
      <w:r w:rsidRPr="006D744C">
        <w:rPr>
          <w:vertAlign w:val="subscript"/>
        </w:rPr>
        <w:t xml:space="preserve"> </w:t>
      </w:r>
      <w:r>
        <w:t>= 0.19 (substantial evidence for H</w:t>
      </w:r>
      <w:r>
        <w:rPr>
          <w:vertAlign w:val="subscript"/>
        </w:rPr>
        <w:t>0</w:t>
      </w:r>
      <w:r>
        <w:t xml:space="preserve">), and </w:t>
      </w:r>
      <w:ins w:id="2" w:author="GAJDOS Thibault" w:date="2024-11-12T14:05:00Z" w16du:dateUtc="2024-11-12T13:05:00Z">
        <w:r w:rsidR="00DC127F">
          <w:t xml:space="preserve">there was no interaction between delay manipulation </w:t>
        </w:r>
      </w:ins>
      <w:del w:id="3" w:author="GAJDOS Thibault" w:date="2024-11-12T14:05:00Z" w16du:dateUtc="2024-11-12T13:05:00Z">
        <w:r w:rsidDel="00DC127F">
          <w:delText>did not interact with</w:delText>
        </w:r>
      </w:del>
      <w:ins w:id="4" w:author="GAJDOS Thibault" w:date="2024-11-12T14:05:00Z" w16du:dateUtc="2024-11-12T13:05:00Z">
        <w:r w:rsidR="00DC127F">
          <w:t>and</w:t>
        </w:r>
      </w:ins>
      <w:r>
        <w:t xml:space="preserve"> coherence, </w:t>
      </w:r>
      <w:r w:rsidRPr="006D744C">
        <w:rPr>
          <w:i/>
        </w:rPr>
        <w:t>F</w:t>
      </w:r>
      <w:r>
        <w:t>(2.79, 58.48) &lt; 1</w:t>
      </w:r>
      <w:r w:rsidRPr="006D744C">
        <w:t xml:space="preserve">, </w:t>
      </w:r>
      <w:proofErr w:type="spellStart"/>
      <w:r w:rsidRPr="006D744C">
        <w:rPr>
          <w:i/>
        </w:rPr>
        <w:t>BF</w:t>
      </w:r>
      <w:r w:rsidRPr="006D744C">
        <w:rPr>
          <w:i/>
          <w:vertAlign w:val="subscript"/>
        </w:rPr>
        <w:t>incl</w:t>
      </w:r>
      <w:proofErr w:type="spellEnd"/>
      <w:r w:rsidRPr="006D744C">
        <w:rPr>
          <w:vertAlign w:val="subscript"/>
        </w:rPr>
        <w:t xml:space="preserve"> </w:t>
      </w:r>
      <w:r>
        <w:t>= 0.096 (strong evidence for H</w:t>
      </w:r>
      <w:r>
        <w:rPr>
          <w:vertAlign w:val="subscript"/>
        </w:rPr>
        <w:t>0</w:t>
      </w:r>
      <w:r>
        <w:t xml:space="preserve">).  </w:t>
      </w:r>
    </w:p>
    <w:p w14:paraId="790A2D6C" w14:textId="77692F04" w:rsidR="002E1892" w:rsidRPr="00A06F40" w:rsidRDefault="00FD341F" w:rsidP="00C01B7A">
      <w:pPr>
        <w:pStyle w:val="Titre3"/>
      </w:pPr>
      <w:r w:rsidRPr="00A06F40">
        <w:t>Slope o</w:t>
      </w:r>
      <w:r w:rsidR="002E1892" w:rsidRPr="00A06F40">
        <w:t>f muscle activation and mean MT</w:t>
      </w:r>
    </w:p>
    <w:p w14:paraId="4E708A17" w14:textId="007AE4FD" w:rsidR="002059B7" w:rsidRDefault="002E1892" w:rsidP="00A06F40">
      <w:r>
        <w:rPr>
          <w:i/>
        </w:rPr>
        <w:tab/>
      </w:r>
      <w:r w:rsidR="008C5DD7" w:rsidRPr="008C5DD7">
        <w:t>The slope of muscle activation</w:t>
      </w:r>
      <w:r w:rsidR="008C5DD7">
        <w:t xml:space="preserve"> (estimated </w:t>
      </w:r>
      <w:r w:rsidR="006C7113">
        <w:t xml:space="preserve">using linear regression in the 100 </w:t>
      </w:r>
      <w:proofErr w:type="spellStart"/>
      <w:r w:rsidR="006C7113">
        <w:t>ms</w:t>
      </w:r>
      <w:proofErr w:type="spellEnd"/>
      <w:r w:rsidR="006C7113">
        <w:t xml:space="preserve"> window from</w:t>
      </w:r>
      <w:r w:rsidR="008C5DD7">
        <w:t xml:space="preserve"> the onset </w:t>
      </w:r>
      <w:r w:rsidR="00E91D7B">
        <w:t xml:space="preserve">of </w:t>
      </w:r>
      <w:r w:rsidR="008C5DD7">
        <w:t>muscle activation</w:t>
      </w:r>
      <w:r w:rsidR="006C7113">
        <w:t xml:space="preserve"> to the peak amplitude</w:t>
      </w:r>
      <w:r w:rsidR="008C5DD7">
        <w:t xml:space="preserve">) and mean MT </w:t>
      </w:r>
      <w:r w:rsidR="009772D9">
        <w:t>in</w:t>
      </w:r>
      <w:r w:rsidR="008C5DD7">
        <w:t xml:space="preserve"> each condition averaged across subjects are presented in Figure 2B and 2C</w:t>
      </w:r>
      <w:r w:rsidR="00242D03">
        <w:t xml:space="preserve"> respectively</w:t>
      </w:r>
      <w:r w:rsidR="008C5DD7">
        <w:t xml:space="preserve">. </w:t>
      </w:r>
      <w:r w:rsidR="002059B7">
        <w:t xml:space="preserve">We first computed an ANOVA on mean MT with block type (FR vs. RS3 vs. RS5 vs. RS7) and motion coherence (2 vs. 11 vs. 40 %) as factors. This analysis, which was the main target of our power analysis, revealed the predicted interaction between the two factors, </w:t>
      </w:r>
      <w:proofErr w:type="gramStart"/>
      <w:r w:rsidR="002059B7" w:rsidRPr="00540F41">
        <w:rPr>
          <w:i/>
        </w:rPr>
        <w:t>F</w:t>
      </w:r>
      <w:r w:rsidR="002059B7">
        <w:t>(</w:t>
      </w:r>
      <w:proofErr w:type="gramEnd"/>
      <w:r w:rsidR="002059B7">
        <w:t>2.57, 54.06) = 18.80</w:t>
      </w:r>
      <w:r w:rsidR="002059B7" w:rsidRPr="003E3387">
        <w:t xml:space="preserve">, </w:t>
      </w:r>
      <w:r w:rsidR="002059B7" w:rsidRPr="00540F41">
        <w:rPr>
          <w:i/>
        </w:rPr>
        <w:t>p</w:t>
      </w:r>
      <w:r w:rsidR="002059B7" w:rsidRPr="003E3387">
        <w:t xml:space="preserve"> &lt; .001, </w:t>
      </w:r>
      <w:r w:rsidR="002059B7" w:rsidRPr="006D744C">
        <w:rPr>
          <w:i/>
        </w:rPr>
        <w:t>η</w:t>
      </w:r>
      <w:r w:rsidR="002059B7" w:rsidRPr="006D744C">
        <w:rPr>
          <w:i/>
          <w:vertAlign w:val="subscript"/>
        </w:rPr>
        <w:t>p</w:t>
      </w:r>
      <w:r w:rsidR="002059B7" w:rsidRPr="006D744C">
        <w:rPr>
          <w:i/>
          <w:vertAlign w:val="superscript"/>
        </w:rPr>
        <w:t>2</w:t>
      </w:r>
      <w:r w:rsidR="002059B7">
        <w:t xml:space="preserve"> = .47</w:t>
      </w:r>
      <w:r w:rsidR="002059B7" w:rsidRPr="003E3387">
        <w:t xml:space="preserve">, </w:t>
      </w:r>
      <w:proofErr w:type="spellStart"/>
      <w:r w:rsidR="002059B7" w:rsidRPr="006D744C">
        <w:rPr>
          <w:i/>
        </w:rPr>
        <w:t>BF</w:t>
      </w:r>
      <w:r w:rsidR="002059B7" w:rsidRPr="006D744C">
        <w:rPr>
          <w:i/>
          <w:vertAlign w:val="subscript"/>
        </w:rPr>
        <w:t>incl</w:t>
      </w:r>
      <w:proofErr w:type="spellEnd"/>
      <w:r w:rsidR="002059B7" w:rsidRPr="003E3387">
        <w:t xml:space="preserve"> = </w:t>
      </w:r>
      <w:r w:rsidR="002059B7">
        <w:t>2.29</w:t>
      </w:r>
      <w:r w:rsidR="002059B7" w:rsidRPr="00875A82">
        <w:t xml:space="preserve"> </w:t>
      </w:r>
      <w:r w:rsidR="002059B7">
        <w:t xml:space="preserve">× </w:t>
      </w:r>
      <w:r w:rsidR="002059B7" w:rsidRPr="00875A82">
        <w:t>10</w:t>
      </w:r>
      <w:r w:rsidR="002059B7">
        <w:rPr>
          <w:vertAlign w:val="superscript"/>
        </w:rPr>
        <w:t xml:space="preserve">14 </w:t>
      </w:r>
      <w:r w:rsidR="002059B7">
        <w:t>(decisive</w:t>
      </w:r>
      <w:r w:rsidR="002059B7" w:rsidRPr="00A94ABA">
        <w:t xml:space="preserve"> </w:t>
      </w:r>
      <w:r w:rsidR="002059B7">
        <w:t xml:space="preserve">evidence for </w:t>
      </w:r>
      <w:r w:rsidR="002059B7" w:rsidRPr="005E2EC7">
        <w:t>H</w:t>
      </w:r>
      <w:r w:rsidR="002059B7" w:rsidRPr="005E2EC7">
        <w:rPr>
          <w:vertAlign w:val="subscript"/>
        </w:rPr>
        <w:t>1</w:t>
      </w:r>
      <w:r w:rsidR="00181316">
        <w:t>). M</w:t>
      </w:r>
      <w:r w:rsidR="002059B7">
        <w:t xml:space="preserve">ean MT increased as motion coherence decreased in FR blocks only. This conclusion was backed up by an additional ANOVA on mean MT in RS blocks with coherence (2 vs. 11 vs. 40 </w:t>
      </w:r>
      <w:r w:rsidR="002059B7" w:rsidRPr="008D7525">
        <w:t xml:space="preserve">%) and delay (3 vs. 5 vs. </w:t>
      </w:r>
      <w:r w:rsidR="00353FF4">
        <w:t>7</w:t>
      </w:r>
      <w:r w:rsidR="005A0210">
        <w:t xml:space="preserve"> s</w:t>
      </w:r>
      <w:r w:rsidR="002059B7" w:rsidRPr="008D7525">
        <w:t>) as factors. T</w:t>
      </w:r>
      <w:r w:rsidR="002059B7">
        <w:t>he</w:t>
      </w:r>
      <w:r w:rsidR="002059B7" w:rsidRPr="008D7525">
        <w:t xml:space="preserve"> analysis showed no effect of coherence, </w:t>
      </w:r>
      <w:proofErr w:type="gramStart"/>
      <w:r w:rsidR="002059B7" w:rsidRPr="008D7525">
        <w:rPr>
          <w:i/>
        </w:rPr>
        <w:t>F</w:t>
      </w:r>
      <w:r w:rsidR="002059B7" w:rsidRPr="008D7525">
        <w:t>(</w:t>
      </w:r>
      <w:proofErr w:type="gramEnd"/>
      <w:r w:rsidR="002059B7" w:rsidRPr="008D7525">
        <w:t xml:space="preserve">2, 42) &lt; 1, </w:t>
      </w:r>
      <w:proofErr w:type="spellStart"/>
      <w:r w:rsidR="002059B7" w:rsidRPr="008D7525">
        <w:rPr>
          <w:i/>
        </w:rPr>
        <w:t>BF</w:t>
      </w:r>
      <w:r w:rsidR="002059B7" w:rsidRPr="008D7525">
        <w:rPr>
          <w:i/>
          <w:vertAlign w:val="subscript"/>
        </w:rPr>
        <w:t>incl</w:t>
      </w:r>
      <w:proofErr w:type="spellEnd"/>
      <w:r w:rsidR="002059B7" w:rsidRPr="008D7525">
        <w:t xml:space="preserve"> = 0.14 (substantial evidence for H</w:t>
      </w:r>
      <w:r w:rsidR="002059B7" w:rsidRPr="008D7525">
        <w:rPr>
          <w:vertAlign w:val="subscript"/>
        </w:rPr>
        <w:t>0</w:t>
      </w:r>
      <w:r w:rsidR="002059B7" w:rsidRPr="008D7525">
        <w:t xml:space="preserve">), and no interaction between the two factors, </w:t>
      </w:r>
      <w:r w:rsidR="002059B7" w:rsidRPr="008D7525">
        <w:rPr>
          <w:i/>
        </w:rPr>
        <w:t>F</w:t>
      </w:r>
      <w:r w:rsidR="002059B7" w:rsidRPr="008D7525">
        <w:t xml:space="preserve">(2.87, 60.17) = 1.86, </w:t>
      </w:r>
      <w:r w:rsidR="002059B7" w:rsidRPr="008D7525">
        <w:rPr>
          <w:i/>
        </w:rPr>
        <w:t xml:space="preserve"> p</w:t>
      </w:r>
      <w:r w:rsidR="002059B7" w:rsidRPr="008D7525">
        <w:t xml:space="preserve"> = .15,  </w:t>
      </w:r>
      <w:proofErr w:type="spellStart"/>
      <w:r w:rsidR="002059B7" w:rsidRPr="008D7525">
        <w:rPr>
          <w:i/>
        </w:rPr>
        <w:t>BF</w:t>
      </w:r>
      <w:r w:rsidR="002059B7" w:rsidRPr="008D7525">
        <w:rPr>
          <w:i/>
          <w:vertAlign w:val="subscript"/>
        </w:rPr>
        <w:t>incl</w:t>
      </w:r>
      <w:proofErr w:type="spellEnd"/>
      <w:r w:rsidR="002059B7" w:rsidRPr="008D7525">
        <w:t xml:space="preserve"> = 0.54 (anecdotal evidence for H</w:t>
      </w:r>
      <w:r w:rsidR="002059B7" w:rsidRPr="008D7525">
        <w:rPr>
          <w:vertAlign w:val="subscript"/>
        </w:rPr>
        <w:t>0</w:t>
      </w:r>
      <w:r w:rsidR="002059B7" w:rsidRPr="008D7525">
        <w:t>).</w:t>
      </w:r>
      <w:r w:rsidR="002059B7">
        <w:t xml:space="preserve"> </w:t>
      </w:r>
    </w:p>
    <w:p w14:paraId="406F54FF" w14:textId="77777777" w:rsidR="00A92CF5" w:rsidRDefault="002059B7" w:rsidP="009279CD">
      <w:r>
        <w:tab/>
        <w:t xml:space="preserve">We next performed the same analyses on the more sensitive slope of muscle activation. </w:t>
      </w:r>
      <w:r w:rsidRPr="004A23D8">
        <w:t>The first ANOVA</w:t>
      </w:r>
      <w:r>
        <w:t xml:space="preserve"> with block type (FR vs. RS3 vs. RS5 vs. RS7) and motion coherence (2 vs. 11 vs. 40 %) showed an interaction between the two factors, </w:t>
      </w:r>
      <w:proofErr w:type="gramStart"/>
      <w:r w:rsidRPr="000A5D79">
        <w:rPr>
          <w:i/>
        </w:rPr>
        <w:t>F</w:t>
      </w:r>
      <w:r w:rsidR="006C7113">
        <w:t>(</w:t>
      </w:r>
      <w:proofErr w:type="gramEnd"/>
      <w:r w:rsidR="006C7113">
        <w:t>3.31, 69.57</w:t>
      </w:r>
      <w:r w:rsidRPr="000A5D79">
        <w:t xml:space="preserve">) = </w:t>
      </w:r>
      <w:r w:rsidR="006C7113">
        <w:t>4.63</w:t>
      </w:r>
      <w:r w:rsidRPr="000A5D79">
        <w:t xml:space="preserve">, </w:t>
      </w:r>
      <w:r w:rsidRPr="000A5D79">
        <w:rPr>
          <w:i/>
        </w:rPr>
        <w:t xml:space="preserve">p </w:t>
      </w:r>
      <w:r w:rsidR="006C7113">
        <w:t>= .004</w:t>
      </w:r>
      <w:r>
        <w:t xml:space="preserve">, </w:t>
      </w:r>
      <w:r w:rsidRPr="006D744C">
        <w:rPr>
          <w:i/>
        </w:rPr>
        <w:t>η</w:t>
      </w:r>
      <w:r w:rsidRPr="006D744C">
        <w:rPr>
          <w:i/>
          <w:vertAlign w:val="subscript"/>
        </w:rPr>
        <w:t>p</w:t>
      </w:r>
      <w:r w:rsidRPr="006D744C">
        <w:rPr>
          <w:i/>
          <w:vertAlign w:val="superscript"/>
        </w:rPr>
        <w:t>2</w:t>
      </w:r>
      <w:r w:rsidR="006C7113">
        <w:t xml:space="preserve"> = .18</w:t>
      </w:r>
      <w:r>
        <w:t xml:space="preserve">, </w:t>
      </w:r>
      <w:proofErr w:type="spellStart"/>
      <w:r w:rsidRPr="006D744C">
        <w:rPr>
          <w:i/>
        </w:rPr>
        <w:t>BF</w:t>
      </w:r>
      <w:r w:rsidRPr="006D744C">
        <w:rPr>
          <w:i/>
          <w:vertAlign w:val="subscript"/>
        </w:rPr>
        <w:t>incl</w:t>
      </w:r>
      <w:proofErr w:type="spellEnd"/>
      <w:r w:rsidR="00FD4C2B">
        <w:t xml:space="preserve"> = 273</w:t>
      </w:r>
      <w:r w:rsidRPr="000A5D79">
        <w:t xml:space="preserve"> (decisive evidence for H</w:t>
      </w:r>
      <w:r w:rsidRPr="00667F87">
        <w:rPr>
          <w:vertAlign w:val="subscript"/>
        </w:rPr>
        <w:t>1</w:t>
      </w:r>
      <w:r w:rsidRPr="000A5D79">
        <w:t>)</w:t>
      </w:r>
      <w:r>
        <w:t xml:space="preserve">. </w:t>
      </w:r>
      <w:r w:rsidR="00A32192">
        <w:t>Coherence primarily modulated the slope of muscle activation in FR blocks</w:t>
      </w:r>
      <w:r w:rsidR="00353FF4">
        <w:t>,</w:t>
      </w:r>
      <w:r w:rsidR="00A32192">
        <w:t xml:space="preserve"> </w:t>
      </w:r>
      <w:r w:rsidR="00353FF4">
        <w:t>c</w:t>
      </w:r>
      <w:r>
        <w:t>onsistent with the</w:t>
      </w:r>
      <w:r w:rsidR="00353FF4">
        <w:t xml:space="preserve"> analysis performed on mean MT. However, this effect did</w:t>
      </w:r>
      <w:r>
        <w:t xml:space="preserve"> not com</w:t>
      </w:r>
      <w:r w:rsidR="00353FF4">
        <w:t xml:space="preserve">pletely disappear in RS blocks. Consistent with </w:t>
      </w:r>
      <w:r w:rsidR="00353FF4">
        <w:lastRenderedPageBreak/>
        <w:t>this observation, the second ANOVA with coherence (2 vs. 11 vs. 40 %) and delay (3 v</w:t>
      </w:r>
      <w:r w:rsidR="00C645E2">
        <w:t xml:space="preserve">s. 5 vs. 7 s) as factors showed </w:t>
      </w:r>
      <w:r w:rsidR="00353FF4">
        <w:t xml:space="preserve">an effect of motion coherence, </w:t>
      </w:r>
      <w:r w:rsidR="00353FF4" w:rsidRPr="000A5D79">
        <w:rPr>
          <w:i/>
        </w:rPr>
        <w:t>F</w:t>
      </w:r>
      <w:r w:rsidR="00353FF4">
        <w:t>(2, 42</w:t>
      </w:r>
      <w:r w:rsidR="00353FF4" w:rsidRPr="000A5D79">
        <w:t xml:space="preserve">) = </w:t>
      </w:r>
      <w:r w:rsidR="00353FF4">
        <w:t>8.55</w:t>
      </w:r>
      <w:r w:rsidR="00353FF4" w:rsidRPr="000A5D79">
        <w:t xml:space="preserve">, </w:t>
      </w:r>
      <w:r w:rsidR="00353FF4" w:rsidRPr="000A5D79">
        <w:rPr>
          <w:i/>
        </w:rPr>
        <w:t xml:space="preserve">p </w:t>
      </w:r>
      <w:r w:rsidR="00353FF4">
        <w:t xml:space="preserve">&lt; .001, </w:t>
      </w:r>
      <w:r w:rsidR="00353FF4" w:rsidRPr="006D744C">
        <w:rPr>
          <w:i/>
        </w:rPr>
        <w:t>η</w:t>
      </w:r>
      <w:r w:rsidR="00353FF4" w:rsidRPr="006D744C">
        <w:rPr>
          <w:i/>
          <w:vertAlign w:val="subscript"/>
        </w:rPr>
        <w:t>p</w:t>
      </w:r>
      <w:r w:rsidR="00353FF4" w:rsidRPr="006D744C">
        <w:rPr>
          <w:i/>
          <w:vertAlign w:val="superscript"/>
        </w:rPr>
        <w:t>2</w:t>
      </w:r>
      <w:r w:rsidR="00353FF4">
        <w:t xml:space="preserve"> = .29, </w:t>
      </w:r>
      <w:proofErr w:type="spellStart"/>
      <w:r w:rsidR="00353FF4" w:rsidRPr="006D744C">
        <w:rPr>
          <w:i/>
        </w:rPr>
        <w:t>BF</w:t>
      </w:r>
      <w:r w:rsidR="00353FF4" w:rsidRPr="006D744C">
        <w:rPr>
          <w:i/>
          <w:vertAlign w:val="subscript"/>
        </w:rPr>
        <w:t>incl</w:t>
      </w:r>
      <w:proofErr w:type="spellEnd"/>
      <w:r w:rsidR="00353FF4">
        <w:t xml:space="preserve"> = 11.10 (strong</w:t>
      </w:r>
      <w:r w:rsidR="00353FF4" w:rsidRPr="000A5D79">
        <w:t xml:space="preserve"> </w:t>
      </w:r>
      <w:r w:rsidR="00353FF4" w:rsidRPr="008D7525">
        <w:t>evidence for H</w:t>
      </w:r>
      <w:r w:rsidR="00353FF4" w:rsidRPr="008D7525">
        <w:rPr>
          <w:vertAlign w:val="subscript"/>
        </w:rPr>
        <w:t>1</w:t>
      </w:r>
      <w:r w:rsidR="00353FF4" w:rsidRPr="008D7525">
        <w:t>), no effect of delay,</w:t>
      </w:r>
      <w:r w:rsidR="00353FF4" w:rsidRPr="008D7525">
        <w:rPr>
          <w:i/>
        </w:rPr>
        <w:t xml:space="preserve"> F</w:t>
      </w:r>
      <w:r w:rsidR="00353FF4" w:rsidRPr="008D7525">
        <w:t xml:space="preserve">(2, 42) &lt; 1, </w:t>
      </w:r>
      <w:proofErr w:type="spellStart"/>
      <w:r w:rsidR="00353FF4" w:rsidRPr="008D7525">
        <w:rPr>
          <w:i/>
        </w:rPr>
        <w:t>BF</w:t>
      </w:r>
      <w:r w:rsidR="00353FF4" w:rsidRPr="008D7525">
        <w:rPr>
          <w:i/>
          <w:vertAlign w:val="subscript"/>
        </w:rPr>
        <w:t>incl</w:t>
      </w:r>
      <w:proofErr w:type="spellEnd"/>
      <w:r w:rsidR="00353FF4">
        <w:t xml:space="preserve"> = 0.28</w:t>
      </w:r>
      <w:r w:rsidR="00353FF4" w:rsidRPr="008D7525">
        <w:t xml:space="preserve"> (substantial evidence for H</w:t>
      </w:r>
      <w:r w:rsidR="00353FF4" w:rsidRPr="008D7525">
        <w:rPr>
          <w:vertAlign w:val="subscript"/>
        </w:rPr>
        <w:t>0</w:t>
      </w:r>
      <w:r w:rsidR="00353FF4" w:rsidRPr="008D7525">
        <w:t xml:space="preserve">), and no interaction between the two factors, </w:t>
      </w:r>
      <w:r w:rsidR="00353FF4" w:rsidRPr="008D7525">
        <w:rPr>
          <w:i/>
        </w:rPr>
        <w:t>F</w:t>
      </w:r>
      <w:r w:rsidR="00353FF4" w:rsidRPr="008D7525">
        <w:t xml:space="preserve">(4, 84) &lt; 1, </w:t>
      </w:r>
      <w:proofErr w:type="spellStart"/>
      <w:r w:rsidR="00353FF4" w:rsidRPr="008D7525">
        <w:rPr>
          <w:i/>
        </w:rPr>
        <w:t>BF</w:t>
      </w:r>
      <w:r w:rsidR="00353FF4" w:rsidRPr="008D7525">
        <w:rPr>
          <w:i/>
          <w:vertAlign w:val="subscript"/>
        </w:rPr>
        <w:t>incl</w:t>
      </w:r>
      <w:proofErr w:type="spellEnd"/>
      <w:r w:rsidR="00353FF4">
        <w:t xml:space="preserve"> = 0.09</w:t>
      </w:r>
      <w:r w:rsidR="00353FF4" w:rsidRPr="008D7525">
        <w:t xml:space="preserve"> (strong evidence for H</w:t>
      </w:r>
      <w:r w:rsidR="00353FF4" w:rsidRPr="008D7525">
        <w:rPr>
          <w:vertAlign w:val="subscript"/>
        </w:rPr>
        <w:t>0</w:t>
      </w:r>
      <w:r w:rsidR="00353FF4" w:rsidRPr="008D7525">
        <w:t>).</w:t>
      </w:r>
      <w:r w:rsidR="004827CF">
        <w:t xml:space="preserve"> Thus, </w:t>
      </w:r>
      <w:r w:rsidR="004827CF" w:rsidRPr="004827CF">
        <w:t xml:space="preserve">the slope of muscle activation </w:t>
      </w:r>
      <w:r w:rsidR="004827CF">
        <w:t xml:space="preserve">in RS blocks </w:t>
      </w:r>
      <w:r w:rsidR="004827CF" w:rsidRPr="004827CF">
        <w:t xml:space="preserve">decreased as motion </w:t>
      </w:r>
      <w:r w:rsidR="004827CF">
        <w:t>coherence decreased</w:t>
      </w:r>
      <w:r w:rsidR="004827CF" w:rsidRPr="004827CF">
        <w:t xml:space="preserve">, </w:t>
      </w:r>
      <w:r w:rsidR="004827CF">
        <w:t xml:space="preserve">contrary to the prediction of </w:t>
      </w:r>
      <w:r w:rsidR="004827CF" w:rsidRPr="002626F3">
        <w:t>GCD</w:t>
      </w:r>
      <w:r w:rsidR="004827CF" w:rsidRPr="002626F3">
        <w:rPr>
          <w:vertAlign w:val="subscript"/>
        </w:rPr>
        <w:t>RS</w:t>
      </w:r>
      <w:r w:rsidR="00A6730C">
        <w:t xml:space="preserve">, though the magnitude of this effect was very small, and obviously not sufficient to modulate mean MT. </w:t>
      </w:r>
    </w:p>
    <w:p w14:paraId="7997FC36" w14:textId="0F553CF0" w:rsidR="004C70E5" w:rsidRPr="00A06F40" w:rsidRDefault="00405A65" w:rsidP="00C01B7A">
      <w:pPr>
        <w:pStyle w:val="Titre3"/>
      </w:pPr>
      <w:r w:rsidRPr="00A06F40">
        <w:t>Mean PMT</w:t>
      </w:r>
    </w:p>
    <w:p w14:paraId="0BF5020C" w14:textId="3FC386F8" w:rsidR="00845597" w:rsidRDefault="009772D9" w:rsidP="00A06F40">
      <w:r>
        <w:tab/>
        <w:t xml:space="preserve">The mean PMT in each condition averaged across subjects is presented in Figure 2B. </w:t>
      </w:r>
      <w:r w:rsidR="000225F8">
        <w:t xml:space="preserve">The ANOVA on mean PMT with block type (FR vs. RS3 vs. RS5 vs. RS7) and motion coherence (2 vs. 11 vs. 40 %) </w:t>
      </w:r>
      <w:r w:rsidR="000B318B">
        <w:t xml:space="preserve">as factors </w:t>
      </w:r>
      <w:r w:rsidR="000225F8">
        <w:t xml:space="preserve">showed </w:t>
      </w:r>
      <w:r w:rsidR="00A6730C">
        <w:t xml:space="preserve">an interaction, </w:t>
      </w:r>
      <w:r w:rsidR="00A6730C" w:rsidRPr="006D744C">
        <w:rPr>
          <w:i/>
        </w:rPr>
        <w:t>F</w:t>
      </w:r>
      <w:r w:rsidR="00A6730C">
        <w:t>(1.48, 31.06) = 53.74</w:t>
      </w:r>
      <w:r w:rsidR="00A6730C" w:rsidRPr="006D744C">
        <w:t xml:space="preserve">, </w:t>
      </w:r>
      <w:r w:rsidR="00A6730C" w:rsidRPr="006D744C">
        <w:rPr>
          <w:i/>
        </w:rPr>
        <w:t>p</w:t>
      </w:r>
      <w:r w:rsidR="00A6730C" w:rsidRPr="006D744C">
        <w:t xml:space="preserve"> &lt; .001, </w:t>
      </w:r>
      <w:r w:rsidR="00A6730C" w:rsidRPr="006D744C">
        <w:rPr>
          <w:i/>
        </w:rPr>
        <w:t>η</w:t>
      </w:r>
      <w:r w:rsidR="00A6730C" w:rsidRPr="006D744C">
        <w:rPr>
          <w:i/>
          <w:vertAlign w:val="subscript"/>
        </w:rPr>
        <w:t>p</w:t>
      </w:r>
      <w:r w:rsidR="00A6730C" w:rsidRPr="006D744C">
        <w:rPr>
          <w:i/>
          <w:vertAlign w:val="superscript"/>
        </w:rPr>
        <w:t>2</w:t>
      </w:r>
      <w:r w:rsidR="00A6730C">
        <w:t xml:space="preserve"> = .72</w:t>
      </w:r>
      <w:r w:rsidR="00A6730C" w:rsidRPr="006D744C">
        <w:t xml:space="preserve">, </w:t>
      </w:r>
      <w:proofErr w:type="spellStart"/>
      <w:r w:rsidR="00A6730C" w:rsidRPr="006D744C">
        <w:rPr>
          <w:i/>
        </w:rPr>
        <w:t>BF</w:t>
      </w:r>
      <w:r w:rsidR="00A6730C" w:rsidRPr="006D744C">
        <w:rPr>
          <w:i/>
          <w:vertAlign w:val="subscript"/>
        </w:rPr>
        <w:t>incl</w:t>
      </w:r>
      <w:proofErr w:type="spellEnd"/>
      <w:r w:rsidR="00A6730C" w:rsidRPr="006D744C">
        <w:rPr>
          <w:vertAlign w:val="subscript"/>
        </w:rPr>
        <w:t xml:space="preserve"> </w:t>
      </w:r>
      <w:r w:rsidR="00A6730C">
        <w:t>= 2.54 × 10</w:t>
      </w:r>
      <w:r w:rsidR="00A6730C">
        <w:rPr>
          <w:vertAlign w:val="superscript"/>
        </w:rPr>
        <w:t>34</w:t>
      </w:r>
      <w:r w:rsidR="00A6730C">
        <w:t xml:space="preserve"> (decisive evidence for H</w:t>
      </w:r>
      <w:r w:rsidR="00A6730C" w:rsidRPr="0060696B">
        <w:rPr>
          <w:vertAlign w:val="subscript"/>
        </w:rPr>
        <w:t>1</w:t>
      </w:r>
      <w:r w:rsidR="00A6730C">
        <w:t>). Mean PMT</w:t>
      </w:r>
      <w:r w:rsidR="00113E9A">
        <w:t xml:space="preserve"> was 586 </w:t>
      </w:r>
      <w:proofErr w:type="spellStart"/>
      <w:r w:rsidR="00113E9A">
        <w:t>ms</w:t>
      </w:r>
      <w:proofErr w:type="spellEnd"/>
      <w:r w:rsidR="00113E9A">
        <w:t xml:space="preserve"> faster in RS than FR blocks, and the effect of motion coherence was strongly reduced in the latter. We next computed an ANOVA on mean </w:t>
      </w:r>
      <w:r w:rsidR="002D6EAC">
        <w:t xml:space="preserve">PMT in RS blocks using delay (3 vs. 5 vs. </w:t>
      </w:r>
      <w:r w:rsidR="00113E9A">
        <w:t>7</w:t>
      </w:r>
      <w:r w:rsidR="002D6EAC">
        <w:t xml:space="preserve"> s</w:t>
      </w:r>
      <w:r w:rsidR="00113E9A">
        <w:t xml:space="preserve">) and motion coherence (2 vs. 11 vs. 40 %) as factors. Mean PMT </w:t>
      </w:r>
      <w:del w:id="5" w:author="GAJDOS Thibault" w:date="2024-11-12T14:00:00Z" w16du:dateUtc="2024-11-12T13:00:00Z">
        <w:r w:rsidR="00113E9A" w:rsidDel="00963FE9">
          <w:delText xml:space="preserve">decreased </w:delText>
        </w:r>
      </w:del>
      <w:ins w:id="6" w:author="GAJDOS Thibault" w:date="2024-11-12T14:00:00Z" w16du:dateUtc="2024-11-12T13:00:00Z">
        <w:r w:rsidR="00963FE9">
          <w:t>increased</w:t>
        </w:r>
        <w:r w:rsidR="00963FE9">
          <w:t xml:space="preserve"> </w:t>
        </w:r>
      </w:ins>
      <w:r w:rsidR="00113E9A">
        <w:t xml:space="preserve">as motion coherence decreased, </w:t>
      </w:r>
      <w:proofErr w:type="gramStart"/>
      <w:r w:rsidR="00113E9A" w:rsidRPr="000A5D79">
        <w:rPr>
          <w:i/>
        </w:rPr>
        <w:t>F</w:t>
      </w:r>
      <w:r w:rsidR="00113E9A">
        <w:t>(</w:t>
      </w:r>
      <w:proofErr w:type="gramEnd"/>
      <w:r w:rsidR="00113E9A">
        <w:t>2, 42) = 6.06</w:t>
      </w:r>
      <w:r w:rsidR="00113E9A" w:rsidRPr="000A5D79">
        <w:t xml:space="preserve">, </w:t>
      </w:r>
      <w:r w:rsidR="00113E9A" w:rsidRPr="000A5D79">
        <w:rPr>
          <w:i/>
        </w:rPr>
        <w:t xml:space="preserve">p </w:t>
      </w:r>
      <w:r w:rsidR="00113E9A">
        <w:t xml:space="preserve">= .005, </w:t>
      </w:r>
      <w:r w:rsidR="00113E9A" w:rsidRPr="006D744C">
        <w:rPr>
          <w:i/>
        </w:rPr>
        <w:t>η</w:t>
      </w:r>
      <w:r w:rsidR="00113E9A" w:rsidRPr="006D744C">
        <w:rPr>
          <w:i/>
          <w:vertAlign w:val="subscript"/>
        </w:rPr>
        <w:t>p</w:t>
      </w:r>
      <w:r w:rsidR="00113E9A" w:rsidRPr="006D744C">
        <w:rPr>
          <w:i/>
          <w:vertAlign w:val="superscript"/>
        </w:rPr>
        <w:t>2</w:t>
      </w:r>
      <w:r w:rsidR="00113E9A">
        <w:t xml:space="preserve"> = .22, </w:t>
      </w:r>
      <w:proofErr w:type="spellStart"/>
      <w:r w:rsidR="00113E9A" w:rsidRPr="006D744C">
        <w:rPr>
          <w:i/>
        </w:rPr>
        <w:t>BF</w:t>
      </w:r>
      <w:r w:rsidR="00113E9A" w:rsidRPr="006D744C">
        <w:rPr>
          <w:i/>
          <w:vertAlign w:val="subscript"/>
        </w:rPr>
        <w:t>incl</w:t>
      </w:r>
      <w:proofErr w:type="spellEnd"/>
      <w:r w:rsidR="00113E9A">
        <w:t xml:space="preserve"> = 5.71 (substantial</w:t>
      </w:r>
      <w:r w:rsidR="00113E9A" w:rsidRPr="000A5D79">
        <w:t xml:space="preserve"> evidence for H</w:t>
      </w:r>
      <w:r w:rsidR="00113E9A" w:rsidRPr="00667F87">
        <w:rPr>
          <w:vertAlign w:val="subscript"/>
        </w:rPr>
        <w:t>1</w:t>
      </w:r>
      <w:r w:rsidR="00113E9A" w:rsidRPr="000A5D79">
        <w:t>)</w:t>
      </w:r>
      <w:r w:rsidR="00113E9A">
        <w:t xml:space="preserve">, though the amplitude of this effect was small (22 </w:t>
      </w:r>
      <w:proofErr w:type="spellStart"/>
      <w:r w:rsidR="00113E9A">
        <w:t>ms</w:t>
      </w:r>
      <w:proofErr w:type="spellEnd"/>
      <w:r w:rsidR="00113E9A">
        <w:t>).</w:t>
      </w:r>
      <w:r w:rsidR="00DA6E52">
        <w:t xml:space="preserve"> </w:t>
      </w:r>
      <w:r w:rsidR="00845597">
        <w:t>The delay manipulation did not modulate mean PMT,</w:t>
      </w:r>
      <w:r w:rsidR="00845597" w:rsidRPr="00845597">
        <w:rPr>
          <w:i/>
        </w:rPr>
        <w:t xml:space="preserve"> </w:t>
      </w:r>
      <w:proofErr w:type="gramStart"/>
      <w:r w:rsidR="00845597" w:rsidRPr="009D238D">
        <w:rPr>
          <w:i/>
        </w:rPr>
        <w:t>F</w:t>
      </w:r>
      <w:r w:rsidR="00845597" w:rsidRPr="009D238D">
        <w:t>(</w:t>
      </w:r>
      <w:proofErr w:type="gramEnd"/>
      <w:r w:rsidR="00845597" w:rsidRPr="009D238D">
        <w:t xml:space="preserve">1.55, 32.46) = 1.40, </w:t>
      </w:r>
      <w:r w:rsidR="00845597" w:rsidRPr="009D238D">
        <w:rPr>
          <w:i/>
        </w:rPr>
        <w:t xml:space="preserve">p </w:t>
      </w:r>
      <w:r w:rsidR="00845597" w:rsidRPr="009D238D">
        <w:t xml:space="preserve">= .26, </w:t>
      </w:r>
      <w:proofErr w:type="spellStart"/>
      <w:r w:rsidR="00845597" w:rsidRPr="009D238D">
        <w:rPr>
          <w:i/>
        </w:rPr>
        <w:t>BF</w:t>
      </w:r>
      <w:r w:rsidR="00845597" w:rsidRPr="009D238D">
        <w:rPr>
          <w:i/>
          <w:vertAlign w:val="subscript"/>
        </w:rPr>
        <w:t>incl</w:t>
      </w:r>
      <w:proofErr w:type="spellEnd"/>
      <w:r w:rsidR="00845597" w:rsidRPr="009D238D">
        <w:t xml:space="preserve"> = 0.35 (anecdotal evidence for H</w:t>
      </w:r>
      <w:r w:rsidR="00845597" w:rsidRPr="009D238D">
        <w:rPr>
          <w:vertAlign w:val="subscript"/>
        </w:rPr>
        <w:t>0</w:t>
      </w:r>
      <w:r w:rsidR="00845597" w:rsidRPr="009D238D">
        <w:t>), and the</w:t>
      </w:r>
      <w:ins w:id="7" w:author="GAJDOS Thibault" w:date="2024-11-12T14:05:00Z" w16du:dateUtc="2024-11-12T13:05:00Z">
        <w:r w:rsidR="00DC127F">
          <w:t>re was no interaction between the</w:t>
        </w:r>
      </w:ins>
      <w:r w:rsidR="00845597" w:rsidRPr="009D238D">
        <w:t xml:space="preserve"> two factors</w:t>
      </w:r>
      <w:del w:id="8" w:author="GAJDOS Thibault" w:date="2024-11-12T14:05:00Z" w16du:dateUtc="2024-11-12T13:05:00Z">
        <w:r w:rsidR="00845597" w:rsidRPr="009D238D" w:rsidDel="00DC127F">
          <w:delText xml:space="preserve"> did not interact</w:delText>
        </w:r>
      </w:del>
      <w:r w:rsidR="00845597" w:rsidRPr="009D238D">
        <w:t xml:space="preserve">, </w:t>
      </w:r>
      <w:r w:rsidR="00845597" w:rsidRPr="009D238D">
        <w:rPr>
          <w:i/>
        </w:rPr>
        <w:t>F</w:t>
      </w:r>
      <w:r w:rsidR="00845597" w:rsidRPr="009D238D">
        <w:t xml:space="preserve">(4, 84) = 1.66, </w:t>
      </w:r>
      <w:r w:rsidR="00845597" w:rsidRPr="009D238D">
        <w:rPr>
          <w:i/>
        </w:rPr>
        <w:t xml:space="preserve">p </w:t>
      </w:r>
      <w:r w:rsidR="00845597" w:rsidRPr="009D238D">
        <w:t xml:space="preserve">= .17, </w:t>
      </w:r>
      <w:proofErr w:type="spellStart"/>
      <w:r w:rsidR="00845597" w:rsidRPr="009D238D">
        <w:rPr>
          <w:i/>
        </w:rPr>
        <w:t>BF</w:t>
      </w:r>
      <w:r w:rsidR="00845597" w:rsidRPr="009D238D">
        <w:rPr>
          <w:i/>
          <w:vertAlign w:val="subscript"/>
        </w:rPr>
        <w:t>incl</w:t>
      </w:r>
      <w:proofErr w:type="spellEnd"/>
      <w:r w:rsidR="00845597" w:rsidRPr="009D238D">
        <w:t xml:space="preserve"> = 0.36 (anecdotal evidence for H</w:t>
      </w:r>
      <w:r w:rsidR="00845597" w:rsidRPr="009D238D">
        <w:rPr>
          <w:vertAlign w:val="subscript"/>
        </w:rPr>
        <w:t>0</w:t>
      </w:r>
      <w:r w:rsidR="00845597" w:rsidRPr="009D238D">
        <w:t>).</w:t>
      </w:r>
    </w:p>
    <w:p w14:paraId="744D63E4" w14:textId="3E986E32" w:rsidR="004C70E5" w:rsidRPr="00A06F40" w:rsidRDefault="006574AB" w:rsidP="00C01B7A">
      <w:pPr>
        <w:pStyle w:val="Titre3"/>
        <w:rPr>
          <w:rFonts w:asciiTheme="minorHAnsi" w:hAnsiTheme="minorHAnsi" w:cstheme="minorBidi"/>
          <w:sz w:val="22"/>
          <w:szCs w:val="22"/>
        </w:rPr>
      </w:pPr>
      <w:r w:rsidRPr="00A06F40">
        <w:t xml:space="preserve">Rate of partial muscle activation </w:t>
      </w:r>
      <w:r w:rsidRPr="00A06F40">
        <w:rPr>
          <w:rFonts w:asciiTheme="minorHAnsi" w:hAnsiTheme="minorHAnsi" w:cstheme="minorBidi"/>
          <w:sz w:val="22"/>
          <w:szCs w:val="22"/>
        </w:rPr>
        <w:tab/>
      </w:r>
    </w:p>
    <w:p w14:paraId="1F8C1C20" w14:textId="4C3A0F01" w:rsidR="008023BF" w:rsidRDefault="006574AB" w:rsidP="00A06F40">
      <w:r>
        <w:tab/>
      </w:r>
      <w:r w:rsidR="00060ED1">
        <w:t xml:space="preserve">The rate of partial muscle activation for each condition and EMG channel averaged across subjects is shown in Figure 3A. </w:t>
      </w:r>
      <w:r>
        <w:t xml:space="preserve">We first focused on the rate of partial muscle activation in the EMG channel associated with the response in FR blocks. An ANOVA with </w:t>
      </w:r>
      <w:r>
        <w:lastRenderedPageBreak/>
        <w:t xml:space="preserve">motion coherence as a factor showed that the rate increased as motion coherence decreased, </w:t>
      </w:r>
      <w:proofErr w:type="gramStart"/>
      <w:r w:rsidR="00060ED1" w:rsidRPr="006D744C">
        <w:rPr>
          <w:i/>
        </w:rPr>
        <w:t>F</w:t>
      </w:r>
      <w:r w:rsidR="00060ED1">
        <w:t>(</w:t>
      </w:r>
      <w:proofErr w:type="gramEnd"/>
      <w:r w:rsidR="00060ED1">
        <w:t>1.58, 33.21) = 36.50</w:t>
      </w:r>
      <w:r w:rsidR="00060ED1" w:rsidRPr="006D744C">
        <w:t xml:space="preserve">, </w:t>
      </w:r>
      <w:r w:rsidR="00060ED1" w:rsidRPr="006D744C">
        <w:rPr>
          <w:i/>
        </w:rPr>
        <w:t>p</w:t>
      </w:r>
      <w:r w:rsidR="00060ED1" w:rsidRPr="006D744C">
        <w:t xml:space="preserve"> &lt; .001, </w:t>
      </w:r>
      <w:r w:rsidR="00060ED1" w:rsidRPr="006D744C">
        <w:rPr>
          <w:i/>
        </w:rPr>
        <w:t>η</w:t>
      </w:r>
      <w:r w:rsidR="00060ED1" w:rsidRPr="006D744C">
        <w:rPr>
          <w:i/>
          <w:vertAlign w:val="subscript"/>
        </w:rPr>
        <w:t>p</w:t>
      </w:r>
      <w:r w:rsidR="00060ED1" w:rsidRPr="006D744C">
        <w:rPr>
          <w:i/>
          <w:vertAlign w:val="superscript"/>
        </w:rPr>
        <w:t>2</w:t>
      </w:r>
      <w:r w:rsidR="00060ED1">
        <w:t xml:space="preserve"> = .63</w:t>
      </w:r>
      <w:r w:rsidR="00060ED1" w:rsidRPr="006D744C">
        <w:t xml:space="preserve">, </w:t>
      </w:r>
      <w:proofErr w:type="spellStart"/>
      <w:r w:rsidR="00060ED1" w:rsidRPr="006D744C">
        <w:rPr>
          <w:i/>
        </w:rPr>
        <w:t>BF</w:t>
      </w:r>
      <w:r w:rsidR="00060ED1" w:rsidRPr="006D744C">
        <w:rPr>
          <w:i/>
          <w:vertAlign w:val="subscript"/>
        </w:rPr>
        <w:t>incl</w:t>
      </w:r>
      <w:proofErr w:type="spellEnd"/>
      <w:r w:rsidR="00060ED1" w:rsidRPr="006D744C">
        <w:rPr>
          <w:vertAlign w:val="subscript"/>
        </w:rPr>
        <w:t xml:space="preserve"> </w:t>
      </w:r>
      <w:r w:rsidR="00060ED1">
        <w:t>= 1.45 × 10</w:t>
      </w:r>
      <w:r w:rsidR="00060ED1">
        <w:rPr>
          <w:vertAlign w:val="superscript"/>
        </w:rPr>
        <w:t>7</w:t>
      </w:r>
      <w:r w:rsidR="00060ED1">
        <w:t xml:space="preserve"> (decisive evidence for H</w:t>
      </w:r>
      <w:r w:rsidR="00060ED1" w:rsidRPr="0060696B">
        <w:rPr>
          <w:vertAlign w:val="subscript"/>
        </w:rPr>
        <w:t>1</w:t>
      </w:r>
      <w:r w:rsidR="00060ED1">
        <w:t>)</w:t>
      </w:r>
      <w:r w:rsidR="00D77DEB">
        <w:t>, consistent with GCD</w:t>
      </w:r>
      <w:r w:rsidR="00060ED1">
        <w:t xml:space="preserve">. We next analyzed the rate of partial muscle activation during the delay in RS blocks. An ANOVA with EMG channel </w:t>
      </w:r>
      <w:r w:rsidR="000242E0">
        <w:t xml:space="preserve">(same as response vs. opposite) as a factor showed a higher rate of partial muscle activation in the channel associated with the response compared to the opposite channel, </w:t>
      </w:r>
      <w:r w:rsidR="000242E0" w:rsidRPr="000A5D79">
        <w:rPr>
          <w:i/>
        </w:rPr>
        <w:t>F</w:t>
      </w:r>
      <w:r w:rsidR="000242E0">
        <w:t>(1, 21) = 13</w:t>
      </w:r>
      <w:r w:rsidR="000242E0" w:rsidRPr="000A5D79">
        <w:t xml:space="preserve">, </w:t>
      </w:r>
      <w:r w:rsidR="000242E0" w:rsidRPr="000A5D79">
        <w:rPr>
          <w:i/>
        </w:rPr>
        <w:t xml:space="preserve">p </w:t>
      </w:r>
      <w:r w:rsidR="000242E0">
        <w:t xml:space="preserve">= .002, </w:t>
      </w:r>
      <w:r w:rsidR="000242E0" w:rsidRPr="006D744C">
        <w:rPr>
          <w:i/>
        </w:rPr>
        <w:t>η</w:t>
      </w:r>
      <w:r w:rsidR="000242E0" w:rsidRPr="006D744C">
        <w:rPr>
          <w:i/>
          <w:vertAlign w:val="subscript"/>
        </w:rPr>
        <w:t>p</w:t>
      </w:r>
      <w:r w:rsidR="000242E0" w:rsidRPr="006D744C">
        <w:rPr>
          <w:i/>
          <w:vertAlign w:val="superscript"/>
        </w:rPr>
        <w:t>2</w:t>
      </w:r>
      <w:r w:rsidR="000242E0">
        <w:t xml:space="preserve"> = .38, </w:t>
      </w:r>
      <w:proofErr w:type="spellStart"/>
      <w:r w:rsidR="000242E0" w:rsidRPr="006D744C">
        <w:rPr>
          <w:i/>
        </w:rPr>
        <w:t>BF</w:t>
      </w:r>
      <w:r w:rsidR="000242E0" w:rsidRPr="006D744C">
        <w:rPr>
          <w:i/>
          <w:vertAlign w:val="subscript"/>
        </w:rPr>
        <w:t>incl</w:t>
      </w:r>
      <w:proofErr w:type="spellEnd"/>
      <w:r w:rsidR="000242E0">
        <w:t xml:space="preserve"> = 28.11 (strong</w:t>
      </w:r>
      <w:r w:rsidR="000242E0" w:rsidRPr="000A5D79">
        <w:t xml:space="preserve"> evidence for H</w:t>
      </w:r>
      <w:r w:rsidR="000242E0" w:rsidRPr="00667F87">
        <w:rPr>
          <w:vertAlign w:val="subscript"/>
        </w:rPr>
        <w:t>1</w:t>
      </w:r>
      <w:r w:rsidR="000242E0" w:rsidRPr="000A5D79">
        <w:t>)</w:t>
      </w:r>
      <w:r w:rsidR="00C30619">
        <w:t xml:space="preserve">. This important finding is consistent with the hypothesis – core to </w:t>
      </w:r>
      <w:r w:rsidR="00C30619" w:rsidRPr="002626F3">
        <w:t>GCD</w:t>
      </w:r>
      <w:r w:rsidR="00C30619" w:rsidRPr="002626F3">
        <w:rPr>
          <w:vertAlign w:val="subscript"/>
        </w:rPr>
        <w:t>RS</w:t>
      </w:r>
      <w:r w:rsidR="00C30619">
        <w:rPr>
          <w:vertAlign w:val="subscript"/>
        </w:rPr>
        <w:t xml:space="preserve"> </w:t>
      </w:r>
      <w:r w:rsidR="00C30619">
        <w:t xml:space="preserve">– that a representation of the selected response is maintained in the form of sustained activity </w:t>
      </w:r>
      <w:r w:rsidR="00CF71DB">
        <w:t xml:space="preserve">at the motor preparation level </w:t>
      </w:r>
      <w:r w:rsidR="00C30619">
        <w:t xml:space="preserve">during the delay. We finally focused on the rate of partial muscle activation in the EMG channel associated with the response during the delay, and computed an ANOVA </w:t>
      </w:r>
      <w:r w:rsidR="000943F0">
        <w:t>with</w:t>
      </w:r>
      <w:r w:rsidR="00B654EF">
        <w:t xml:space="preserve"> delay (3 vs. 5 vs. </w:t>
      </w:r>
      <w:r w:rsidR="00C30619">
        <w:t>7</w:t>
      </w:r>
      <w:r w:rsidR="00B654EF">
        <w:t xml:space="preserve"> s</w:t>
      </w:r>
      <w:r w:rsidR="00C30619">
        <w:t xml:space="preserve">) and motion coherence (2 vs. 11 vs. 40 %) as factors. </w:t>
      </w:r>
      <w:r w:rsidR="00F946E0">
        <w:t>Main e</w:t>
      </w:r>
      <w:r w:rsidR="000943F0">
        <w:t xml:space="preserve">ffects of coherence and delay were not significant, </w:t>
      </w:r>
      <w:r w:rsidR="000943F0" w:rsidRPr="009D238D">
        <w:rPr>
          <w:i/>
        </w:rPr>
        <w:t>F</w:t>
      </w:r>
      <w:r w:rsidR="000943F0" w:rsidRPr="009D238D">
        <w:t xml:space="preserve">(1.47, 30.95) = 1.77, </w:t>
      </w:r>
      <w:r w:rsidR="000943F0" w:rsidRPr="009D238D">
        <w:rPr>
          <w:i/>
        </w:rPr>
        <w:t xml:space="preserve">p </w:t>
      </w:r>
      <w:r w:rsidR="000943F0">
        <w:t>= .19</w:t>
      </w:r>
      <w:r w:rsidR="00F946E0">
        <w:t>,</w:t>
      </w:r>
      <w:r w:rsidR="00F946E0" w:rsidRPr="00F946E0">
        <w:rPr>
          <w:i/>
        </w:rPr>
        <w:t xml:space="preserve"> </w:t>
      </w:r>
      <w:proofErr w:type="spellStart"/>
      <w:r w:rsidR="00F946E0" w:rsidRPr="009D238D">
        <w:rPr>
          <w:i/>
        </w:rPr>
        <w:t>BF</w:t>
      </w:r>
      <w:r w:rsidR="00F946E0" w:rsidRPr="009D238D">
        <w:rPr>
          <w:i/>
          <w:vertAlign w:val="subscript"/>
        </w:rPr>
        <w:t>incl</w:t>
      </w:r>
      <w:proofErr w:type="spellEnd"/>
      <w:r w:rsidR="00F946E0" w:rsidRPr="009D238D">
        <w:t xml:space="preserve"> = 0.35 (anecdotal evidence for H</w:t>
      </w:r>
      <w:r w:rsidR="00F946E0" w:rsidRPr="009D238D">
        <w:rPr>
          <w:vertAlign w:val="subscript"/>
        </w:rPr>
        <w:t>0</w:t>
      </w:r>
      <w:r w:rsidR="00F946E0" w:rsidRPr="009D238D">
        <w:t>)</w:t>
      </w:r>
      <w:r w:rsidR="000943F0">
        <w:t xml:space="preserve"> and </w:t>
      </w:r>
      <w:r w:rsidR="000943F0" w:rsidRPr="009D238D">
        <w:rPr>
          <w:i/>
        </w:rPr>
        <w:t>F</w:t>
      </w:r>
      <w:r w:rsidR="000943F0" w:rsidRPr="009D238D">
        <w:t xml:space="preserve">(2, 42) = 1.80, </w:t>
      </w:r>
      <w:r w:rsidR="000943F0" w:rsidRPr="009D238D">
        <w:rPr>
          <w:i/>
        </w:rPr>
        <w:t xml:space="preserve">p </w:t>
      </w:r>
      <w:r w:rsidR="000943F0" w:rsidRPr="009D238D">
        <w:t>= .18</w:t>
      </w:r>
      <w:r w:rsidR="00F946E0">
        <w:t>,</w:t>
      </w:r>
      <w:r w:rsidR="000943F0">
        <w:t xml:space="preserve"> </w:t>
      </w:r>
      <w:proofErr w:type="spellStart"/>
      <w:r w:rsidR="00F946E0" w:rsidRPr="009D238D">
        <w:rPr>
          <w:i/>
        </w:rPr>
        <w:t>BF</w:t>
      </w:r>
      <w:r w:rsidR="00F946E0" w:rsidRPr="009D238D">
        <w:rPr>
          <w:i/>
          <w:vertAlign w:val="subscript"/>
        </w:rPr>
        <w:t>incl</w:t>
      </w:r>
      <w:proofErr w:type="spellEnd"/>
      <w:r w:rsidR="00F946E0" w:rsidRPr="009D238D">
        <w:t xml:space="preserve"> = 0.53 (anecdotal evidence for H</w:t>
      </w:r>
      <w:r w:rsidR="00F946E0" w:rsidRPr="009D238D">
        <w:rPr>
          <w:vertAlign w:val="subscript"/>
        </w:rPr>
        <w:t>0</w:t>
      </w:r>
      <w:r w:rsidR="00F946E0" w:rsidRPr="009D238D">
        <w:t xml:space="preserve">) </w:t>
      </w:r>
      <w:r w:rsidR="000943F0">
        <w:t xml:space="preserve">respectively, </w:t>
      </w:r>
      <w:r w:rsidR="00F946E0">
        <w:t>and th</w:t>
      </w:r>
      <w:ins w:id="9" w:author="GAJDOS Thibault" w:date="2024-11-12T14:06:00Z" w16du:dateUtc="2024-11-12T13:06:00Z">
        <w:r w:rsidR="00DC127F">
          <w:t>ere was no interaction between the</w:t>
        </w:r>
      </w:ins>
      <w:del w:id="10" w:author="GAJDOS Thibault" w:date="2024-11-12T14:06:00Z" w16du:dateUtc="2024-11-12T13:06:00Z">
        <w:r w:rsidR="00F946E0" w:rsidDel="00DC127F">
          <w:delText>e</w:delText>
        </w:r>
      </w:del>
      <w:r w:rsidR="00F946E0">
        <w:t xml:space="preserve"> two factors</w:t>
      </w:r>
      <w:del w:id="11" w:author="GAJDOS Thibault" w:date="2024-11-12T14:06:00Z" w16du:dateUtc="2024-11-12T13:06:00Z">
        <w:r w:rsidR="00F946E0" w:rsidDel="00DC127F">
          <w:delText xml:space="preserve"> did not interact</w:delText>
        </w:r>
      </w:del>
      <w:r w:rsidR="00F946E0">
        <w:t xml:space="preserve">, </w:t>
      </w:r>
      <w:r w:rsidR="00F946E0" w:rsidRPr="009D238D">
        <w:rPr>
          <w:i/>
        </w:rPr>
        <w:t>F</w:t>
      </w:r>
      <w:r w:rsidR="00F946E0" w:rsidRPr="009D238D">
        <w:t>(4, 84) = 1.09</w:t>
      </w:r>
      <w:r w:rsidR="00F946E0" w:rsidRPr="000A5D79">
        <w:t xml:space="preserve">, </w:t>
      </w:r>
      <w:r w:rsidR="00F946E0" w:rsidRPr="000A5D79">
        <w:rPr>
          <w:i/>
        </w:rPr>
        <w:t xml:space="preserve">p </w:t>
      </w:r>
      <w:r w:rsidR="00F946E0">
        <w:t xml:space="preserve">= .37, </w:t>
      </w:r>
      <w:proofErr w:type="spellStart"/>
      <w:r w:rsidR="00F946E0" w:rsidRPr="006D744C">
        <w:rPr>
          <w:i/>
        </w:rPr>
        <w:t>BF</w:t>
      </w:r>
      <w:r w:rsidR="00F946E0" w:rsidRPr="006D744C">
        <w:rPr>
          <w:i/>
          <w:vertAlign w:val="subscript"/>
        </w:rPr>
        <w:t>incl</w:t>
      </w:r>
      <w:proofErr w:type="spellEnd"/>
      <w:r w:rsidR="00F946E0">
        <w:t xml:space="preserve"> = 0.13 (substantial</w:t>
      </w:r>
      <w:r w:rsidR="00F946E0" w:rsidRPr="000A5D79">
        <w:t xml:space="preserve"> evidence for H</w:t>
      </w:r>
      <w:r w:rsidR="00F946E0">
        <w:rPr>
          <w:vertAlign w:val="subscript"/>
        </w:rPr>
        <w:t>0</w:t>
      </w:r>
      <w:r w:rsidR="00F946E0" w:rsidRPr="000A5D79">
        <w:t>)</w:t>
      </w:r>
      <w:r w:rsidR="00F946E0">
        <w:t>.</w:t>
      </w:r>
    </w:p>
    <w:p w14:paraId="157CBEBC" w14:textId="77777777" w:rsidR="00A92CF5" w:rsidRDefault="00A92CF5">
      <w:pPr>
        <w:spacing w:line="259" w:lineRule="auto"/>
        <w:outlineLvl w:val="9"/>
        <w:rPr>
          <w:b/>
          <w:bCs/>
        </w:rPr>
      </w:pPr>
      <w:r>
        <w:br w:type="page"/>
      </w:r>
    </w:p>
    <w:p w14:paraId="154CB668" w14:textId="41F60077" w:rsidR="008023BF" w:rsidRPr="00C80852" w:rsidRDefault="008023BF" w:rsidP="00C01B7A">
      <w:pPr>
        <w:pStyle w:val="Titre2"/>
      </w:pPr>
      <w:r>
        <w:lastRenderedPageBreak/>
        <w:t>Figure 2</w:t>
      </w:r>
    </w:p>
    <w:p w14:paraId="3AFE7D36" w14:textId="77777777" w:rsidR="008023BF" w:rsidRDefault="008023BF" w:rsidP="00A92CF5">
      <w:pPr>
        <w:spacing w:after="0"/>
      </w:pPr>
      <w:r>
        <w:t>Empirical design and results of Experiment 1</w:t>
      </w:r>
    </w:p>
    <w:p w14:paraId="50165AC1" w14:textId="3271F5F4" w:rsidR="008023BF" w:rsidRPr="00D83DD8" w:rsidRDefault="00FD4C2B" w:rsidP="00521C94">
      <w:pPr>
        <w:pStyle w:val="Titre1"/>
      </w:pPr>
      <w:r>
        <w:rPr>
          <w:noProof/>
          <w:lang w:val="fr-FR" w:eastAsia="fr-FR"/>
        </w:rPr>
        <w:drawing>
          <wp:inline distT="0" distB="0" distL="0" distR="0" wp14:anchorId="58F54FAE" wp14:editId="7BC4835B">
            <wp:extent cx="5760720" cy="5589270"/>
            <wp:effectExtent l="0" t="0" r="0" b="0"/>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ure 2 design result experiment 1.tif"/>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5589270"/>
                    </a:xfrm>
                    <a:prstGeom prst="rect">
                      <a:avLst/>
                    </a:prstGeom>
                  </pic:spPr>
                </pic:pic>
              </a:graphicData>
            </a:graphic>
          </wp:inline>
        </w:drawing>
      </w:r>
    </w:p>
    <w:p w14:paraId="454ECEF9" w14:textId="4D857F8C" w:rsidR="006A624E" w:rsidRPr="00A06F40" w:rsidRDefault="008023BF" w:rsidP="00A06F40">
      <w:pPr>
        <w:spacing w:line="276" w:lineRule="auto"/>
        <w:rPr>
          <w:rStyle w:val="Accentuationlgre"/>
        </w:rPr>
      </w:pPr>
      <w:r w:rsidRPr="00A06F40">
        <w:rPr>
          <w:rStyle w:val="Accentuationlgre"/>
          <w:i/>
          <w:iCs w:val="0"/>
        </w:rPr>
        <w:t>Note.</w:t>
      </w:r>
      <w:r w:rsidRPr="00A06F40">
        <w:rPr>
          <w:rStyle w:val="Accentuationlgre"/>
        </w:rPr>
        <w:t xml:space="preserve"> (A) Trial structure in FR (left panel) and RS (right panel) blocks. See text for details. (B) Proportion of correct responses, mean RT, mean PMT, and mean MT for each condition. Insets provide a zoom on data from RS blocks. (C) Muscle activation leading to the response for each condition averaged across subjects. </w:t>
      </w:r>
      <w:r w:rsidR="00423554" w:rsidRPr="00A06F40">
        <w:rPr>
          <w:rStyle w:val="Accentuationlgre"/>
        </w:rPr>
        <w:t>EMG s</w:t>
      </w:r>
      <w:r w:rsidRPr="00A06F40">
        <w:rPr>
          <w:rStyle w:val="Accentuationlgre"/>
        </w:rPr>
        <w:t xml:space="preserve">ignals are time-locked to the onset of muscle activation, and are normalized with respect to the peak amplitude (detected for each subject on the response-locked </w:t>
      </w:r>
      <w:r w:rsidR="00423554" w:rsidRPr="00A06F40">
        <w:rPr>
          <w:rStyle w:val="Accentuationlgre"/>
        </w:rPr>
        <w:t xml:space="preserve">EMG </w:t>
      </w:r>
      <w:r w:rsidRPr="00A06F40">
        <w:rPr>
          <w:rStyle w:val="Accentuationlgre"/>
        </w:rPr>
        <w:t xml:space="preserve">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12" w:author="GAJDOS Thibault" w:date="2024-11-12T13:52:00Z" w16du:dateUtc="2024-11-12T12:52:00Z">
        <w:r w:rsidRPr="00A06F40" w:rsidDel="000F779E">
          <w:rPr>
            <w:rStyle w:val="Accentuationlgre"/>
          </w:rPr>
          <w:delText xml:space="preserve">rising </w:delText>
        </w:r>
      </w:del>
      <w:r w:rsidRPr="00A06F40">
        <w:rPr>
          <w:rStyle w:val="Accentuationlgre"/>
        </w:rPr>
        <w:t xml:space="preserve">slope of muscle activation for each condition, computed </w:t>
      </w:r>
      <w:r w:rsidR="00FD4C2B" w:rsidRPr="00A06F40">
        <w:rPr>
          <w:rStyle w:val="Accentuationlgre"/>
        </w:rPr>
        <w:t>using linear regression in the 10</w:t>
      </w:r>
      <w:r w:rsidRPr="00A06F40">
        <w:rPr>
          <w:rStyle w:val="Accentuationlgre"/>
        </w:rPr>
        <w:t xml:space="preserve">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FR: free response; RS: response signal; RT: reaction time; PMT: premotor time; MT: motor time; EMG: electromyography.</w:t>
      </w:r>
    </w:p>
    <w:p w14:paraId="78F98195" w14:textId="77777777" w:rsidR="002B7477" w:rsidRDefault="002B7477" w:rsidP="00A92CF5">
      <w:pPr>
        <w:pStyle w:val="Titre2"/>
        <w:sectPr w:rsidR="002B7477">
          <w:pgSz w:w="11906" w:h="16838"/>
          <w:pgMar w:top="1417" w:right="1417" w:bottom="1417" w:left="1417" w:header="708" w:footer="708" w:gutter="0"/>
          <w:cols w:space="708"/>
          <w:docGrid w:linePitch="360"/>
        </w:sectPr>
      </w:pPr>
    </w:p>
    <w:p w14:paraId="1C9C98B2" w14:textId="77777777" w:rsidR="008023BF" w:rsidRPr="00C80852" w:rsidRDefault="008023BF" w:rsidP="00A92CF5">
      <w:pPr>
        <w:pStyle w:val="Titre2"/>
      </w:pPr>
      <w:r>
        <w:lastRenderedPageBreak/>
        <w:t>Figure 3</w:t>
      </w:r>
    </w:p>
    <w:p w14:paraId="3E9AAB06" w14:textId="72B230BC" w:rsidR="008023BF" w:rsidRPr="00E16296" w:rsidRDefault="008023BF" w:rsidP="00A92CF5">
      <w:r>
        <w:t>Rate of partial muscle activation</w:t>
      </w:r>
      <w:r w:rsidR="00240FDE">
        <w:t xml:space="preserve"> (PMA)</w:t>
      </w:r>
      <w:r>
        <w:t xml:space="preserve"> for each condition averaged across subjects in Experiment 1 (panel A), Experiment 2 (panel B), and Experiment 3 (panel C).  </w:t>
      </w:r>
    </w:p>
    <w:p w14:paraId="4E9FCE29" w14:textId="77777777" w:rsidR="008023BF" w:rsidRDefault="008023BF" w:rsidP="00521C94">
      <w:pPr>
        <w:pStyle w:val="Titre1"/>
      </w:pPr>
      <w:r>
        <w:rPr>
          <w:noProof/>
          <w:lang w:val="fr-FR" w:eastAsia="fr-FR"/>
        </w:rPr>
        <w:drawing>
          <wp:inline distT="0" distB="0" distL="0" distR="0" wp14:anchorId="2B571AC2" wp14:editId="47AA4AD6">
            <wp:extent cx="5753100" cy="5684520"/>
            <wp:effectExtent l="0" t="0" r="0" b="0"/>
            <wp:docPr id="5" name="Image 5" descr="C:\Users\mservant\AppData\Local\Microsoft\Windows\INetCache\Content.Word\figure 3 Rate of PMA.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mservant\AppData\Local\Microsoft\Windows\INetCache\Content.Word\figure 3 Rate of PMA.tif"/>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53100" cy="5684520"/>
                    </a:xfrm>
                    <a:prstGeom prst="rect">
                      <a:avLst/>
                    </a:prstGeom>
                    <a:noFill/>
                    <a:ln>
                      <a:noFill/>
                    </a:ln>
                  </pic:spPr>
                </pic:pic>
              </a:graphicData>
            </a:graphic>
          </wp:inline>
        </w:drawing>
      </w:r>
    </w:p>
    <w:p w14:paraId="2729C99A" w14:textId="20E6BAED" w:rsidR="00242D03" w:rsidRDefault="00242D03" w:rsidP="00521C94">
      <w:pPr>
        <w:pStyle w:val="Titre1"/>
      </w:pPr>
    </w:p>
    <w:p w14:paraId="020D18B1" w14:textId="77777777" w:rsidR="00A92CF5" w:rsidRDefault="00A92CF5" w:rsidP="00521C94">
      <w:pPr>
        <w:pStyle w:val="Titre1"/>
        <w:sectPr w:rsidR="00A92CF5">
          <w:pgSz w:w="11906" w:h="16838"/>
          <w:pgMar w:top="1417" w:right="1417" w:bottom="1417" w:left="1417" w:header="708" w:footer="708" w:gutter="0"/>
          <w:cols w:space="708"/>
          <w:docGrid w:linePitch="360"/>
        </w:sectPr>
      </w:pPr>
    </w:p>
    <w:p w14:paraId="5D59E845" w14:textId="742AC08D" w:rsidR="002327E0" w:rsidRPr="00A06F40" w:rsidRDefault="002327E0" w:rsidP="00A92CF5">
      <w:pPr>
        <w:pStyle w:val="Titre2"/>
      </w:pPr>
      <w:r w:rsidRPr="00A06F40">
        <w:lastRenderedPageBreak/>
        <w:t>Discussion</w:t>
      </w:r>
    </w:p>
    <w:p w14:paraId="5D3078C1" w14:textId="77777777" w:rsidR="002327E0" w:rsidRPr="006B148C" w:rsidRDefault="002327E0" w:rsidP="00A06F40">
      <w:r>
        <w:rPr>
          <w:b/>
        </w:rPr>
        <w:tab/>
      </w:r>
      <w:r>
        <w:t xml:space="preserve"> Empirical findings obtained in the FR variant of the random dot motion task from Experiment 1 fully replicate those reported by Servant et al. (2021), and provide additional evidence for the GCD model framework. Empirical findings obtained in the RS variant are globally in line with GCD</w:t>
      </w:r>
      <w:r w:rsidRPr="00506270">
        <w:rPr>
          <w:vertAlign w:val="subscript"/>
        </w:rPr>
        <w:t>RS</w:t>
      </w:r>
      <w:r>
        <w:t xml:space="preserve">. Specifically, mean PMT was 586 </w:t>
      </w:r>
      <w:proofErr w:type="spellStart"/>
      <w:r>
        <w:t>ms</w:t>
      </w:r>
      <w:proofErr w:type="spellEnd"/>
      <w:r>
        <w:t xml:space="preserve"> faster in RS than FR blocks, consistent with the idea that subjects maintained a representation of the selected response at the motor preparation level during the delay period. Additional evidence for this hypothesis comes from the analysis of the partial muscle activation rate during the delay, which was higher in the EMG channel associated with the response compared to the opposite channel. </w:t>
      </w:r>
    </w:p>
    <w:p w14:paraId="27956E37" w14:textId="77777777" w:rsidR="002327E0" w:rsidRDefault="002327E0" w:rsidP="00A06F40">
      <w:r>
        <w:tab/>
      </w:r>
      <w:r w:rsidRPr="006B148C">
        <w:t xml:space="preserve">Mean MT in RS blocks was not modulated by motion coherence, consistent with the hypothesis that the additional impulse necessary to overcome gating inhibition and activate muscles after the RS is predominantly driven by evidence sampled from the RS. </w:t>
      </w:r>
      <w:r>
        <w:t>However, the more sensitive analysis of the slope of muscle activation in RS blocks showed a reliable effect of motion coherence, with smaller slopes as motion coherence decreased. The size of this modulation was much smaller compared to that observed in FR blocks. Within GCD</w:t>
      </w:r>
      <w:r w:rsidRPr="00506270">
        <w:rPr>
          <w:vertAlign w:val="subscript"/>
        </w:rPr>
        <w:t>RS</w:t>
      </w:r>
      <w:r>
        <w:t xml:space="preserve">, this unexpected finding suggests that the rate of evidence accumulation in phase 2 (parameter </w:t>
      </w:r>
      <w:r w:rsidRPr="006E3F15">
        <w:rPr>
          <w:i/>
        </w:rPr>
        <w:t>w</w:t>
      </w:r>
      <w:r>
        <w:t xml:space="preserve">) slightly decreases as motion coherence decreases. Parameter </w:t>
      </w:r>
      <w:r w:rsidRPr="00876AD7">
        <w:rPr>
          <w:i/>
        </w:rPr>
        <w:t>w</w:t>
      </w:r>
      <w:r>
        <w:t xml:space="preserve"> thus appears to be determined by two sources of evidence: evidence sampled from the RS and –to a much lesser extent– evidence from the motion stimulus retrieved from memory. </w:t>
      </w:r>
    </w:p>
    <w:p w14:paraId="77382CDE" w14:textId="331A024F" w:rsidR="002370D1" w:rsidRDefault="00732C9E" w:rsidP="00A06F40">
      <w:r>
        <w:tab/>
        <w:t>Mean PMT in RS blocks in</w:t>
      </w:r>
      <w:r w:rsidR="002327E0">
        <w:t xml:space="preserve">creased as motion coherence decreased, though the amplitude of this effect was small (22 </w:t>
      </w:r>
      <w:proofErr w:type="spellStart"/>
      <w:r w:rsidR="002327E0">
        <w:t>ms</w:t>
      </w:r>
      <w:proofErr w:type="spellEnd"/>
      <w:r w:rsidR="002327E0">
        <w:t xml:space="preserve">). The modulation of parameter </w:t>
      </w:r>
      <w:r w:rsidR="002327E0" w:rsidRPr="006B148C">
        <w:rPr>
          <w:i/>
        </w:rPr>
        <w:t>w</w:t>
      </w:r>
      <w:r w:rsidR="002327E0">
        <w:t xml:space="preserve"> mentioned above might have contributed to this finding. </w:t>
      </w:r>
      <w:r w:rsidR="002327E0" w:rsidRPr="006B148C">
        <w:t xml:space="preserve">Another </w:t>
      </w:r>
      <w:r w:rsidR="002B5CC9">
        <w:t xml:space="preserve">(not mutually exclusive) </w:t>
      </w:r>
      <w:r w:rsidR="002327E0" w:rsidRPr="006B148C">
        <w:t>explanation concerns the processing</w:t>
      </w:r>
      <w:r w:rsidR="002327E0">
        <w:t xml:space="preserve"> scheme described in Figure 1C: a decrease in motion coherence might have decreased the </w:t>
      </w:r>
      <w:r w:rsidR="00644831">
        <w:t xml:space="preserve">averaged </w:t>
      </w:r>
      <w:r w:rsidR="002327E0">
        <w:t xml:space="preserve">level of sustained </w:t>
      </w:r>
      <w:r w:rsidR="0035535C">
        <w:t xml:space="preserve">motor preparation </w:t>
      </w:r>
      <w:r w:rsidR="002327E0">
        <w:t>activity during the d</w:t>
      </w:r>
      <w:r w:rsidR="002B5CC9">
        <w:t xml:space="preserve">elay, thus </w:t>
      </w:r>
      <w:r w:rsidR="002B5CC9">
        <w:lastRenderedPageBreak/>
        <w:t>increasing mean PMT. T</w:t>
      </w:r>
      <w:r w:rsidR="002327E0">
        <w:t xml:space="preserve">he lack of modulation of the partial muscle activation rate </w:t>
      </w:r>
      <w:r w:rsidR="0035535C">
        <w:t xml:space="preserve">by motion coherence </w:t>
      </w:r>
      <w:r w:rsidR="00882037">
        <w:t xml:space="preserve">in the EMG channel associated with the response </w:t>
      </w:r>
      <w:r w:rsidR="002B5CC9">
        <w:t>speaks against this</w:t>
      </w:r>
      <w:r w:rsidR="00165BCE">
        <w:t xml:space="preserve"> </w:t>
      </w:r>
      <w:r w:rsidR="002370D1">
        <w:t>hypothesis</w:t>
      </w:r>
      <w:r w:rsidR="00165BCE">
        <w:t xml:space="preserve">, </w:t>
      </w:r>
      <w:r w:rsidR="002B5CC9">
        <w:t xml:space="preserve">as it suggests a constant level of sustained activity </w:t>
      </w:r>
      <w:r w:rsidR="008835B5">
        <w:t xml:space="preserve">across </w:t>
      </w:r>
      <w:r w:rsidR="00165BCE">
        <w:t>coherence levels</w:t>
      </w:r>
      <w:r w:rsidR="00882037">
        <w:t xml:space="preserve">. </w:t>
      </w:r>
      <w:r w:rsidR="002B5CC9">
        <w:t>However, this null effect should be interpreted with caution, because</w:t>
      </w:r>
      <w:r w:rsidR="0035535C">
        <w:t xml:space="preserve"> the evidence for H</w:t>
      </w:r>
      <w:r w:rsidR="0035535C" w:rsidRPr="002B5CC9">
        <w:rPr>
          <w:vertAlign w:val="subscript"/>
        </w:rPr>
        <w:t>0</w:t>
      </w:r>
      <w:r w:rsidR="002B5CC9">
        <w:t xml:space="preserve"> was anecdotal. Moreover, </w:t>
      </w:r>
      <w:r w:rsidR="00CC640F">
        <w:t xml:space="preserve">the </w:t>
      </w:r>
      <w:r w:rsidR="002370D1">
        <w:t xml:space="preserve">high level of gating inhibition </w:t>
      </w:r>
      <w:r w:rsidR="002B5CC9">
        <w:t>and</w:t>
      </w:r>
      <w:r w:rsidR="002370D1">
        <w:t xml:space="preserve"> noise in the detection of partial muscle activation</w:t>
      </w:r>
      <w:r w:rsidR="00151951">
        <w:t>s</w:t>
      </w:r>
      <w:r w:rsidR="002370D1">
        <w:t xml:space="preserve"> </w:t>
      </w:r>
      <w:r w:rsidR="002B5CC9">
        <w:t>may</w:t>
      </w:r>
      <w:r w:rsidR="002370D1">
        <w:t xml:space="preserve"> have obscured subtle effects </w:t>
      </w:r>
      <w:r w:rsidR="00882037">
        <w:t>of coherence</w:t>
      </w:r>
      <w:r w:rsidR="00CC640F">
        <w:t xml:space="preserve"> on sustained activity.</w:t>
      </w:r>
    </w:p>
    <w:p w14:paraId="073437BB" w14:textId="4A1739F2" w:rsidR="002327E0" w:rsidRDefault="002327E0" w:rsidP="00A06F40">
      <w:r>
        <w:tab/>
        <w:t>Although our analyses of partial muscle activations focused on the delay period in RS blocks for parsimony, the data in the two other periods (from stimulus onset to stimulus offset and from RS onset to the response), shown in Figure 3A, are also informative with respect to latent processing mechanisms. The rate of partial muscle activation in the EMG channel associated wit</w:t>
      </w:r>
      <w:r w:rsidR="00D82D87">
        <w:t>h the response clearly increased</w:t>
      </w:r>
      <w:r>
        <w:t xml:space="preserve"> over the three periods. This phenomenon is fully consistent with GCD</w:t>
      </w:r>
      <w:r w:rsidRPr="001535B8">
        <w:rPr>
          <w:vertAlign w:val="subscript"/>
        </w:rPr>
        <w:t>RS</w:t>
      </w:r>
      <w:r>
        <w:t xml:space="preserve">: gating inhibition is assumed to be at a similar level during stimulus presentation and the delay, but the motor preparation variable is at a lower level on average during stimulus presentation. After the RS, the motor preparation variable increases again (and gating inhibition possibly decreases). Thus, the probability of the motor preparation variable to overcome gating inhibition due to noise at the single-trial level increases over the three periods, consistent with observed data. </w:t>
      </w:r>
    </w:p>
    <w:p w14:paraId="768F3F29" w14:textId="35DACA01" w:rsidR="006A624E" w:rsidRDefault="002327E0" w:rsidP="00A06F40">
      <w:r>
        <w:tab/>
        <w:t>Finally, the manipulation of delay in RS blocks did not affect performance</w:t>
      </w:r>
      <w:r w:rsidR="000A0933">
        <w:t>, consistent with our hypothesis</w:t>
      </w:r>
      <w:r>
        <w:t xml:space="preserve">. Although the evidence for this conclusion was often anecdotal, the EMG data did not show </w:t>
      </w:r>
      <w:r w:rsidR="00E262FB">
        <w:t xml:space="preserve">the </w:t>
      </w:r>
      <w:r>
        <w:t xml:space="preserve">classic markers of temporal preparation </w:t>
      </w:r>
      <w:r>
        <w:fldChar w:fldCharType="begin"/>
      </w:r>
      <w:r>
        <w:instrText xml:space="preserve"> ADDIN ZOTERO_ITEM CSL_CITATION {"citationID":"T1KyYgrS","properties":{"formattedCitation":"(Hasbroucq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fldChar w:fldCharType="separate"/>
      </w:r>
      <w:r w:rsidRPr="006F0ADA">
        <w:t>(Hasbroucq et al., 1995; Tandonnet et al., 2003)</w:t>
      </w:r>
      <w:r>
        <w:fldChar w:fldCharType="end"/>
      </w:r>
      <w:r w:rsidR="00E262FB">
        <w:t xml:space="preserve">. </w:t>
      </w:r>
      <w:r w:rsidR="005E10B4">
        <w:t xml:space="preserve">Therefore, a modulation of the </w:t>
      </w:r>
      <w:r w:rsidR="00F51DE4">
        <w:t xml:space="preserve">memory </w:t>
      </w:r>
      <w:r w:rsidR="005E10B4">
        <w:t>delay</w:t>
      </w:r>
      <w:r w:rsidR="00E262FB">
        <w:t xml:space="preserve"> in the context of the present experiment</w:t>
      </w:r>
      <w:r w:rsidR="00E84F5A">
        <w:t xml:space="preserve"> does not appear to </w:t>
      </w:r>
      <w:r w:rsidR="005E10B4">
        <w:t>require any a</w:t>
      </w:r>
      <w:r w:rsidR="00E262FB">
        <w:t>dditional processing assumption</w:t>
      </w:r>
      <w:r w:rsidR="00E84F5A">
        <w:t xml:space="preserve"> within GCD</w:t>
      </w:r>
      <w:r w:rsidR="00E84F5A" w:rsidRPr="001535B8">
        <w:rPr>
          <w:vertAlign w:val="subscript"/>
        </w:rPr>
        <w:t>RS</w:t>
      </w:r>
      <w:r w:rsidR="00E262FB">
        <w:t>.</w:t>
      </w:r>
    </w:p>
    <w:p w14:paraId="7C34D97F" w14:textId="77777777" w:rsidR="002B7477" w:rsidRDefault="002B7477" w:rsidP="00521C94">
      <w:pPr>
        <w:pStyle w:val="Titre1"/>
        <w:sectPr w:rsidR="002B7477">
          <w:pgSz w:w="11906" w:h="16838"/>
          <w:pgMar w:top="1417" w:right="1417" w:bottom="1417" w:left="1417" w:header="708" w:footer="708" w:gutter="0"/>
          <w:cols w:space="708"/>
          <w:docGrid w:linePitch="360"/>
        </w:sectPr>
      </w:pPr>
    </w:p>
    <w:p w14:paraId="0AB47BC2" w14:textId="4ADC0A98" w:rsidR="00132565" w:rsidRPr="00A06F40" w:rsidRDefault="00094E79" w:rsidP="00521C94">
      <w:pPr>
        <w:pStyle w:val="Titre1"/>
      </w:pPr>
      <w:r w:rsidRPr="00A06F40">
        <w:lastRenderedPageBreak/>
        <w:t>Experiment 2</w:t>
      </w:r>
    </w:p>
    <w:p w14:paraId="238D874A" w14:textId="77777777" w:rsidR="002D475B" w:rsidRDefault="00132565" w:rsidP="00A06F40">
      <w:r w:rsidRPr="00C02BCE">
        <w:tab/>
      </w:r>
      <w:r w:rsidR="003E2DAB" w:rsidRPr="00C02BCE">
        <w:t>Experiment 2</w:t>
      </w:r>
      <w:r w:rsidRPr="00C02BCE">
        <w:t xml:space="preserve"> was designed to test a </w:t>
      </w:r>
      <w:r w:rsidR="009E2DB4" w:rsidRPr="00C02BCE">
        <w:t>second</w:t>
      </w:r>
      <w:r w:rsidRPr="00C02BCE">
        <w:t xml:space="preserve"> set of predictions from</w:t>
      </w:r>
      <w:r w:rsidR="005A5E9D" w:rsidRPr="00C02BCE">
        <w:t xml:space="preserve"> GCD</w:t>
      </w:r>
      <w:r w:rsidR="005A5E9D" w:rsidRPr="00C02BCE">
        <w:rPr>
          <w:vertAlign w:val="subscript"/>
        </w:rPr>
        <w:t>RS</w:t>
      </w:r>
      <w:r w:rsidR="005A5E9D" w:rsidRPr="00C02BCE">
        <w:t xml:space="preserve"> </w:t>
      </w:r>
      <w:r w:rsidR="003E2DAB" w:rsidRPr="00C02BCE">
        <w:t xml:space="preserve">when the duration of stimulus presentation is manipulated. Experiment 2 was thus </w:t>
      </w:r>
      <w:proofErr w:type="gramStart"/>
      <w:r w:rsidR="003E2DAB" w:rsidRPr="00C02BCE">
        <w:t>similar to</w:t>
      </w:r>
      <w:proofErr w:type="gramEnd"/>
      <w:r w:rsidR="003E2DAB" w:rsidRPr="00C02BCE">
        <w:t xml:space="preserve"> RS blocks </w:t>
      </w:r>
      <w:r w:rsidR="00035A2D">
        <w:t>from Experiment 1 except that (1</w:t>
      </w:r>
      <w:r w:rsidR="003E2DAB" w:rsidRPr="00C02BCE">
        <w:t xml:space="preserve">) stimulus </w:t>
      </w:r>
      <w:r w:rsidR="00F5727B">
        <w:t xml:space="preserve">presentation </w:t>
      </w:r>
      <w:r w:rsidR="003E2DAB" w:rsidRPr="00C02BCE">
        <w:t xml:space="preserve">duration was manipulated across </w:t>
      </w:r>
      <w:r w:rsidR="008A30A6" w:rsidRPr="00C02BCE">
        <w:t>three</w:t>
      </w:r>
      <w:r w:rsidR="003E2DAB" w:rsidRPr="00C02BCE">
        <w:t xml:space="preserve"> levels (</w:t>
      </w:r>
      <w:r w:rsidR="00035A2D">
        <w:t>0.3 vs. 1</w:t>
      </w:r>
      <w:r w:rsidR="00C06EAF" w:rsidRPr="00C02BCE">
        <w:t xml:space="preserve"> vs. 2 s) within each block</w:t>
      </w:r>
      <w:r w:rsidR="003E2DAB" w:rsidRPr="00C02BCE">
        <w:t xml:space="preserve"> </w:t>
      </w:r>
      <w:r w:rsidR="006A4DAA">
        <w:t>and (2</w:t>
      </w:r>
      <w:r w:rsidR="00C06EAF" w:rsidRPr="00C02BCE">
        <w:t>) the delay between stimulus offset and RS onset was fixed at 3 s. No FR blocks were incorporated.</w:t>
      </w:r>
      <w:r w:rsidR="006A4DAA">
        <w:t xml:space="preserve"> </w:t>
      </w:r>
    </w:p>
    <w:p w14:paraId="7260072B" w14:textId="202B5AA0" w:rsidR="002D475B" w:rsidRPr="00A06F40" w:rsidRDefault="002D475B" w:rsidP="00A92CF5">
      <w:pPr>
        <w:pStyle w:val="Titre2"/>
      </w:pPr>
      <w:r w:rsidRPr="00A06F40">
        <w:t>Predictions</w:t>
      </w:r>
    </w:p>
    <w:p w14:paraId="43C70F33" w14:textId="246A0B4A" w:rsidR="00882708" w:rsidRPr="00882708" w:rsidRDefault="002D475B" w:rsidP="003628F4">
      <w:r>
        <w:tab/>
      </w:r>
      <w:r w:rsidR="00C91958">
        <w:t>A</w:t>
      </w:r>
      <w:r w:rsidR="00DA631D">
        <w:t xml:space="preserve"> reduction in</w:t>
      </w:r>
      <w:r w:rsidR="006C4EBB">
        <w:t xml:space="preserve"> stimulus duration should increase the proportion </w:t>
      </w:r>
      <w:r w:rsidR="00DA631D">
        <w:t>of trials in</w:t>
      </w:r>
      <w:r w:rsidR="00F71D06" w:rsidRPr="00C02BCE">
        <w:t xml:space="preserve"> which evidence accumulation trajectories in phase 1 do not reach the threshold</w:t>
      </w:r>
      <w:r w:rsidR="003A4D75">
        <w:t xml:space="preserve">. Consequently, the average level of </w:t>
      </w:r>
      <w:r w:rsidR="00E45EC0">
        <w:t>sustained activity at the motor preparation level</w:t>
      </w:r>
      <w:r w:rsidR="00BF0C38">
        <w:t xml:space="preserve"> during the delay</w:t>
      </w:r>
      <w:r w:rsidR="00E45EC0">
        <w:t xml:space="preserve"> </w:t>
      </w:r>
      <w:r w:rsidR="003A4D75">
        <w:t>should decrease as stimulus duration decreases</w:t>
      </w:r>
      <w:r w:rsidR="00E53B5A">
        <w:t>, lead</w:t>
      </w:r>
      <w:r w:rsidR="00BF0C38">
        <w:t>ing</w:t>
      </w:r>
      <w:r w:rsidR="00E53B5A">
        <w:t xml:space="preserve"> to three predictions. First, accuracy should dec</w:t>
      </w:r>
      <w:r w:rsidR="00BF0C38">
        <w:t>r</w:t>
      </w:r>
      <w:r w:rsidR="00E53B5A">
        <w:t xml:space="preserve">ease </w:t>
      </w:r>
      <w:r w:rsidR="00294A70">
        <w:t>as stim</w:t>
      </w:r>
      <w:r w:rsidR="00302B7A">
        <w:t xml:space="preserve">ulus </w:t>
      </w:r>
      <w:r w:rsidR="00CA13E9">
        <w:t>duration</w:t>
      </w:r>
      <w:r w:rsidR="00294A70">
        <w:t xml:space="preserve"> decreases</w:t>
      </w:r>
      <w:r w:rsidR="00EE110F">
        <w:t>.</w:t>
      </w:r>
      <w:r w:rsidR="00290696" w:rsidRPr="00290696">
        <w:t xml:space="preserve"> </w:t>
      </w:r>
      <w:r w:rsidR="00290696">
        <w:t xml:space="preserve">This modulation </w:t>
      </w:r>
      <w:r w:rsidR="00D14C3E">
        <w:t>may</w:t>
      </w:r>
      <w:r w:rsidR="00290696">
        <w:t xml:space="preserve"> be most apparent in the intermediate (11 %) coherence condition, due to </w:t>
      </w:r>
      <w:r w:rsidR="00294576">
        <w:t xml:space="preserve">potential </w:t>
      </w:r>
      <w:r w:rsidR="00290696">
        <w:t>floor and ceiling effects in the 2 % and 40 % coherence conditions respectively.</w:t>
      </w:r>
      <w:r w:rsidR="004D372E">
        <w:t xml:space="preserve"> </w:t>
      </w:r>
      <w:r w:rsidR="00CA13E9">
        <w:t xml:space="preserve">Second, the rate of partial muscle activation in the EMG channel associated with the response during the delay should decrease as stimulus duration decreases. </w:t>
      </w:r>
      <w:r w:rsidR="00E53B5A">
        <w:t>Finally,</w:t>
      </w:r>
      <w:r w:rsidR="00CA13E9">
        <w:t xml:space="preserve"> mean PMT should decrease as stimulus </w:t>
      </w:r>
      <w:r w:rsidR="00EE110F">
        <w:t>duration decreases, because the starting point for the second phase of evidence accumulation is located father away from</w:t>
      </w:r>
      <w:r w:rsidR="00E53B5A">
        <w:t xml:space="preserve"> the gate on average</w:t>
      </w:r>
      <w:r w:rsidR="00EE110F">
        <w:t xml:space="preserve">. </w:t>
      </w:r>
    </w:p>
    <w:p w14:paraId="542734CC" w14:textId="31DC649D" w:rsidR="00AD2AC8" w:rsidRPr="00A06F40" w:rsidRDefault="00AD2AC8" w:rsidP="00A92CF5">
      <w:pPr>
        <w:pStyle w:val="Titre2"/>
      </w:pPr>
      <w:r w:rsidRPr="00A06F40">
        <w:t>Method</w:t>
      </w:r>
    </w:p>
    <w:p w14:paraId="68AEEEB4" w14:textId="77777777" w:rsidR="002C3645" w:rsidRPr="00A06F40" w:rsidRDefault="002C3645" w:rsidP="00A92CF5">
      <w:pPr>
        <w:pStyle w:val="Titre3"/>
      </w:pPr>
      <w:r w:rsidRPr="00A06F40">
        <w:t>Participants</w:t>
      </w:r>
    </w:p>
    <w:p w14:paraId="41C34230" w14:textId="24BBDF5E" w:rsidR="002C3645" w:rsidRDefault="007679D0" w:rsidP="00A06F40">
      <w:r>
        <w:tab/>
      </w:r>
      <w:r w:rsidR="00B60740">
        <w:t>Twenty-two</w:t>
      </w:r>
      <w:r w:rsidR="006A4DAA">
        <w:t xml:space="preserve"> subjects </w:t>
      </w:r>
      <w:r w:rsidR="00B60740">
        <w:t xml:space="preserve">took part in </w:t>
      </w:r>
      <w:r w:rsidR="00F8230D">
        <w:t>Experiment 2</w:t>
      </w:r>
      <w:r w:rsidR="006B200E">
        <w:t xml:space="preserve"> (</w:t>
      </w:r>
      <w:r w:rsidR="006B200E" w:rsidRPr="006B200E">
        <w:t>3 men; mean age 21.04, range 20-23</w:t>
      </w:r>
      <w:r w:rsidR="006B200E">
        <w:t>)</w:t>
      </w:r>
      <w:r w:rsidR="00E40A48">
        <w:t xml:space="preserve"> in exchange for a 20 euros gift card. None of the participants had taken part in Experiment 1. Participants were students from the University of Franche-Comté recruited through online </w:t>
      </w:r>
      <w:r w:rsidR="00E40A48">
        <w:lastRenderedPageBreak/>
        <w:t xml:space="preserve">advertisement. Criteria for inclusion in the study were similar to those used in Experiment 1. Participants gave </w:t>
      </w:r>
      <w:r w:rsidR="00E40A48">
        <w:rPr>
          <w:color w:val="000000"/>
        </w:rPr>
        <w:t xml:space="preserve">written consent to participate. </w:t>
      </w:r>
      <w:r w:rsidR="00E40A48">
        <w:t>This study was approved by the ethical committee for research of the university (Agreement No. CERUBFC-2022-01-18-002).</w:t>
      </w:r>
    </w:p>
    <w:p w14:paraId="220FBA04" w14:textId="77777777" w:rsidR="005A194C" w:rsidRPr="00A06F40" w:rsidRDefault="005A194C" w:rsidP="00A92CF5">
      <w:pPr>
        <w:pStyle w:val="Titre3"/>
      </w:pPr>
      <w:r w:rsidRPr="00A06F40">
        <w:t>Apparatus</w:t>
      </w:r>
    </w:p>
    <w:p w14:paraId="69D0AC8A" w14:textId="24249BE8" w:rsidR="002752A0" w:rsidRDefault="005A194C" w:rsidP="00A06F40">
      <w:r>
        <w:tab/>
        <w:t>The apparatus was identical to Experiment 1.</w:t>
      </w:r>
    </w:p>
    <w:p w14:paraId="2D5C3932" w14:textId="77777777" w:rsidR="005A194C" w:rsidRPr="00A06F40" w:rsidRDefault="005A194C" w:rsidP="00A92CF5">
      <w:pPr>
        <w:pStyle w:val="Titre3"/>
      </w:pPr>
      <w:r w:rsidRPr="00A06F40">
        <w:t>Stimuli</w:t>
      </w:r>
    </w:p>
    <w:p w14:paraId="2B7DDF56" w14:textId="25B5E150" w:rsidR="005A194C" w:rsidRPr="005A194C" w:rsidRDefault="005A194C" w:rsidP="00A06F40">
      <w:r>
        <w:tab/>
        <w:t xml:space="preserve">Stimuli were identical to Experiment 1. </w:t>
      </w:r>
      <w:r w:rsidR="000531CF">
        <w:t>Participants completed 10 blocks of 90 trials, with self-paced breaks between bloc</w:t>
      </w:r>
      <w:r w:rsidR="006A2838">
        <w:t>k</w:t>
      </w:r>
      <w:r w:rsidR="000531CF">
        <w:t xml:space="preserve">s. </w:t>
      </w:r>
    </w:p>
    <w:p w14:paraId="20DDA981" w14:textId="17346C6C" w:rsidR="00FC3680" w:rsidRPr="00A06F40" w:rsidRDefault="00FC3680" w:rsidP="00A92CF5">
      <w:pPr>
        <w:pStyle w:val="Titre3"/>
      </w:pPr>
      <w:r w:rsidRPr="00A06F40">
        <w:t>Procedure</w:t>
      </w:r>
    </w:p>
    <w:p w14:paraId="0D5D54E2" w14:textId="179545D0" w:rsidR="00D74715" w:rsidRDefault="00D74715" w:rsidP="00A06F40">
      <w:pPr>
        <w:rPr>
          <w:color w:val="000000"/>
        </w:rPr>
      </w:pPr>
      <w:r>
        <w:tab/>
        <w:t>Participants completed 10 blocks of 90 trials, with self-paced breaks between bloc</w:t>
      </w:r>
      <w:r w:rsidR="006339F8">
        <w:t>k</w:t>
      </w:r>
      <w:r>
        <w:t xml:space="preserve">s. Blocks were </w:t>
      </w:r>
      <w:proofErr w:type="gramStart"/>
      <w:r>
        <w:t>similar to</w:t>
      </w:r>
      <w:proofErr w:type="gramEnd"/>
      <w:r>
        <w:t xml:space="preserve"> RS blocks in Experiment 1, except that (1) the delay between the offset of the stimulus and the onset of the RS was fixed at 3 s and (2) stimulus </w:t>
      </w:r>
      <w:r w:rsidR="006339F8">
        <w:t xml:space="preserve">presentation </w:t>
      </w:r>
      <w:r>
        <w:t>duration was manipulated within each block. Each trial was thus define</w:t>
      </w:r>
      <w:r w:rsidR="004413CF">
        <w:t xml:space="preserve">d by a factorial combination </w:t>
      </w:r>
      <w:r w:rsidRPr="0093619B">
        <w:t>of motion dir</w:t>
      </w:r>
      <w:r>
        <w:t xml:space="preserve">ection (leftward vs. rightward), </w:t>
      </w:r>
      <w:r w:rsidRPr="0093619B">
        <w:t>motion coherence (2 vs. 11 vs. 40 %)</w:t>
      </w:r>
      <w:r>
        <w:t>, and stimulus</w:t>
      </w:r>
      <w:r w:rsidR="000A3369">
        <w:t xml:space="preserve"> </w:t>
      </w:r>
      <w:r>
        <w:t xml:space="preserve">duration (0.3 vs. 1 vs. 2 s). Each trial type appeared the same number of times in a random order. The time course of each </w:t>
      </w:r>
      <w:r w:rsidR="0088648F">
        <w:t>trial is illustrated in Figure 4</w:t>
      </w:r>
      <w:r>
        <w:t xml:space="preserve">A. </w:t>
      </w:r>
      <w:r w:rsidRPr="00D74715">
        <w:t xml:space="preserve">Participants first completed </w:t>
      </w:r>
      <w:r>
        <w:t>a block of 18 practice trials (each</w:t>
      </w:r>
      <w:r w:rsidRPr="00D74715">
        <w:t xml:space="preserve"> </w:t>
      </w:r>
      <w:r>
        <w:t>stimulus type</w:t>
      </w:r>
      <w:r w:rsidRPr="00D74715">
        <w:t xml:space="preserve"> was presented </w:t>
      </w:r>
      <w:r>
        <w:t>once</w:t>
      </w:r>
      <w:r w:rsidRPr="00D74715">
        <w:t xml:space="preserve"> in a random order) before the experiment to ensure they understood the task.</w:t>
      </w:r>
      <w:r w:rsidR="000F6E5F" w:rsidRPr="000F6E5F">
        <w:rPr>
          <w:color w:val="000000"/>
        </w:rPr>
        <w:t xml:space="preserve"> </w:t>
      </w:r>
      <w:r w:rsidR="000F6E5F">
        <w:rPr>
          <w:color w:val="000000"/>
        </w:rPr>
        <w:t>Practice trials were discarded from analyses.</w:t>
      </w:r>
    </w:p>
    <w:p w14:paraId="149B6E36" w14:textId="77777777" w:rsidR="006E262D" w:rsidRPr="00C3729F" w:rsidRDefault="006E262D" w:rsidP="00A92CF5">
      <w:pPr>
        <w:pStyle w:val="Titre3"/>
      </w:pPr>
      <w:r>
        <w:t>EMG recording</w:t>
      </w:r>
      <w:r w:rsidRPr="00C3729F">
        <w:t xml:space="preserve"> and </w:t>
      </w:r>
      <w:r>
        <w:t>signal p</w:t>
      </w:r>
      <w:r w:rsidRPr="00C3729F">
        <w:t>rocessing</w:t>
      </w:r>
    </w:p>
    <w:p w14:paraId="10CD498B" w14:textId="77382F36" w:rsidR="006E262D" w:rsidRPr="006E262D" w:rsidRDefault="006E262D" w:rsidP="00A06F40">
      <w:r>
        <w:tab/>
        <w:t>EMG recording and signal processing were identical to Experiment 1 with one exception: signals were segmented from -0.3 s to 9 s relative to stimulus onset.</w:t>
      </w:r>
      <w:r w:rsidR="00B86E32">
        <w:t xml:space="preserve"> The </w:t>
      </w:r>
      <w:r w:rsidR="00B86E32">
        <w:lastRenderedPageBreak/>
        <w:t>percentage of trials in which EMG onsets could not be detected due to a high l</w:t>
      </w:r>
      <w:r w:rsidR="00B86E32" w:rsidRPr="008E1390">
        <w:t xml:space="preserve">evel of </w:t>
      </w:r>
      <w:r w:rsidR="00B86E32">
        <w:t xml:space="preserve">background </w:t>
      </w:r>
      <w:r w:rsidR="00B86E32" w:rsidRPr="008E1390">
        <w:t xml:space="preserve">noise </w:t>
      </w:r>
      <w:r w:rsidR="00B86E32">
        <w:t xml:space="preserve">was small </w:t>
      </w:r>
      <w:r w:rsidR="00B86E32" w:rsidRPr="008E1390">
        <w:t>(</w:t>
      </w:r>
      <w:r w:rsidR="00B86E32" w:rsidRPr="008E1390">
        <w:rPr>
          <w:i/>
        </w:rPr>
        <w:t>M</w:t>
      </w:r>
      <w:r w:rsidR="00B86E32">
        <w:t xml:space="preserve"> = 0.56%, range 0-2.63%).</w:t>
      </w:r>
    </w:p>
    <w:p w14:paraId="2F82DDC0" w14:textId="1C307CA9" w:rsidR="002752A0" w:rsidRPr="00A06F40" w:rsidRDefault="000477DC" w:rsidP="00A92CF5">
      <w:pPr>
        <w:pStyle w:val="Titre3"/>
      </w:pPr>
      <w:r w:rsidRPr="00A06F40">
        <w:t>Data analyses</w:t>
      </w:r>
    </w:p>
    <w:p w14:paraId="77265DC8" w14:textId="3CD360EB" w:rsidR="007D2C53" w:rsidRDefault="000477DC" w:rsidP="003628F4">
      <w:r>
        <w:tab/>
      </w:r>
      <w:r w:rsidRPr="000477DC">
        <w:t>Trials with a</w:t>
      </w:r>
      <w:r w:rsidR="0001418C">
        <w:t xml:space="preserve">nticipations (RTs &lt; 200 </w:t>
      </w:r>
      <w:proofErr w:type="spellStart"/>
      <w:r w:rsidR="0001418C">
        <w:t>ms</w:t>
      </w:r>
      <w:proofErr w:type="spellEnd"/>
      <w:r w:rsidR="0001418C">
        <w:t>; 0.39</w:t>
      </w:r>
      <w:r w:rsidRPr="000477DC">
        <w:t>%</w:t>
      </w:r>
      <w:r w:rsidR="0001418C">
        <w:t>), premature responses (0.04</w:t>
      </w:r>
      <w:r w:rsidRPr="000477DC">
        <w:t xml:space="preserve">%), or in which participants failed to respond </w:t>
      </w:r>
      <w:r w:rsidR="0001418C">
        <w:t>within the 4 s RT deadline (0.3</w:t>
      </w:r>
      <w:r w:rsidRPr="000477DC">
        <w:t>%) were excluded from analyses.</w:t>
      </w:r>
      <w:r w:rsidR="0001418C">
        <w:t xml:space="preserve"> The data were analyzed by using both frequentist and Bayesian repeated-measures ANOVAs, similar to Experiment 1. </w:t>
      </w:r>
    </w:p>
    <w:p w14:paraId="34EB5519" w14:textId="77777777" w:rsidR="00A92CF5" w:rsidRDefault="00A92CF5">
      <w:pPr>
        <w:spacing w:line="259" w:lineRule="auto"/>
        <w:outlineLvl w:val="9"/>
        <w:rPr>
          <w:b/>
          <w:bCs/>
        </w:rPr>
      </w:pPr>
      <w:r>
        <w:br w:type="page"/>
      </w:r>
    </w:p>
    <w:p w14:paraId="02785918" w14:textId="25792E20" w:rsidR="00FF7502" w:rsidRPr="00C80852" w:rsidRDefault="00FF7502" w:rsidP="00192B77">
      <w:pPr>
        <w:pStyle w:val="Titre2"/>
        <w:spacing w:after="0"/>
      </w:pPr>
      <w:r>
        <w:lastRenderedPageBreak/>
        <w:t>Figure 4</w:t>
      </w:r>
    </w:p>
    <w:p w14:paraId="5DFEA7C9" w14:textId="77777777" w:rsidR="00FF7502" w:rsidRDefault="00FF7502" w:rsidP="00A92CF5">
      <w:r>
        <w:t>Empirical design and results of Experiment 2</w:t>
      </w:r>
    </w:p>
    <w:p w14:paraId="0D77C176" w14:textId="77777777" w:rsidR="00FF7502" w:rsidRDefault="00FF7502" w:rsidP="003628F4">
      <w:r>
        <w:rPr>
          <w:noProof/>
          <w:lang w:val="fr-FR" w:eastAsia="fr-FR"/>
        </w:rPr>
        <w:drawing>
          <wp:inline distT="0" distB="0" distL="0" distR="0" wp14:anchorId="73F97BB7" wp14:editId="450C0B6C">
            <wp:extent cx="5760720" cy="5753735"/>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ure 4 design result experiment 2.tif"/>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5753735"/>
                    </a:xfrm>
                    <a:prstGeom prst="rect">
                      <a:avLst/>
                    </a:prstGeom>
                  </pic:spPr>
                </pic:pic>
              </a:graphicData>
            </a:graphic>
          </wp:inline>
        </w:drawing>
      </w:r>
    </w:p>
    <w:p w14:paraId="1648DE2E" w14:textId="2E039C31" w:rsidR="00D31FA8" w:rsidRPr="00A92CF5" w:rsidRDefault="00FF7502" w:rsidP="00A92CF5">
      <w:pPr>
        <w:spacing w:line="276" w:lineRule="auto"/>
        <w:rPr>
          <w:iCs/>
          <w:sz w:val="22"/>
          <w:szCs w:val="22"/>
        </w:rPr>
      </w:pPr>
      <w:r w:rsidRPr="00A06F40">
        <w:rPr>
          <w:rStyle w:val="Accentuationlgre"/>
          <w:i/>
          <w:iCs w:val="0"/>
        </w:rPr>
        <w:t>Note.</w:t>
      </w:r>
      <w:r w:rsidRPr="00A06F40">
        <w:rPr>
          <w:rStyle w:val="Accentuationlgre"/>
        </w:rPr>
        <w:t xml:space="preserve"> (A) Structure of a trial, see text for details. (B) Proportion of correct responses, mean RT, mean PMT, and mean MT for each condition. (C) Muscle activation leading to the response for each condition averaged across subjects. EMG signals are time-locked to the onset of muscle activation, and are normalized with respect to the peak amplitude (detected for each subject on the response-locked EMG 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13" w:author="GAJDOS Thibault" w:date="2024-11-12T13:52:00Z" w16du:dateUtc="2024-11-12T12:52:00Z">
        <w:r w:rsidRPr="00A06F40" w:rsidDel="000F779E">
          <w:rPr>
            <w:rStyle w:val="Accentuationlgre"/>
          </w:rPr>
          <w:delText xml:space="preserve">rising </w:delText>
        </w:r>
      </w:del>
      <w:r w:rsidRPr="00A06F40">
        <w:rPr>
          <w:rStyle w:val="Accentuationlgre"/>
        </w:rPr>
        <w:t xml:space="preserve">slope of muscle activation for each condition, computed using linear regression in the 100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RT: reaction time; PMT: premotor time; MT: motor time; EMG: electromyography.</w:t>
      </w:r>
    </w:p>
    <w:p w14:paraId="48573245" w14:textId="77777777" w:rsidR="002B7477" w:rsidRDefault="002B7477" w:rsidP="00A92CF5">
      <w:pPr>
        <w:pStyle w:val="Titre2"/>
        <w:sectPr w:rsidR="002B7477">
          <w:pgSz w:w="11906" w:h="16838"/>
          <w:pgMar w:top="1417" w:right="1417" w:bottom="1417" w:left="1417" w:header="708" w:footer="708" w:gutter="0"/>
          <w:cols w:space="708"/>
          <w:docGrid w:linePitch="360"/>
        </w:sectPr>
      </w:pPr>
    </w:p>
    <w:p w14:paraId="2B1B6973" w14:textId="528F91D4" w:rsidR="00663DF4" w:rsidRPr="00A06F40" w:rsidRDefault="00663DF4" w:rsidP="00A92CF5">
      <w:pPr>
        <w:pStyle w:val="Titre2"/>
      </w:pPr>
      <w:r w:rsidRPr="00A06F40">
        <w:lastRenderedPageBreak/>
        <w:t>Results</w:t>
      </w:r>
    </w:p>
    <w:p w14:paraId="16ADD3B7" w14:textId="77777777" w:rsidR="0088648F" w:rsidRPr="00A06F40" w:rsidRDefault="0088648F" w:rsidP="00A92CF5">
      <w:pPr>
        <w:pStyle w:val="Titre3"/>
      </w:pPr>
      <w:r w:rsidRPr="00A06F40">
        <w:t xml:space="preserve">Response accuracy </w:t>
      </w:r>
    </w:p>
    <w:p w14:paraId="31615206" w14:textId="25751C7B" w:rsidR="002653A0" w:rsidRDefault="0088648F" w:rsidP="00A06F40">
      <w:r>
        <w:tab/>
      </w:r>
      <w:r w:rsidRPr="0088648F">
        <w:t>The proportion of correct responses in each condition averaged across subjects is</w:t>
      </w:r>
      <w:r>
        <w:t xml:space="preserve"> shown in Figure </w:t>
      </w:r>
      <w:r w:rsidR="002B5D21">
        <w:t>4</w:t>
      </w:r>
      <w:r w:rsidRPr="0088648F">
        <w:t>B.</w:t>
      </w:r>
      <w:r w:rsidR="00302B7A" w:rsidRPr="00302B7A">
        <w:rPr>
          <w:color w:val="000000" w:themeColor="text1"/>
        </w:rPr>
        <w:t xml:space="preserve"> </w:t>
      </w:r>
      <w:r w:rsidR="00302B7A">
        <w:rPr>
          <w:color w:val="000000" w:themeColor="text1"/>
        </w:rPr>
        <w:t xml:space="preserve">An ANOVA with </w:t>
      </w:r>
      <w:r w:rsidR="00302B7A" w:rsidRPr="0093619B">
        <w:t>motion coherence (2 vs. 11 vs. 40 %)</w:t>
      </w:r>
      <w:r w:rsidR="00242020">
        <w:t xml:space="preserve"> and stimulus duration </w:t>
      </w:r>
      <w:r w:rsidR="00242020">
        <w:rPr>
          <w:color w:val="000000" w:themeColor="text1"/>
        </w:rPr>
        <w:t xml:space="preserve">(0.3 vs. 1 vs. 2 s) showed </w:t>
      </w:r>
      <w:r w:rsidR="00242020">
        <w:t xml:space="preserve">an interaction between the two factors, </w:t>
      </w:r>
      <w:proofErr w:type="gramStart"/>
      <w:r w:rsidR="00B11272" w:rsidRPr="000A5D79">
        <w:rPr>
          <w:i/>
        </w:rPr>
        <w:t>F</w:t>
      </w:r>
      <w:r w:rsidR="00B11272">
        <w:t>(</w:t>
      </w:r>
      <w:proofErr w:type="gramEnd"/>
      <w:r w:rsidR="00B11272">
        <w:t>3.72, 78.05</w:t>
      </w:r>
      <w:r w:rsidR="00B11272" w:rsidRPr="000A5D79">
        <w:t xml:space="preserve">) = </w:t>
      </w:r>
      <w:r w:rsidR="00B11272">
        <w:t>3.90</w:t>
      </w:r>
      <w:r w:rsidR="00B11272" w:rsidRPr="000A5D79">
        <w:t xml:space="preserve">, </w:t>
      </w:r>
      <w:r w:rsidR="00B11272" w:rsidRPr="000A5D79">
        <w:rPr>
          <w:i/>
        </w:rPr>
        <w:t xml:space="preserve">p </w:t>
      </w:r>
      <w:r w:rsidR="00B11272">
        <w:t xml:space="preserve">= .006, </w:t>
      </w:r>
      <w:r w:rsidR="00B11272" w:rsidRPr="006D744C">
        <w:rPr>
          <w:i/>
        </w:rPr>
        <w:t>η</w:t>
      </w:r>
      <w:r w:rsidR="00B11272" w:rsidRPr="006D744C">
        <w:rPr>
          <w:i/>
          <w:vertAlign w:val="subscript"/>
        </w:rPr>
        <w:t>p</w:t>
      </w:r>
      <w:r w:rsidR="00B11272" w:rsidRPr="006D744C">
        <w:rPr>
          <w:i/>
          <w:vertAlign w:val="superscript"/>
        </w:rPr>
        <w:t>2</w:t>
      </w:r>
      <w:r w:rsidR="00B11272">
        <w:t xml:space="preserve"> = .16, </w:t>
      </w:r>
      <w:proofErr w:type="spellStart"/>
      <w:r w:rsidR="00B11272" w:rsidRPr="006D744C">
        <w:rPr>
          <w:i/>
        </w:rPr>
        <w:t>BF</w:t>
      </w:r>
      <w:r w:rsidR="00B11272" w:rsidRPr="006D744C">
        <w:rPr>
          <w:i/>
          <w:vertAlign w:val="subscript"/>
        </w:rPr>
        <w:t>incl</w:t>
      </w:r>
      <w:proofErr w:type="spellEnd"/>
      <w:r w:rsidR="00B11272">
        <w:t xml:space="preserve"> = 8.83 (strong</w:t>
      </w:r>
      <w:r w:rsidR="00B11272" w:rsidRPr="000A5D79">
        <w:t xml:space="preserve"> evidence for H</w:t>
      </w:r>
      <w:r w:rsidR="00B11272" w:rsidRPr="00667F87">
        <w:rPr>
          <w:vertAlign w:val="subscript"/>
        </w:rPr>
        <w:t>1</w:t>
      </w:r>
      <w:r w:rsidR="00B11272" w:rsidRPr="000A5D79">
        <w:t>)</w:t>
      </w:r>
      <w:r w:rsidR="00B11272">
        <w:t>.</w:t>
      </w:r>
      <w:r w:rsidR="00B11272" w:rsidRPr="00B11272">
        <w:t xml:space="preserve"> </w:t>
      </w:r>
      <w:r w:rsidR="00B11272">
        <w:t xml:space="preserve">Accuracy decreased as motion coherence decreased. </w:t>
      </w:r>
      <w:r w:rsidR="00364F1E">
        <w:t xml:space="preserve">Accuracy was also lower in the 0.3 s compared to 1 s and 2 s stimulus duration conditions, and this effect was apparent in the 11 % coherence condition only, consistent with </w:t>
      </w:r>
      <w:r w:rsidR="00364F1E" w:rsidRPr="00C02BCE">
        <w:rPr>
          <w:color w:val="000000" w:themeColor="text1"/>
        </w:rPr>
        <w:t>GCD</w:t>
      </w:r>
      <w:r w:rsidR="00364F1E" w:rsidRPr="00C02BCE">
        <w:rPr>
          <w:color w:val="000000" w:themeColor="text1"/>
          <w:vertAlign w:val="subscript"/>
        </w:rPr>
        <w:t>RS</w:t>
      </w:r>
      <w:r w:rsidR="00364F1E">
        <w:rPr>
          <w:color w:val="000000" w:themeColor="text1"/>
        </w:rPr>
        <w:t xml:space="preserve">. </w:t>
      </w:r>
      <w:r w:rsidR="00364F1E">
        <w:t xml:space="preserve">Note, however, that accuracy did not differ between 1 s and 2 s stimulus duration conditions at the 11 % coherence level (post-hoc pairwise comparison corrected with Holm's procedure: </w:t>
      </w:r>
      <w:r w:rsidR="00364F1E" w:rsidRPr="009B113E">
        <w:rPr>
          <w:i/>
        </w:rPr>
        <w:t>p</w:t>
      </w:r>
      <w:r w:rsidR="00364F1E">
        <w:t xml:space="preserve"> = 1), possibly due to a ceiling effect. </w:t>
      </w:r>
    </w:p>
    <w:p w14:paraId="3F8AE403" w14:textId="7E925FC9" w:rsidR="00DC3424" w:rsidRPr="00A06F40" w:rsidRDefault="00DC3424" w:rsidP="00A92CF5">
      <w:pPr>
        <w:pStyle w:val="Titre3"/>
      </w:pPr>
      <w:r w:rsidRPr="00A06F40">
        <w:t>Slope of muscle activation and mean MT</w:t>
      </w:r>
    </w:p>
    <w:p w14:paraId="06F3A0D3" w14:textId="6C9BB247" w:rsidR="00504FCB" w:rsidRDefault="00DC3424" w:rsidP="00A06F40">
      <w:r>
        <w:tab/>
      </w:r>
      <w:r w:rsidRPr="008C5DD7">
        <w:t>The slope of muscle activation</w:t>
      </w:r>
      <w:r>
        <w:t xml:space="preserve"> (estimated </w:t>
      </w:r>
      <w:r w:rsidR="00502BD0">
        <w:t>using linear regression in the 10</w:t>
      </w:r>
      <w:r>
        <w:t xml:space="preserve">0 </w:t>
      </w:r>
      <w:proofErr w:type="spellStart"/>
      <w:r>
        <w:t>ms</w:t>
      </w:r>
      <w:proofErr w:type="spellEnd"/>
      <w:r>
        <w:t xml:space="preserve"> window </w:t>
      </w:r>
      <w:r w:rsidR="00502BD0">
        <w:t>from</w:t>
      </w:r>
      <w:r>
        <w:t xml:space="preserve"> the onset of muscle activation</w:t>
      </w:r>
      <w:r w:rsidR="00502BD0">
        <w:t xml:space="preserve"> to the peak amplitude</w:t>
      </w:r>
      <w:r>
        <w:t>) and mean MT in each condition averaged across subjects are presented in Figure 4B and 4C</w:t>
      </w:r>
      <w:r w:rsidR="007E78C6">
        <w:t xml:space="preserve"> respectively</w:t>
      </w:r>
      <w:r>
        <w:t xml:space="preserve">. An ANOVA computed on mean MT with </w:t>
      </w:r>
      <w:r w:rsidRPr="0093619B">
        <w:t>motion coherence (2 vs. 11 vs. 40 %)</w:t>
      </w:r>
      <w:r>
        <w:t xml:space="preserve"> and stimulus duration </w:t>
      </w:r>
      <w:r>
        <w:rPr>
          <w:color w:val="000000" w:themeColor="text1"/>
        </w:rPr>
        <w:t>(0.3 vs. 1 vs. 2 s) as factors s</w:t>
      </w:r>
      <w:r w:rsidR="0065207B">
        <w:rPr>
          <w:color w:val="000000" w:themeColor="text1"/>
        </w:rPr>
        <w:t>uggested</w:t>
      </w:r>
      <w:r>
        <w:rPr>
          <w:color w:val="000000" w:themeColor="text1"/>
        </w:rPr>
        <w:t xml:space="preserve"> no effect of motion coherence, </w:t>
      </w:r>
      <w:r w:rsidRPr="000A5D79">
        <w:rPr>
          <w:i/>
        </w:rPr>
        <w:t>F</w:t>
      </w:r>
      <w:r>
        <w:t xml:space="preserve">(1.48, 31.16) = 2.57, </w:t>
      </w:r>
      <w:r w:rsidRPr="005143B7">
        <w:rPr>
          <w:i/>
        </w:rPr>
        <w:t>p</w:t>
      </w:r>
      <w:r>
        <w:t xml:space="preserve"> = .11, though </w:t>
      </w:r>
      <w:r w:rsidR="0065207B">
        <w:t xml:space="preserve">the Bayes factor could not distinguish between </w:t>
      </w:r>
      <w:r w:rsidRPr="000A5D79">
        <w:t>H</w:t>
      </w:r>
      <w:r>
        <w:rPr>
          <w:vertAlign w:val="subscript"/>
        </w:rPr>
        <w:t>0</w:t>
      </w:r>
      <w:r>
        <w:t xml:space="preserve"> </w:t>
      </w:r>
      <w:r w:rsidR="0065207B">
        <w:t xml:space="preserve">and </w:t>
      </w:r>
      <w:r w:rsidR="0065207B" w:rsidRPr="0065207B">
        <w:t>H</w:t>
      </w:r>
      <w:r w:rsidR="0065207B" w:rsidRPr="0065207B">
        <w:rPr>
          <w:vertAlign w:val="subscript"/>
        </w:rPr>
        <w:t>1</w:t>
      </w:r>
      <w:r w:rsidR="0065207B">
        <w:t xml:space="preserve"> </w:t>
      </w:r>
      <w:r>
        <w:t>(</w:t>
      </w:r>
      <w:proofErr w:type="spellStart"/>
      <w:r w:rsidRPr="006D744C">
        <w:rPr>
          <w:i/>
        </w:rPr>
        <w:t>BF</w:t>
      </w:r>
      <w:r w:rsidRPr="006D744C">
        <w:rPr>
          <w:i/>
          <w:vertAlign w:val="subscript"/>
        </w:rPr>
        <w:t>incl</w:t>
      </w:r>
      <w:proofErr w:type="spellEnd"/>
      <w:r w:rsidR="0065207B">
        <w:t xml:space="preserve"> = 1.02</w:t>
      </w:r>
      <w:r>
        <w:t>).</w:t>
      </w:r>
      <w:r w:rsidR="00504FCB">
        <w:t xml:space="preserve"> The effect of stimulus duration and the interaction between the two factors were not significant, </w:t>
      </w:r>
      <w:proofErr w:type="gramStart"/>
      <w:r w:rsidR="00504FCB" w:rsidRPr="000A5D79">
        <w:rPr>
          <w:i/>
        </w:rPr>
        <w:t>F</w:t>
      </w:r>
      <w:r w:rsidR="00504FCB">
        <w:t>(</w:t>
      </w:r>
      <w:proofErr w:type="gramEnd"/>
      <w:r w:rsidR="00504FCB">
        <w:t xml:space="preserve">2, 42) &lt; 1, </w:t>
      </w:r>
      <w:proofErr w:type="spellStart"/>
      <w:r w:rsidR="00504FCB" w:rsidRPr="006D744C">
        <w:rPr>
          <w:i/>
        </w:rPr>
        <w:t>BF</w:t>
      </w:r>
      <w:r w:rsidR="00504FCB" w:rsidRPr="006D744C">
        <w:rPr>
          <w:i/>
          <w:vertAlign w:val="subscript"/>
        </w:rPr>
        <w:t>incl</w:t>
      </w:r>
      <w:proofErr w:type="spellEnd"/>
      <w:r w:rsidR="00504FCB">
        <w:t xml:space="preserve"> = 0.15 (substantial</w:t>
      </w:r>
      <w:r w:rsidR="00504FCB" w:rsidRPr="000A5D79">
        <w:t xml:space="preserve"> evidence for H</w:t>
      </w:r>
      <w:r w:rsidR="00504FCB">
        <w:rPr>
          <w:vertAlign w:val="subscript"/>
        </w:rPr>
        <w:t>0</w:t>
      </w:r>
      <w:r w:rsidR="00504FCB" w:rsidRPr="000A5D79">
        <w:t>)</w:t>
      </w:r>
      <w:r w:rsidR="00504FCB">
        <w:t xml:space="preserve"> and </w:t>
      </w:r>
      <w:r w:rsidR="00504FCB" w:rsidRPr="000A5D79">
        <w:rPr>
          <w:i/>
        </w:rPr>
        <w:t>F</w:t>
      </w:r>
      <w:r w:rsidR="00504FCB">
        <w:t xml:space="preserve">(4, 84) = 1.65, </w:t>
      </w:r>
      <w:r w:rsidR="00504FCB" w:rsidRPr="005143B7">
        <w:rPr>
          <w:i/>
        </w:rPr>
        <w:t>p</w:t>
      </w:r>
      <w:r w:rsidR="00504FCB">
        <w:t xml:space="preserve"> = .17, </w:t>
      </w:r>
      <w:proofErr w:type="spellStart"/>
      <w:r w:rsidR="00504FCB" w:rsidRPr="006D744C">
        <w:rPr>
          <w:i/>
        </w:rPr>
        <w:t>BF</w:t>
      </w:r>
      <w:r w:rsidR="00504FCB" w:rsidRPr="006D744C">
        <w:rPr>
          <w:i/>
          <w:vertAlign w:val="subscript"/>
        </w:rPr>
        <w:t>incl</w:t>
      </w:r>
      <w:proofErr w:type="spellEnd"/>
      <w:r w:rsidR="00504FCB">
        <w:t xml:space="preserve"> = 0.39 (anecdotal</w:t>
      </w:r>
      <w:r w:rsidR="00504FCB" w:rsidRPr="000A5D79">
        <w:t xml:space="preserve"> evidence for H</w:t>
      </w:r>
      <w:r w:rsidR="00504FCB">
        <w:rPr>
          <w:vertAlign w:val="subscript"/>
        </w:rPr>
        <w:t>0</w:t>
      </w:r>
      <w:r w:rsidR="00504FCB" w:rsidRPr="000A5D79">
        <w:t>)</w:t>
      </w:r>
      <w:r w:rsidR="00504FCB">
        <w:t>.</w:t>
      </w:r>
    </w:p>
    <w:p w14:paraId="16C9600E" w14:textId="70BA02D5" w:rsidR="00B67DBF" w:rsidRDefault="00504FCB" w:rsidP="00A06F40">
      <w:r>
        <w:tab/>
      </w:r>
      <w:r w:rsidRPr="00504FCB">
        <w:t>We next performed the same analys</w:t>
      </w:r>
      <w:r w:rsidR="00FC709A">
        <w:t>i</w:t>
      </w:r>
      <w:r w:rsidRPr="00504FCB">
        <w:t>s on the slope of muscle activation.</w:t>
      </w:r>
      <w:r w:rsidR="00FC709A">
        <w:t xml:space="preserve"> The ANOVA </w:t>
      </w:r>
      <w:r w:rsidR="00FC709A">
        <w:rPr>
          <w:color w:val="000000" w:themeColor="text1"/>
        </w:rPr>
        <w:t xml:space="preserve">showed </w:t>
      </w:r>
      <w:r w:rsidR="00604CF1">
        <w:t>a</w:t>
      </w:r>
      <w:r w:rsidR="00B67DBF">
        <w:t xml:space="preserve"> reliable effect of coherence, </w:t>
      </w:r>
      <w:proofErr w:type="gramStart"/>
      <w:r w:rsidR="00B67DBF" w:rsidRPr="000A5D79">
        <w:rPr>
          <w:i/>
        </w:rPr>
        <w:t>F</w:t>
      </w:r>
      <w:r w:rsidR="00B67DBF">
        <w:t>(</w:t>
      </w:r>
      <w:proofErr w:type="gramEnd"/>
      <w:r w:rsidR="00B67DBF">
        <w:t>1.52, 31.88) = 5.35</w:t>
      </w:r>
      <w:r w:rsidR="00B67DBF" w:rsidRPr="000A5D79">
        <w:t xml:space="preserve">, </w:t>
      </w:r>
      <w:r w:rsidR="00B67DBF" w:rsidRPr="000A5D79">
        <w:rPr>
          <w:i/>
        </w:rPr>
        <w:t xml:space="preserve">p </w:t>
      </w:r>
      <w:r w:rsidR="00B67DBF">
        <w:t xml:space="preserve">= .02, </w:t>
      </w:r>
      <w:r w:rsidR="00B67DBF" w:rsidRPr="006D744C">
        <w:rPr>
          <w:i/>
        </w:rPr>
        <w:t>η</w:t>
      </w:r>
      <w:r w:rsidR="00B67DBF" w:rsidRPr="006D744C">
        <w:rPr>
          <w:i/>
          <w:vertAlign w:val="subscript"/>
        </w:rPr>
        <w:t>p</w:t>
      </w:r>
      <w:r w:rsidR="00B67DBF" w:rsidRPr="006D744C">
        <w:rPr>
          <w:i/>
          <w:vertAlign w:val="superscript"/>
        </w:rPr>
        <w:t>2</w:t>
      </w:r>
      <w:r w:rsidR="00B67DBF">
        <w:t xml:space="preserve"> = .20, </w:t>
      </w:r>
      <w:proofErr w:type="spellStart"/>
      <w:r w:rsidR="00B67DBF" w:rsidRPr="006D744C">
        <w:rPr>
          <w:i/>
        </w:rPr>
        <w:t>BF</w:t>
      </w:r>
      <w:r w:rsidR="00B67DBF" w:rsidRPr="006D744C">
        <w:rPr>
          <w:i/>
          <w:vertAlign w:val="subscript"/>
        </w:rPr>
        <w:t>incl</w:t>
      </w:r>
      <w:proofErr w:type="spellEnd"/>
      <w:r w:rsidR="00B67DBF">
        <w:t xml:space="preserve"> = 5.17 (substantial</w:t>
      </w:r>
      <w:r w:rsidR="00B67DBF" w:rsidRPr="000A5D79">
        <w:t xml:space="preserve"> evidence for H</w:t>
      </w:r>
      <w:r w:rsidR="00B67DBF" w:rsidRPr="00667F87">
        <w:rPr>
          <w:vertAlign w:val="subscript"/>
        </w:rPr>
        <w:t>1</w:t>
      </w:r>
      <w:r w:rsidR="00B67DBF" w:rsidRPr="000A5D79">
        <w:t>)</w:t>
      </w:r>
      <w:r w:rsidR="00B67DBF">
        <w:t xml:space="preserve">. The slope decreased as motion coherence decreases, though the </w:t>
      </w:r>
      <w:r w:rsidR="00B67DBF">
        <w:lastRenderedPageBreak/>
        <w:t xml:space="preserve">amplitude of this effect was small, consistent with Experiment 1. Neither the effect of stimulus duration nor the interaction between the two factors were significant, </w:t>
      </w:r>
      <w:proofErr w:type="gramStart"/>
      <w:r w:rsidR="00B67DBF" w:rsidRPr="000A5D79">
        <w:rPr>
          <w:i/>
        </w:rPr>
        <w:t>F</w:t>
      </w:r>
      <w:r w:rsidR="00B67DBF">
        <w:t>(</w:t>
      </w:r>
      <w:proofErr w:type="gramEnd"/>
      <w:r w:rsidR="00B67DBF">
        <w:t xml:space="preserve">2, 42) &lt; 1, </w:t>
      </w:r>
      <w:proofErr w:type="spellStart"/>
      <w:r w:rsidR="00B67DBF" w:rsidRPr="006D744C">
        <w:rPr>
          <w:i/>
        </w:rPr>
        <w:t>BF</w:t>
      </w:r>
      <w:r w:rsidR="00B67DBF" w:rsidRPr="006D744C">
        <w:rPr>
          <w:i/>
          <w:vertAlign w:val="subscript"/>
        </w:rPr>
        <w:t>incl</w:t>
      </w:r>
      <w:proofErr w:type="spellEnd"/>
      <w:r w:rsidR="00B67DBF">
        <w:t xml:space="preserve"> = 0.15 (substantial</w:t>
      </w:r>
      <w:r w:rsidR="00B67DBF" w:rsidRPr="000A5D79">
        <w:t xml:space="preserve"> evidence for H</w:t>
      </w:r>
      <w:r w:rsidR="00B67DBF">
        <w:rPr>
          <w:vertAlign w:val="subscript"/>
        </w:rPr>
        <w:t>0</w:t>
      </w:r>
      <w:r w:rsidR="00B67DBF" w:rsidRPr="000A5D79">
        <w:t>)</w:t>
      </w:r>
      <w:r w:rsidR="00B67DBF">
        <w:t xml:space="preserve"> and </w:t>
      </w:r>
      <w:r w:rsidR="00B67DBF" w:rsidRPr="000A5D79">
        <w:rPr>
          <w:i/>
        </w:rPr>
        <w:t>F</w:t>
      </w:r>
      <w:r w:rsidR="00B67DBF">
        <w:t xml:space="preserve">(4, 84) = 1.65, </w:t>
      </w:r>
      <w:r w:rsidR="00B67DBF" w:rsidRPr="005143B7">
        <w:rPr>
          <w:i/>
        </w:rPr>
        <w:t>p</w:t>
      </w:r>
      <w:r w:rsidR="00B67DBF">
        <w:t xml:space="preserve"> = .17, </w:t>
      </w:r>
      <w:proofErr w:type="spellStart"/>
      <w:r w:rsidR="00B67DBF" w:rsidRPr="006D744C">
        <w:rPr>
          <w:i/>
        </w:rPr>
        <w:t>BF</w:t>
      </w:r>
      <w:r w:rsidR="00B67DBF" w:rsidRPr="006D744C">
        <w:rPr>
          <w:i/>
          <w:vertAlign w:val="subscript"/>
        </w:rPr>
        <w:t>incl</w:t>
      </w:r>
      <w:proofErr w:type="spellEnd"/>
      <w:r w:rsidR="00B67DBF">
        <w:t xml:space="preserve"> = 0.39 (anecdotal</w:t>
      </w:r>
      <w:r w:rsidR="00B67DBF" w:rsidRPr="000A5D79">
        <w:t xml:space="preserve"> evidence for H</w:t>
      </w:r>
      <w:r w:rsidR="00B67DBF">
        <w:rPr>
          <w:vertAlign w:val="subscript"/>
        </w:rPr>
        <w:t>0</w:t>
      </w:r>
      <w:r w:rsidR="00B67DBF" w:rsidRPr="000A5D79">
        <w:t>)</w:t>
      </w:r>
      <w:r w:rsidR="00BE2051">
        <w:t xml:space="preserve"> respectively</w:t>
      </w:r>
      <w:r w:rsidR="00B67DBF">
        <w:t>.</w:t>
      </w:r>
    </w:p>
    <w:p w14:paraId="236A656A" w14:textId="77777777" w:rsidR="00EA0D27" w:rsidRPr="00A06F40" w:rsidRDefault="00EA0D27" w:rsidP="00A92CF5">
      <w:pPr>
        <w:pStyle w:val="Titre3"/>
      </w:pPr>
      <w:r w:rsidRPr="00A06F40">
        <w:t>Mean PMT</w:t>
      </w:r>
    </w:p>
    <w:p w14:paraId="292401C2" w14:textId="1537D295" w:rsidR="00C864B2" w:rsidRDefault="00E27C6A" w:rsidP="00A06F40">
      <w:r>
        <w:tab/>
      </w:r>
      <w:r w:rsidRPr="00E27C6A">
        <w:t>The mean PMT in each condition averaged across s</w:t>
      </w:r>
      <w:r w:rsidR="00711C5B">
        <w:t>ubjects is presented in Figure 4</w:t>
      </w:r>
      <w:r w:rsidRPr="00E27C6A">
        <w:t>B.</w:t>
      </w:r>
      <w:r w:rsidR="000B318B">
        <w:t xml:space="preserve"> The ANOVA on mean PMT </w:t>
      </w:r>
      <w:r w:rsidR="00573229">
        <w:rPr>
          <w:color w:val="000000" w:themeColor="text1"/>
        </w:rPr>
        <w:t xml:space="preserve">with </w:t>
      </w:r>
      <w:r w:rsidR="000B318B">
        <w:rPr>
          <w:color w:val="000000" w:themeColor="text1"/>
        </w:rPr>
        <w:t xml:space="preserve">motion </w:t>
      </w:r>
      <w:r w:rsidR="00573229">
        <w:rPr>
          <w:color w:val="000000" w:themeColor="text1"/>
        </w:rPr>
        <w:t>coherence (2 vs. 11 vs</w:t>
      </w:r>
      <w:r w:rsidR="00C54199">
        <w:rPr>
          <w:color w:val="000000" w:themeColor="text1"/>
        </w:rPr>
        <w:t>.</w:t>
      </w:r>
      <w:r w:rsidR="00573229">
        <w:rPr>
          <w:color w:val="000000" w:themeColor="text1"/>
        </w:rPr>
        <w:t xml:space="preserve"> 40 %) and stimulus duration (0.3 vs. 1 vs. 2 s) as factors showed </w:t>
      </w:r>
      <w:r w:rsidR="00E4785C">
        <w:rPr>
          <w:color w:val="000000" w:themeColor="text1"/>
        </w:rPr>
        <w:t>an effect</w:t>
      </w:r>
      <w:r w:rsidR="00573229">
        <w:rPr>
          <w:color w:val="000000" w:themeColor="text1"/>
        </w:rPr>
        <w:t xml:space="preserve"> of c</w:t>
      </w:r>
      <w:r w:rsidR="00E4785C">
        <w:rPr>
          <w:color w:val="000000" w:themeColor="text1"/>
        </w:rPr>
        <w:t>oherence,</w:t>
      </w:r>
      <w:r w:rsidR="00573229">
        <w:rPr>
          <w:color w:val="000000" w:themeColor="text1"/>
        </w:rPr>
        <w:t xml:space="preserve"> </w:t>
      </w:r>
      <w:r w:rsidR="00573229" w:rsidRPr="000A5D79">
        <w:rPr>
          <w:i/>
        </w:rPr>
        <w:t>F</w:t>
      </w:r>
      <w:r w:rsidR="00573229">
        <w:t>(1.16, 24.32) = 6.10</w:t>
      </w:r>
      <w:r w:rsidR="00573229" w:rsidRPr="000A5D79">
        <w:t xml:space="preserve">, </w:t>
      </w:r>
      <w:r w:rsidR="00573229" w:rsidRPr="000A5D79">
        <w:rPr>
          <w:i/>
        </w:rPr>
        <w:t xml:space="preserve">p </w:t>
      </w:r>
      <w:r w:rsidR="00573229">
        <w:t xml:space="preserve">= .02, </w:t>
      </w:r>
      <w:r w:rsidR="00573229" w:rsidRPr="006D744C">
        <w:rPr>
          <w:i/>
        </w:rPr>
        <w:t>η</w:t>
      </w:r>
      <w:r w:rsidR="00573229" w:rsidRPr="006D744C">
        <w:rPr>
          <w:i/>
          <w:vertAlign w:val="subscript"/>
        </w:rPr>
        <w:t>p</w:t>
      </w:r>
      <w:r w:rsidR="00573229" w:rsidRPr="006D744C">
        <w:rPr>
          <w:i/>
          <w:vertAlign w:val="superscript"/>
        </w:rPr>
        <w:t>2</w:t>
      </w:r>
      <w:r w:rsidR="00573229">
        <w:t xml:space="preserve"> = .23, </w:t>
      </w:r>
      <w:proofErr w:type="spellStart"/>
      <w:r w:rsidR="00573229" w:rsidRPr="006D744C">
        <w:rPr>
          <w:i/>
        </w:rPr>
        <w:t>BF</w:t>
      </w:r>
      <w:r w:rsidR="00573229" w:rsidRPr="006D744C">
        <w:rPr>
          <w:i/>
          <w:vertAlign w:val="subscript"/>
        </w:rPr>
        <w:t>incl</w:t>
      </w:r>
      <w:proofErr w:type="spellEnd"/>
      <w:r w:rsidR="00573229">
        <w:t xml:space="preserve"> = 10.06 (very strong</w:t>
      </w:r>
      <w:r w:rsidR="00573229" w:rsidRPr="000A5D79">
        <w:t xml:space="preserve"> evidence for H</w:t>
      </w:r>
      <w:r w:rsidR="00573229" w:rsidRPr="00667F87">
        <w:rPr>
          <w:vertAlign w:val="subscript"/>
        </w:rPr>
        <w:t>1</w:t>
      </w:r>
      <w:r w:rsidR="00573229" w:rsidRPr="000A5D79">
        <w:t>)</w:t>
      </w:r>
      <w:r w:rsidR="00E4785C">
        <w:t>, an effect of stimulus duration</w:t>
      </w:r>
      <w:r w:rsidR="00E4785C">
        <w:rPr>
          <w:color w:val="000000" w:themeColor="text1"/>
        </w:rPr>
        <w:t>,</w:t>
      </w:r>
      <w:r w:rsidR="00573229">
        <w:rPr>
          <w:color w:val="000000" w:themeColor="text1"/>
        </w:rPr>
        <w:t xml:space="preserve"> </w:t>
      </w:r>
      <w:r w:rsidR="00573229" w:rsidRPr="000A5D79">
        <w:rPr>
          <w:i/>
        </w:rPr>
        <w:t>F</w:t>
      </w:r>
      <w:r w:rsidR="00573229">
        <w:t>(</w:t>
      </w:r>
      <w:r w:rsidR="00E4785C">
        <w:t>2</w:t>
      </w:r>
      <w:r w:rsidR="00573229">
        <w:t>, 4</w:t>
      </w:r>
      <w:r w:rsidR="00E4785C">
        <w:t>2</w:t>
      </w:r>
      <w:r w:rsidR="00573229">
        <w:t xml:space="preserve">) = </w:t>
      </w:r>
      <w:r w:rsidR="00E4785C">
        <w:t>3</w:t>
      </w:r>
      <w:r w:rsidR="00573229">
        <w:t>6.</w:t>
      </w:r>
      <w:r w:rsidR="00E4785C">
        <w:t>94</w:t>
      </w:r>
      <w:r w:rsidR="00573229" w:rsidRPr="000A5D79">
        <w:t xml:space="preserve">, </w:t>
      </w:r>
      <w:r w:rsidR="00573229" w:rsidRPr="000A5D79">
        <w:rPr>
          <w:i/>
        </w:rPr>
        <w:t xml:space="preserve">p </w:t>
      </w:r>
      <w:r w:rsidR="00E4785C">
        <w:t>&lt;</w:t>
      </w:r>
      <w:r w:rsidR="00573229">
        <w:t xml:space="preserve"> .0</w:t>
      </w:r>
      <w:r w:rsidR="00E4785C">
        <w:t>01</w:t>
      </w:r>
      <w:r w:rsidR="00573229">
        <w:t xml:space="preserve">, </w:t>
      </w:r>
      <w:r w:rsidR="00573229" w:rsidRPr="006D744C">
        <w:rPr>
          <w:i/>
        </w:rPr>
        <w:t>η</w:t>
      </w:r>
      <w:r w:rsidR="00573229" w:rsidRPr="006D744C">
        <w:rPr>
          <w:i/>
          <w:vertAlign w:val="subscript"/>
        </w:rPr>
        <w:t>p</w:t>
      </w:r>
      <w:r w:rsidR="00573229" w:rsidRPr="006D744C">
        <w:rPr>
          <w:i/>
          <w:vertAlign w:val="superscript"/>
        </w:rPr>
        <w:t>2</w:t>
      </w:r>
      <w:r w:rsidR="00E4785C">
        <w:t xml:space="preserve"> = .64</w:t>
      </w:r>
      <w:r w:rsidR="00573229">
        <w:t xml:space="preserve">, </w:t>
      </w:r>
      <w:proofErr w:type="spellStart"/>
      <w:r w:rsidR="00573229" w:rsidRPr="006D744C">
        <w:rPr>
          <w:i/>
        </w:rPr>
        <w:t>BF</w:t>
      </w:r>
      <w:r w:rsidR="00573229" w:rsidRPr="006D744C">
        <w:rPr>
          <w:i/>
          <w:vertAlign w:val="subscript"/>
        </w:rPr>
        <w:t>incl</w:t>
      </w:r>
      <w:proofErr w:type="spellEnd"/>
      <w:r w:rsidR="00573229">
        <w:t xml:space="preserve"> = </w:t>
      </w:r>
      <w:r w:rsidR="00E4785C">
        <w:t>1</w:t>
      </w:r>
      <w:r w:rsidR="00573229">
        <w:t>.</w:t>
      </w:r>
      <w:r w:rsidR="00E4785C">
        <w:t xml:space="preserve">50 </w:t>
      </w:r>
      <w:r w:rsidR="00E4785C" w:rsidRPr="000A5D79">
        <w:t>× 10</w:t>
      </w:r>
      <w:r w:rsidR="00E4785C">
        <w:rPr>
          <w:vertAlign w:val="superscript"/>
        </w:rPr>
        <w:t>7</w:t>
      </w:r>
      <w:r w:rsidR="00E4785C" w:rsidRPr="000A5D79">
        <w:t xml:space="preserve"> </w:t>
      </w:r>
      <w:r w:rsidR="00E4785C">
        <w:t xml:space="preserve"> (decisive</w:t>
      </w:r>
      <w:r w:rsidR="00573229" w:rsidRPr="000A5D79">
        <w:t xml:space="preserve"> evidence for H</w:t>
      </w:r>
      <w:r w:rsidR="00573229" w:rsidRPr="00667F87">
        <w:rPr>
          <w:vertAlign w:val="subscript"/>
        </w:rPr>
        <w:t>1</w:t>
      </w:r>
      <w:r w:rsidR="00573229" w:rsidRPr="000A5D79">
        <w:t>)</w:t>
      </w:r>
      <w:r w:rsidR="00E4785C">
        <w:t>, and no interaction between the 2 factors,</w:t>
      </w:r>
      <w:r w:rsidR="00573229">
        <w:rPr>
          <w:color w:val="000000" w:themeColor="text1"/>
        </w:rPr>
        <w:t xml:space="preserve"> </w:t>
      </w:r>
      <w:r w:rsidR="00E4785C" w:rsidRPr="000A5D79">
        <w:rPr>
          <w:i/>
        </w:rPr>
        <w:t>F</w:t>
      </w:r>
      <w:r w:rsidR="00E4785C">
        <w:t xml:space="preserve">(4, 84) &lt; 1, </w:t>
      </w:r>
      <w:proofErr w:type="spellStart"/>
      <w:r w:rsidR="00E4785C" w:rsidRPr="006D744C">
        <w:rPr>
          <w:i/>
        </w:rPr>
        <w:t>BF</w:t>
      </w:r>
      <w:r w:rsidR="00E4785C" w:rsidRPr="006D744C">
        <w:rPr>
          <w:i/>
          <w:vertAlign w:val="subscript"/>
        </w:rPr>
        <w:t>incl</w:t>
      </w:r>
      <w:proofErr w:type="spellEnd"/>
      <w:r w:rsidR="00E4785C">
        <w:t xml:space="preserve"> = 0.05 (strong evidence for H</w:t>
      </w:r>
      <w:r w:rsidR="00E4785C" w:rsidRPr="00E4785C">
        <w:rPr>
          <w:vertAlign w:val="subscript"/>
        </w:rPr>
        <w:t>0</w:t>
      </w:r>
      <w:r w:rsidR="00E4785C">
        <w:t xml:space="preserve">). </w:t>
      </w:r>
      <w:r w:rsidR="00C864B2">
        <w:t xml:space="preserve">Mean PMT decreased as motion coherence and stimulus duration decreased.  </w:t>
      </w:r>
    </w:p>
    <w:p w14:paraId="0FE34A8E" w14:textId="77777777" w:rsidR="00C864B2" w:rsidRPr="00A06F40" w:rsidRDefault="00C864B2" w:rsidP="00A92CF5">
      <w:pPr>
        <w:pStyle w:val="Titre3"/>
        <w:rPr>
          <w:rFonts w:asciiTheme="minorHAnsi" w:hAnsiTheme="minorHAnsi" w:cstheme="minorBidi"/>
          <w:sz w:val="22"/>
          <w:szCs w:val="22"/>
        </w:rPr>
      </w:pPr>
      <w:r w:rsidRPr="00A06F40">
        <w:t xml:space="preserve">Rate of partial muscle activation </w:t>
      </w:r>
      <w:r w:rsidRPr="00A06F40">
        <w:rPr>
          <w:rFonts w:asciiTheme="minorHAnsi" w:hAnsiTheme="minorHAnsi" w:cstheme="minorBidi"/>
          <w:sz w:val="22"/>
          <w:szCs w:val="22"/>
        </w:rPr>
        <w:tab/>
      </w:r>
    </w:p>
    <w:p w14:paraId="77922159" w14:textId="697D43D5" w:rsidR="006D370E" w:rsidRDefault="00015E5C" w:rsidP="00A92CF5">
      <w:r>
        <w:tab/>
        <w:t xml:space="preserve">The rate of partial muscle activation for each condition and EMG channel averaged across subjects is shown in Figure 3B. We first computed an ANOVA on this rate with EMG channel (same as response vs. opposite) as a factor. This analysis showed a higher rate of partial muscle activation in the channel associated with the response compared to the opposite channel, </w:t>
      </w:r>
      <w:proofErr w:type="gramStart"/>
      <w:r w:rsidR="00237EFB" w:rsidRPr="000A5D79">
        <w:rPr>
          <w:i/>
        </w:rPr>
        <w:t>F</w:t>
      </w:r>
      <w:r w:rsidR="000D5950">
        <w:t>(</w:t>
      </w:r>
      <w:proofErr w:type="gramEnd"/>
      <w:r w:rsidR="000D5950">
        <w:t>1, 21) = 14.89</w:t>
      </w:r>
      <w:r w:rsidR="00237EFB" w:rsidRPr="000A5D79">
        <w:t xml:space="preserve">, </w:t>
      </w:r>
      <w:r w:rsidR="00237EFB" w:rsidRPr="000A5D79">
        <w:rPr>
          <w:i/>
        </w:rPr>
        <w:t xml:space="preserve">p </w:t>
      </w:r>
      <w:r w:rsidR="000D5950">
        <w:t>&lt; .001</w:t>
      </w:r>
      <w:r w:rsidR="00237EFB">
        <w:t xml:space="preserve">, </w:t>
      </w:r>
      <w:r w:rsidR="00237EFB" w:rsidRPr="006D744C">
        <w:rPr>
          <w:i/>
        </w:rPr>
        <w:t>η</w:t>
      </w:r>
      <w:r w:rsidR="00237EFB" w:rsidRPr="006D744C">
        <w:rPr>
          <w:i/>
          <w:vertAlign w:val="subscript"/>
        </w:rPr>
        <w:t>p</w:t>
      </w:r>
      <w:r w:rsidR="00237EFB" w:rsidRPr="006D744C">
        <w:rPr>
          <w:i/>
          <w:vertAlign w:val="superscript"/>
        </w:rPr>
        <w:t>2</w:t>
      </w:r>
      <w:r w:rsidR="000D5950">
        <w:t xml:space="preserve"> = .42</w:t>
      </w:r>
      <w:r w:rsidR="00237EFB">
        <w:t xml:space="preserve">, </w:t>
      </w:r>
      <w:proofErr w:type="spellStart"/>
      <w:r w:rsidR="00237EFB" w:rsidRPr="006D744C">
        <w:rPr>
          <w:i/>
        </w:rPr>
        <w:t>BF</w:t>
      </w:r>
      <w:r w:rsidR="00237EFB" w:rsidRPr="006D744C">
        <w:rPr>
          <w:i/>
          <w:vertAlign w:val="subscript"/>
        </w:rPr>
        <w:t>incl</w:t>
      </w:r>
      <w:proofErr w:type="spellEnd"/>
      <w:r w:rsidR="00237EFB">
        <w:t xml:space="preserve"> = </w:t>
      </w:r>
      <w:r w:rsidR="000D5950">
        <w:t>156 (decisive</w:t>
      </w:r>
      <w:r w:rsidR="00237EFB" w:rsidRPr="000A5D79">
        <w:t xml:space="preserve"> evidence for H</w:t>
      </w:r>
      <w:r w:rsidR="00237EFB" w:rsidRPr="00667F87">
        <w:rPr>
          <w:vertAlign w:val="subscript"/>
        </w:rPr>
        <w:t>1</w:t>
      </w:r>
      <w:r w:rsidR="00237EFB" w:rsidRPr="000A5D79">
        <w:t>)</w:t>
      </w:r>
      <w:r w:rsidR="00237EFB">
        <w:t>.</w:t>
      </w:r>
      <w:r w:rsidR="00EA2956">
        <w:t xml:space="preserve"> We next focused on the rate of partial muscle activation in the channel associated with the response, and computed an ANOVA with </w:t>
      </w:r>
      <w:r w:rsidR="00EA2956">
        <w:rPr>
          <w:color w:val="000000" w:themeColor="text1"/>
        </w:rPr>
        <w:t>motion coherence (2 vs. 11 vs. 40 %) and stimulus duration (0.3 vs. 1 vs. 2 s) as factors. This analysis showed main effects of motion coherence and stimulus duration,</w:t>
      </w:r>
      <w:r w:rsidR="00EA2956">
        <w:t xml:space="preserve"> </w:t>
      </w:r>
      <w:proofErr w:type="gramStart"/>
      <w:r w:rsidR="00EA2956" w:rsidRPr="000A5D79">
        <w:rPr>
          <w:i/>
        </w:rPr>
        <w:t>F</w:t>
      </w:r>
      <w:r w:rsidR="00EA2956">
        <w:t>(</w:t>
      </w:r>
      <w:proofErr w:type="gramEnd"/>
      <w:r w:rsidR="00EA2956">
        <w:t>1.19, 25.08) = 5.87</w:t>
      </w:r>
      <w:r w:rsidR="00EA2956" w:rsidRPr="000A5D79">
        <w:t xml:space="preserve">, </w:t>
      </w:r>
      <w:r w:rsidR="00EA2956" w:rsidRPr="000A5D79">
        <w:rPr>
          <w:i/>
        </w:rPr>
        <w:t xml:space="preserve">p </w:t>
      </w:r>
      <w:r w:rsidR="00EA2956">
        <w:t xml:space="preserve">= .02, </w:t>
      </w:r>
      <w:r w:rsidR="00EA2956" w:rsidRPr="006D744C">
        <w:rPr>
          <w:i/>
        </w:rPr>
        <w:t>η</w:t>
      </w:r>
      <w:r w:rsidR="00EA2956" w:rsidRPr="006D744C">
        <w:rPr>
          <w:i/>
          <w:vertAlign w:val="subscript"/>
        </w:rPr>
        <w:t>p</w:t>
      </w:r>
      <w:r w:rsidR="00EA2956" w:rsidRPr="006D744C">
        <w:rPr>
          <w:i/>
          <w:vertAlign w:val="superscript"/>
        </w:rPr>
        <w:t>2</w:t>
      </w:r>
      <w:r w:rsidR="00EA2956">
        <w:t xml:space="preserve"> = .22, </w:t>
      </w:r>
      <w:proofErr w:type="spellStart"/>
      <w:r w:rsidR="00EA2956" w:rsidRPr="006D744C">
        <w:rPr>
          <w:i/>
        </w:rPr>
        <w:t>BF</w:t>
      </w:r>
      <w:r w:rsidR="00EA2956" w:rsidRPr="006D744C">
        <w:rPr>
          <w:i/>
          <w:vertAlign w:val="subscript"/>
        </w:rPr>
        <w:t>incl</w:t>
      </w:r>
      <w:proofErr w:type="spellEnd"/>
      <w:r w:rsidR="00EA2956">
        <w:t xml:space="preserve"> = 8.67 (substantial</w:t>
      </w:r>
      <w:r w:rsidR="00EA2956" w:rsidRPr="000A5D79">
        <w:t xml:space="preserve"> evidence for H</w:t>
      </w:r>
      <w:r w:rsidR="00EA2956" w:rsidRPr="00667F87">
        <w:rPr>
          <w:vertAlign w:val="subscript"/>
        </w:rPr>
        <w:t>1</w:t>
      </w:r>
      <w:r w:rsidR="00EA2956" w:rsidRPr="000A5D79">
        <w:t>)</w:t>
      </w:r>
      <w:r w:rsidR="00EA2956">
        <w:t xml:space="preserve"> and </w:t>
      </w:r>
      <w:r w:rsidR="00EA2956" w:rsidRPr="000A5D79">
        <w:rPr>
          <w:i/>
        </w:rPr>
        <w:t>F</w:t>
      </w:r>
      <w:r w:rsidR="00EA2956">
        <w:t>(1.22, 25.71) = 13.92</w:t>
      </w:r>
      <w:r w:rsidR="00EA2956" w:rsidRPr="000A5D79">
        <w:t xml:space="preserve">, </w:t>
      </w:r>
      <w:r w:rsidR="00EA2956" w:rsidRPr="000A5D79">
        <w:rPr>
          <w:i/>
        </w:rPr>
        <w:t xml:space="preserve">p </w:t>
      </w:r>
      <w:r w:rsidR="00EA2956">
        <w:t xml:space="preserve">&lt; .001, </w:t>
      </w:r>
      <w:r w:rsidR="00EA2956" w:rsidRPr="006D744C">
        <w:rPr>
          <w:i/>
        </w:rPr>
        <w:t>η</w:t>
      </w:r>
      <w:r w:rsidR="00EA2956" w:rsidRPr="006D744C">
        <w:rPr>
          <w:i/>
          <w:vertAlign w:val="subscript"/>
        </w:rPr>
        <w:t>p</w:t>
      </w:r>
      <w:r w:rsidR="00EA2956" w:rsidRPr="006D744C">
        <w:rPr>
          <w:i/>
          <w:vertAlign w:val="superscript"/>
        </w:rPr>
        <w:t>2</w:t>
      </w:r>
      <w:r w:rsidR="00EA2956">
        <w:t xml:space="preserve"> = .40, </w:t>
      </w:r>
      <w:proofErr w:type="spellStart"/>
      <w:r w:rsidR="00EA2956" w:rsidRPr="006D744C">
        <w:rPr>
          <w:i/>
        </w:rPr>
        <w:t>BF</w:t>
      </w:r>
      <w:r w:rsidR="00EA2956" w:rsidRPr="006D744C">
        <w:rPr>
          <w:i/>
          <w:vertAlign w:val="subscript"/>
        </w:rPr>
        <w:t>incl</w:t>
      </w:r>
      <w:proofErr w:type="spellEnd"/>
      <w:r w:rsidR="00EA2956">
        <w:t xml:space="preserve"> = 910 (decisive</w:t>
      </w:r>
      <w:r w:rsidR="00EA2956" w:rsidRPr="000A5D79">
        <w:t xml:space="preserve"> evidence for H</w:t>
      </w:r>
      <w:r w:rsidR="00EA2956" w:rsidRPr="00667F87">
        <w:rPr>
          <w:vertAlign w:val="subscript"/>
        </w:rPr>
        <w:t>1</w:t>
      </w:r>
      <w:r w:rsidR="00EA2956" w:rsidRPr="000A5D79">
        <w:t>)</w:t>
      </w:r>
      <w:r w:rsidR="00EA2956">
        <w:t xml:space="preserve"> respectively. The rate of partial muscle activation in the channel associated </w:t>
      </w:r>
      <w:r w:rsidR="00EA2956">
        <w:lastRenderedPageBreak/>
        <w:t xml:space="preserve">with the response decreased as motion coherence and stimulus duration decreased. The interaction between the two factors was not significant, </w:t>
      </w:r>
      <w:proofErr w:type="gramStart"/>
      <w:r w:rsidR="007C086C" w:rsidRPr="000A5D79">
        <w:rPr>
          <w:i/>
        </w:rPr>
        <w:t>F</w:t>
      </w:r>
      <w:r w:rsidR="007C086C">
        <w:t>(</w:t>
      </w:r>
      <w:proofErr w:type="gramEnd"/>
      <w:r w:rsidR="007C086C">
        <w:t>1.86, 39.04) = 2.25</w:t>
      </w:r>
      <w:r w:rsidR="007C086C" w:rsidRPr="000A5D79">
        <w:t xml:space="preserve">, </w:t>
      </w:r>
      <w:r w:rsidR="007C086C" w:rsidRPr="000A5D79">
        <w:rPr>
          <w:i/>
        </w:rPr>
        <w:t xml:space="preserve">p </w:t>
      </w:r>
      <w:r w:rsidR="007C086C">
        <w:t xml:space="preserve">= .12, </w:t>
      </w:r>
      <w:proofErr w:type="spellStart"/>
      <w:r w:rsidR="007C086C" w:rsidRPr="006D744C">
        <w:rPr>
          <w:i/>
        </w:rPr>
        <w:t>BF</w:t>
      </w:r>
      <w:r w:rsidR="007C086C" w:rsidRPr="006D744C">
        <w:rPr>
          <w:i/>
          <w:vertAlign w:val="subscript"/>
        </w:rPr>
        <w:t>incl</w:t>
      </w:r>
      <w:proofErr w:type="spellEnd"/>
      <w:r w:rsidR="007C086C">
        <w:t xml:space="preserve"> = 0.70 (anecdotal evidence for </w:t>
      </w:r>
      <w:r w:rsidR="007C086C" w:rsidRPr="000A5D79">
        <w:t>H</w:t>
      </w:r>
      <w:r w:rsidR="007C086C">
        <w:rPr>
          <w:vertAlign w:val="subscript"/>
        </w:rPr>
        <w:t>0</w:t>
      </w:r>
      <w:r w:rsidR="007C086C">
        <w:t>).</w:t>
      </w:r>
    </w:p>
    <w:p w14:paraId="1384E30E" w14:textId="478E5054" w:rsidR="000C46FB" w:rsidRPr="00A06F40" w:rsidRDefault="00036B39" w:rsidP="00A92CF5">
      <w:pPr>
        <w:pStyle w:val="Titre2"/>
      </w:pPr>
      <w:r w:rsidRPr="00A06F40">
        <w:t>Discussion</w:t>
      </w:r>
    </w:p>
    <w:p w14:paraId="18488B2F" w14:textId="1CFBE7AD" w:rsidR="007601CB" w:rsidRPr="00B34AE1" w:rsidRDefault="000B67C2" w:rsidP="00A06F40">
      <w:pPr>
        <w:rPr>
          <w:color w:val="000000" w:themeColor="text1"/>
        </w:rPr>
      </w:pPr>
      <w:r>
        <w:tab/>
      </w:r>
      <w:r w:rsidR="007601CB">
        <w:t>The manipulation of stimulus presentation duration produced a pattern</w:t>
      </w:r>
      <w:r w:rsidR="00B34AE1">
        <w:t xml:space="preserve"> of results that are</w:t>
      </w:r>
      <w:r w:rsidR="007601CB">
        <w:t xml:space="preserve"> consistent with GCD</w:t>
      </w:r>
      <w:r w:rsidR="007601CB" w:rsidRPr="00185C56">
        <w:rPr>
          <w:vertAlign w:val="subscript"/>
        </w:rPr>
        <w:t>RS</w:t>
      </w:r>
      <w:r w:rsidR="007601CB">
        <w:t xml:space="preserve"> predictions. First, </w:t>
      </w:r>
      <w:r w:rsidR="00B9079F">
        <w:t>decreasing stimulus duration to 0.3 s decreased response accuracy in the intermediate (11%) motion coherence</w:t>
      </w:r>
      <w:r w:rsidR="00B34AE1">
        <w:t xml:space="preserve"> condition. Second, </w:t>
      </w:r>
      <w:r w:rsidR="007601CB">
        <w:rPr>
          <w:color w:val="000000" w:themeColor="text1"/>
        </w:rPr>
        <w:t>the rate of partial muscle activation in the EMG channel associated with the response during the delay</w:t>
      </w:r>
      <w:r w:rsidR="003A63F0">
        <w:rPr>
          <w:color w:val="000000" w:themeColor="text1"/>
        </w:rPr>
        <w:t xml:space="preserve"> decreased as </w:t>
      </w:r>
      <w:r w:rsidR="00B34AE1">
        <w:rPr>
          <w:color w:val="000000" w:themeColor="text1"/>
        </w:rPr>
        <w:t xml:space="preserve">stimulus duration </w:t>
      </w:r>
      <w:r w:rsidR="00187CA9">
        <w:rPr>
          <w:color w:val="000000" w:themeColor="text1"/>
        </w:rPr>
        <w:t>decreased. Finally, mean PMT increased as stimulus duration de</w:t>
      </w:r>
      <w:r w:rsidR="003A63F0">
        <w:rPr>
          <w:color w:val="000000" w:themeColor="text1"/>
        </w:rPr>
        <w:t>creased. These results</w:t>
      </w:r>
      <w:r w:rsidR="00B34AE1">
        <w:rPr>
          <w:color w:val="000000" w:themeColor="text1"/>
        </w:rPr>
        <w:t xml:space="preserve"> are consistent with the hypothesis that</w:t>
      </w:r>
      <w:r w:rsidR="003A63F0">
        <w:rPr>
          <w:color w:val="000000" w:themeColor="text1"/>
        </w:rPr>
        <w:t xml:space="preserve"> the proportion of trials in</w:t>
      </w:r>
      <w:r w:rsidR="003A63F0" w:rsidRPr="00C02BCE">
        <w:rPr>
          <w:color w:val="000000" w:themeColor="text1"/>
        </w:rPr>
        <w:t xml:space="preserve"> which evidence accumulation trajectories in phase 1 do not reach the threshold</w:t>
      </w:r>
      <w:r w:rsidR="00F8523C">
        <w:rPr>
          <w:color w:val="000000" w:themeColor="text1"/>
        </w:rPr>
        <w:t xml:space="preserve"> increases as stimulus duration</w:t>
      </w:r>
      <w:r w:rsidR="003A63F0">
        <w:rPr>
          <w:color w:val="000000" w:themeColor="text1"/>
        </w:rPr>
        <w:t xml:space="preserve"> decreases</w:t>
      </w:r>
      <w:r w:rsidR="00B34AE1">
        <w:rPr>
          <w:color w:val="000000" w:themeColor="text1"/>
        </w:rPr>
        <w:t xml:space="preserve">, thereby reducing the </w:t>
      </w:r>
      <w:r w:rsidR="00B51E7E">
        <w:rPr>
          <w:color w:val="000000" w:themeColor="text1"/>
        </w:rPr>
        <w:t xml:space="preserve">average </w:t>
      </w:r>
      <w:r w:rsidR="00B34AE1">
        <w:rPr>
          <w:color w:val="000000" w:themeColor="text1"/>
        </w:rPr>
        <w:t>level of sustained motor preparation activity during the delay</w:t>
      </w:r>
      <w:r w:rsidR="003A63F0">
        <w:rPr>
          <w:color w:val="000000" w:themeColor="text1"/>
        </w:rPr>
        <w:t>.</w:t>
      </w:r>
      <w:r w:rsidR="00A34CD9">
        <w:rPr>
          <w:color w:val="000000" w:themeColor="text1"/>
        </w:rPr>
        <w:t xml:space="preserve"> </w:t>
      </w:r>
    </w:p>
    <w:p w14:paraId="67A74000" w14:textId="0A1912E7" w:rsidR="009579F5" w:rsidRPr="00E9583F" w:rsidRDefault="003A63F0" w:rsidP="003628F4">
      <w:r>
        <w:tab/>
      </w:r>
      <w:r w:rsidR="00A666A4">
        <w:t xml:space="preserve">Consistent with Experiment 1, </w:t>
      </w:r>
      <w:r w:rsidR="000A6597">
        <w:t xml:space="preserve">the slope </w:t>
      </w:r>
      <w:r w:rsidR="00EA5F1F">
        <w:t>of muscle activation</w:t>
      </w:r>
      <w:r w:rsidR="000A6597" w:rsidRPr="00A666A4">
        <w:t xml:space="preserve"> decreased as motion coherence decreased</w:t>
      </w:r>
      <w:r w:rsidR="000A6597">
        <w:t xml:space="preserve">, </w:t>
      </w:r>
      <w:r w:rsidR="00EA5F1F">
        <w:t xml:space="preserve">but the amplitude of this effect was too small to produce a reliable modulation of mean MT. These findings provide </w:t>
      </w:r>
      <w:r w:rsidR="00A666A4" w:rsidRPr="00A666A4">
        <w:t>additional evidence for the hypothesis that the rate of evidence accumulation in phase 2</w:t>
      </w:r>
      <w:r w:rsidR="00EA5F1F">
        <w:t xml:space="preserve"> within GCD</w:t>
      </w:r>
      <w:r w:rsidR="00EA5F1F" w:rsidRPr="00EA5F1F">
        <w:rPr>
          <w:vertAlign w:val="subscript"/>
        </w:rPr>
        <w:t>RS</w:t>
      </w:r>
      <w:r w:rsidR="00A666A4" w:rsidRPr="00A666A4">
        <w:t xml:space="preserve"> (parameter </w:t>
      </w:r>
      <w:r w:rsidR="00A666A4" w:rsidRPr="00A666A4">
        <w:rPr>
          <w:i/>
        </w:rPr>
        <w:t>w</w:t>
      </w:r>
      <w:r w:rsidR="00A666A4" w:rsidRPr="00A666A4">
        <w:t>) is determined by two sources of evidence: evidence sampled from the RS and –to a much lesser extent– evidence from the motion stimulus retrieved from memory.</w:t>
      </w:r>
      <w:r w:rsidR="00891FD1">
        <w:t xml:space="preserve"> </w:t>
      </w:r>
      <w:r w:rsidR="004C62ED">
        <w:t xml:space="preserve">The motion coherence manipulation also modulated mean PMT. Specifically, mean PMT increased as coherence decreased, and the amplitude of this modulation was about three times larger (66 </w:t>
      </w:r>
      <w:proofErr w:type="spellStart"/>
      <w:r w:rsidR="004C62ED">
        <w:t>ms</w:t>
      </w:r>
      <w:proofErr w:type="spellEnd"/>
      <w:r w:rsidR="004C62ED">
        <w:t xml:space="preserve">) than that observed in Experiment 1 (22 </w:t>
      </w:r>
      <w:proofErr w:type="spellStart"/>
      <w:r w:rsidR="004C62ED">
        <w:t>ms</w:t>
      </w:r>
      <w:proofErr w:type="spellEnd"/>
      <w:r w:rsidR="004C62ED">
        <w:t xml:space="preserve">). </w:t>
      </w:r>
      <w:r w:rsidR="00F84D4F">
        <w:t xml:space="preserve">The modulation of parameter </w:t>
      </w:r>
      <w:proofErr w:type="spellStart"/>
      <w:r w:rsidR="00F84D4F" w:rsidRPr="00F84D4F">
        <w:rPr>
          <w:i/>
        </w:rPr>
        <w:t>w</w:t>
      </w:r>
      <w:proofErr w:type="spellEnd"/>
      <w:r w:rsidR="00F84D4F">
        <w:t xml:space="preserve"> could have contributed to this effect, but the analysis of </w:t>
      </w:r>
      <w:r w:rsidR="008D5028">
        <w:t>the</w:t>
      </w:r>
      <w:r w:rsidR="006C1466">
        <w:t xml:space="preserve"> partial muscle activation</w:t>
      </w:r>
      <w:r w:rsidR="008D5028">
        <w:t xml:space="preserve"> rate</w:t>
      </w:r>
      <w:r w:rsidR="006C1466">
        <w:t xml:space="preserve"> in the EMG channel associated with the response</w:t>
      </w:r>
      <w:r w:rsidR="00E9583F">
        <w:t xml:space="preserve"> indicates an additional cause</w:t>
      </w:r>
      <w:r w:rsidR="006C1466">
        <w:t>.</w:t>
      </w:r>
      <w:r w:rsidR="008D5028">
        <w:t xml:space="preserve"> We found that this rate decreased as motion </w:t>
      </w:r>
      <w:r w:rsidR="008D5028">
        <w:lastRenderedPageBreak/>
        <w:t>coherence decreased</w:t>
      </w:r>
      <w:r w:rsidR="00644831">
        <w:t xml:space="preserve">, </w:t>
      </w:r>
      <w:r w:rsidR="00E9583F">
        <w:t>suggesting</w:t>
      </w:r>
      <w:r w:rsidR="00644831">
        <w:t xml:space="preserve"> that the average level of sustained motor preparation activity during the delay decreased as coherence decreased</w:t>
      </w:r>
      <w:r w:rsidR="005C6AF0">
        <w:t>, thus</w:t>
      </w:r>
      <w:r w:rsidR="00E9583F">
        <w:t xml:space="preserve"> increasing mean PMT</w:t>
      </w:r>
      <w:r w:rsidR="00D82D87">
        <w:rPr>
          <w:rStyle w:val="Appelnotedebasdep"/>
        </w:rPr>
        <w:footnoteReference w:id="10"/>
      </w:r>
      <w:r w:rsidR="005C6AF0">
        <w:t xml:space="preserve">. </w:t>
      </w:r>
    </w:p>
    <w:p w14:paraId="4B55A13B" w14:textId="77777777" w:rsidR="00A92CF5" w:rsidRDefault="00A92CF5">
      <w:pPr>
        <w:spacing w:line="259" w:lineRule="auto"/>
        <w:outlineLvl w:val="9"/>
        <w:rPr>
          <w:b/>
          <w:bCs/>
          <w:sz w:val="28"/>
          <w:szCs w:val="28"/>
        </w:rPr>
      </w:pPr>
      <w:r>
        <w:br w:type="page"/>
      </w:r>
    </w:p>
    <w:p w14:paraId="64F1D3BF" w14:textId="0A8C81A1" w:rsidR="00A36B27" w:rsidRPr="00A06F40" w:rsidRDefault="00A36B27" w:rsidP="00521C94">
      <w:pPr>
        <w:pStyle w:val="Titre1"/>
      </w:pPr>
      <w:r w:rsidRPr="00A06F40">
        <w:lastRenderedPageBreak/>
        <w:t>Experiment 3</w:t>
      </w:r>
    </w:p>
    <w:p w14:paraId="6AB4B06B" w14:textId="42EEFFDD" w:rsidR="00C113CE" w:rsidRDefault="009579F5" w:rsidP="00A06F40">
      <w:r>
        <w:tab/>
        <w:t>Experiment 3 was designed to test predictions from GCD</w:t>
      </w:r>
      <w:r w:rsidRPr="00185C56">
        <w:rPr>
          <w:vertAlign w:val="subscript"/>
        </w:rPr>
        <w:t>RS</w:t>
      </w:r>
      <w:r>
        <w:t xml:space="preserve"> when the stimulus-response mapping is not known during stimulus presentation, but </w:t>
      </w:r>
      <w:r w:rsidR="00D766E7">
        <w:t>is instead delivered by the RS. Experiment 3 was</w:t>
      </w:r>
      <w:r w:rsidR="009F7C3C">
        <w:t xml:space="preserve"> similar to Experiment 1</w:t>
      </w:r>
      <w:r w:rsidR="009E661F">
        <w:t>, but comprised two</w:t>
      </w:r>
      <w:r w:rsidR="009F7C3C">
        <w:t xml:space="preserve"> important differences. First, motion direction was either upward or downward</w:t>
      </w:r>
      <w:r w:rsidR="009E661F">
        <w:t xml:space="preserve"> (coherence levels were identical to the previous experiments)</w:t>
      </w:r>
      <w:r w:rsidR="009F7C3C">
        <w:t>. This feature was introduced to avoid a potential conflict be</w:t>
      </w:r>
      <w:r w:rsidR="006E148B">
        <w:t>tween motion</w:t>
      </w:r>
      <w:r w:rsidR="009F7C3C">
        <w:t xml:space="preserve"> direction and response side.</w:t>
      </w:r>
      <w:r w:rsidR="009E661F">
        <w:t xml:space="preserve"> Second, the RS was </w:t>
      </w:r>
      <w:r w:rsidR="009F7C3C">
        <w:t xml:space="preserve">either the letter M or S. </w:t>
      </w:r>
      <w:r w:rsidR="009E661F">
        <w:t>Half of the subjects were instructed to associate upward and downward mot</w:t>
      </w:r>
      <w:r w:rsidR="00D766E7">
        <w:t>ion directions with left and right</w:t>
      </w:r>
      <w:r w:rsidR="009E661F">
        <w:t xml:space="preserve"> responses respectively if the RS was M (</w:t>
      </w:r>
      <w:r w:rsidR="00D766E7">
        <w:t xml:space="preserve">and vice-versa for the letter </w:t>
      </w:r>
      <w:r w:rsidR="009E661F">
        <w:t xml:space="preserve">S). The rule was reversed for the other half of subjects. </w:t>
      </w:r>
      <w:r w:rsidR="007C5E1C">
        <w:t>FR blocks alternated with RS blocks (similar to Experiment 1) to ensure that the e</w:t>
      </w:r>
      <w:r w:rsidR="006E148B">
        <w:t xml:space="preserve">ffects observed using </w:t>
      </w:r>
      <w:r w:rsidR="007C5E1C">
        <w:t>leftward</w:t>
      </w:r>
      <w:r w:rsidR="006E148B">
        <w:t>/rightward</w:t>
      </w:r>
      <w:r w:rsidR="007C5E1C">
        <w:t xml:space="preserve"> motion directions and left/right responses replicate when using upward/downward motion directions and left/right responses. </w:t>
      </w:r>
      <w:r w:rsidR="00E41C04">
        <w:t xml:space="preserve">The stimulus-response mapping for FR blocks was provided at the beginning of the experiment, and alternated between participants. </w:t>
      </w:r>
    </w:p>
    <w:p w14:paraId="65DA9F78" w14:textId="6DE8CD3B" w:rsidR="002D475B" w:rsidRPr="00320285" w:rsidRDefault="00320285" w:rsidP="00A92CF5">
      <w:pPr>
        <w:pStyle w:val="Titre2"/>
      </w:pPr>
      <w:r>
        <w:t>Predictions</w:t>
      </w:r>
    </w:p>
    <w:p w14:paraId="75C318D7" w14:textId="227D5246" w:rsidR="00C9603A" w:rsidRDefault="00A93B83" w:rsidP="00A06F40">
      <w:r>
        <w:tab/>
      </w:r>
      <w:r w:rsidR="00E35977">
        <w:t>In line with</w:t>
      </w:r>
      <w:r w:rsidR="00083683">
        <w:t xml:space="preserve"> empirical results reported by Twomey et al. (2016) in humans</w:t>
      </w:r>
      <w:r w:rsidR="00083683" w:rsidRPr="00083683">
        <w:t xml:space="preserve"> </w:t>
      </w:r>
      <w:r w:rsidR="00083683">
        <w:t>(see Introduction), w</w:t>
      </w:r>
      <w:r>
        <w:t xml:space="preserve">e assume the following processing scheme </w:t>
      </w:r>
      <w:r w:rsidR="00083683">
        <w:t>in RS blocks. When the stimulus is presented, subjects perform a decision about its category (</w:t>
      </w:r>
      <w:r w:rsidR="00083683" w:rsidRPr="00083683">
        <w:t>upward vs. downward</w:t>
      </w:r>
      <w:r w:rsidR="00083683">
        <w:t xml:space="preserve">), and maintain the representation of the chosen category during the delay. When the RS is presented, subjects combine and accumulate evidence from both the RS letter and the stimulus category representation to drive </w:t>
      </w:r>
      <w:r w:rsidR="00083683" w:rsidRPr="00A93B83">
        <w:t>muscles to the response threshold.</w:t>
      </w:r>
      <w:r w:rsidR="00083683" w:rsidRPr="00083683">
        <w:t xml:space="preserve"> </w:t>
      </w:r>
      <w:r w:rsidR="0043064F">
        <w:t>Note</w:t>
      </w:r>
      <w:r w:rsidR="00083683">
        <w:t xml:space="preserve"> that the number of processing steps involved in this activation function is more important compared to the simple scheme described for the previous experiments. Specifically, subjects must retrieve the stimulus-response mapping associated with the RS letter from memory</w:t>
      </w:r>
      <w:r w:rsidR="0043064F">
        <w:t>,</w:t>
      </w:r>
      <w:r w:rsidR="00083683">
        <w:t xml:space="preserve"> and translate the </w:t>
      </w:r>
      <w:r w:rsidR="00083683">
        <w:lastRenderedPageBreak/>
        <w:t>stimulus category into</w:t>
      </w:r>
      <w:r w:rsidR="0043064F">
        <w:t xml:space="preserve"> a</w:t>
      </w:r>
      <w:r w:rsidR="00083683">
        <w:t xml:space="preserve"> response accordingly. Consequently, mean PMT in RS block</w:t>
      </w:r>
      <w:r w:rsidR="0043064F">
        <w:t xml:space="preserve">s should be slower </w:t>
      </w:r>
      <w:r w:rsidR="00604A5E">
        <w:t>compared to</w:t>
      </w:r>
      <w:r w:rsidR="00C9603A">
        <w:t xml:space="preserve"> Experiments 1 and 2</w:t>
      </w:r>
      <w:r w:rsidR="00AD7200">
        <w:t>,</w:t>
      </w:r>
      <w:r w:rsidR="00C9603A">
        <w:t xml:space="preserve"> and</w:t>
      </w:r>
      <w:r w:rsidR="00AD7200">
        <w:t xml:space="preserve"> the rate of partial muscle activation in the EMG channel associated with the response should be higher than the opposite channel only after the RS.</w:t>
      </w:r>
      <w:r w:rsidR="00C9603A">
        <w:t xml:space="preserve"> Based on</w:t>
      </w:r>
      <w:r w:rsidR="00E35977">
        <w:t xml:space="preserve"> findings from the previous experiments, we further assume that subjects incorporate a few samples of motion ev</w:t>
      </w:r>
      <w:r w:rsidR="00C9603A">
        <w:t>idence</w:t>
      </w:r>
      <w:r w:rsidR="00E35977">
        <w:t xml:space="preserve"> </w:t>
      </w:r>
      <w:r w:rsidR="00C9603A">
        <w:t xml:space="preserve">retrieved from memory during the second phase of accumulation, so parameter </w:t>
      </w:r>
      <w:proofErr w:type="spellStart"/>
      <w:r w:rsidR="00C9603A" w:rsidRPr="00C9603A">
        <w:rPr>
          <w:i/>
        </w:rPr>
        <w:t>w</w:t>
      </w:r>
      <w:proofErr w:type="spellEnd"/>
      <w:r w:rsidR="00C9603A">
        <w:t xml:space="preserve"> should slightly decrease as motion coherence decreases.  This modulation may not be large enough to affect mean PMT and mean MT, but it should be detectable on the slope of muscle activation. </w:t>
      </w:r>
    </w:p>
    <w:p w14:paraId="48E07722" w14:textId="6F6825F2" w:rsidR="00EF422D" w:rsidRPr="00EF422D" w:rsidRDefault="00613B9D" w:rsidP="00A06F40">
      <w:r>
        <w:tab/>
      </w:r>
      <w:r w:rsidRPr="00011361">
        <w:t>Finally, Experiment 3 incorporated the same delay manipulation as Experiment 1</w:t>
      </w:r>
      <w:r w:rsidR="00AE7DAD">
        <w:t xml:space="preserve"> in RS blocks</w:t>
      </w:r>
      <w:r w:rsidRPr="00011361">
        <w:t xml:space="preserve"> (3 vs. 5 vs. 7 s</w:t>
      </w:r>
      <w:r w:rsidR="00E90B0E" w:rsidRPr="00011361">
        <w:t>,</w:t>
      </w:r>
      <w:r w:rsidR="00DB19C0" w:rsidRPr="00011361">
        <w:t xml:space="preserve"> varied</w:t>
      </w:r>
      <w:r w:rsidR="009B03D4" w:rsidRPr="00011361">
        <w:t xml:space="preserve"> in separate blocks of trials</w:t>
      </w:r>
      <w:r w:rsidRPr="00613B9D">
        <w:t xml:space="preserve">). </w:t>
      </w:r>
      <w:r w:rsidR="00011361">
        <w:t xml:space="preserve">Since RS processing is considerably more challenging compared to Experiment 1, </w:t>
      </w:r>
      <w:r w:rsidR="00484253">
        <w:t>the</w:t>
      </w:r>
      <w:r w:rsidR="00011361">
        <w:t xml:space="preserve"> decrease in attentional </w:t>
      </w:r>
      <w:r w:rsidR="00484253">
        <w:t>resources allocated to the RS</w:t>
      </w:r>
      <w:r w:rsidR="00011361">
        <w:t xml:space="preserve"> as the delay increases should decrease the rate of evidence accumulation in phase 2 within GCD</w:t>
      </w:r>
      <w:r w:rsidR="00011361" w:rsidRPr="00011361">
        <w:rPr>
          <w:vertAlign w:val="subscript"/>
        </w:rPr>
        <w:t>RS</w:t>
      </w:r>
      <w:r w:rsidR="00011361">
        <w:t xml:space="preserve">. Consequently, the model predicts an increase in </w:t>
      </w:r>
      <w:r w:rsidR="00011361" w:rsidRPr="00613B9D">
        <w:t>mean</w:t>
      </w:r>
      <w:r w:rsidR="00011361">
        <w:t xml:space="preserve"> PMT and mean MT as the delay increases, </w:t>
      </w:r>
      <w:r w:rsidR="00484253">
        <w:t>as well as a</w:t>
      </w:r>
      <w:r w:rsidR="00011361">
        <w:t xml:space="preserve"> decrease in the slope of muscle activation. </w:t>
      </w:r>
    </w:p>
    <w:p w14:paraId="02A7C420" w14:textId="331F08B1" w:rsidR="00F8230D" w:rsidRPr="00A06F40" w:rsidRDefault="00F8230D" w:rsidP="00A92CF5">
      <w:pPr>
        <w:pStyle w:val="Titre2"/>
      </w:pPr>
      <w:r w:rsidRPr="00A06F40">
        <w:t>Method</w:t>
      </w:r>
    </w:p>
    <w:p w14:paraId="67C83C60" w14:textId="77777777" w:rsidR="00AD2AC8" w:rsidRPr="00A06F40" w:rsidRDefault="00AD2AC8" w:rsidP="00A92CF5">
      <w:pPr>
        <w:pStyle w:val="Titre3"/>
      </w:pPr>
      <w:r w:rsidRPr="00A06F40">
        <w:t>Participants</w:t>
      </w:r>
    </w:p>
    <w:p w14:paraId="07C124D1" w14:textId="4CFCA870" w:rsidR="00AD2AC8" w:rsidRDefault="00AD2AC8" w:rsidP="00A06F40">
      <w:r>
        <w:tab/>
      </w:r>
      <w:r w:rsidR="00F8230D">
        <w:t>The sample size was increased to 24 subjects to accommodate our counterbalancing scheme (see below). Twenty-four subjects thus took part in Experiment 3 (</w:t>
      </w:r>
      <w:r w:rsidR="00F8230D" w:rsidRPr="006B200E">
        <w:t>3 men; mean age 21.04, range 20-23</w:t>
      </w:r>
      <w:r w:rsidR="00F8230D">
        <w:t xml:space="preserve">) in exchange for a 20 euros gift card. </w:t>
      </w:r>
      <w:r>
        <w:t>None of the participants had taken part in Experiment</w:t>
      </w:r>
      <w:r w:rsidR="00F8230D">
        <w:t>s</w:t>
      </w:r>
      <w:r>
        <w:t xml:space="preserve"> 1</w:t>
      </w:r>
      <w:r w:rsidR="00F8230D">
        <w:t xml:space="preserve"> and 2</w:t>
      </w:r>
      <w:r>
        <w:t xml:space="preserve">. Participants were students from the University of Franche-Comté recruited through online advertisement. Criteria for inclusion in the study were similar to those used in </w:t>
      </w:r>
      <w:r w:rsidR="00BB5EED">
        <w:t>the previous experiments</w:t>
      </w:r>
      <w:r>
        <w:t xml:space="preserve">. Participants gave </w:t>
      </w:r>
      <w:r>
        <w:rPr>
          <w:color w:val="000000"/>
        </w:rPr>
        <w:t xml:space="preserve">written consent to participate. </w:t>
      </w:r>
      <w:r>
        <w:t xml:space="preserve">This </w:t>
      </w:r>
      <w:r>
        <w:lastRenderedPageBreak/>
        <w:t>study was approved by the ethical committee for research of the university (Agreement No. CERUBFC-2022-01-18-002).</w:t>
      </w:r>
      <w:r w:rsidR="00A265C7">
        <w:t xml:space="preserve"> </w:t>
      </w:r>
    </w:p>
    <w:p w14:paraId="17AE15A8" w14:textId="77777777" w:rsidR="00AD2AC8" w:rsidRPr="00A06F40" w:rsidRDefault="00AD2AC8" w:rsidP="00A92CF5">
      <w:pPr>
        <w:pStyle w:val="Titre3"/>
      </w:pPr>
      <w:r w:rsidRPr="00A06F40">
        <w:t>Apparatus</w:t>
      </w:r>
    </w:p>
    <w:p w14:paraId="0C819C8F" w14:textId="63121EDB" w:rsidR="00AD2AC8" w:rsidRDefault="00AD2AC8" w:rsidP="00A06F40">
      <w:r>
        <w:tab/>
        <w:t>The apparatus was identical to Experiment</w:t>
      </w:r>
      <w:r w:rsidR="00BB5EED">
        <w:t>s</w:t>
      </w:r>
      <w:r>
        <w:t xml:space="preserve"> 1</w:t>
      </w:r>
      <w:r w:rsidR="00BB5EED">
        <w:t xml:space="preserve"> and 2</w:t>
      </w:r>
      <w:r>
        <w:t>.</w:t>
      </w:r>
    </w:p>
    <w:p w14:paraId="635FDB36" w14:textId="77777777" w:rsidR="00AD2AC8" w:rsidRPr="00A06F40" w:rsidRDefault="00AD2AC8" w:rsidP="00A92CF5">
      <w:pPr>
        <w:pStyle w:val="Titre3"/>
      </w:pPr>
      <w:r w:rsidRPr="00A06F40">
        <w:t>Stimuli</w:t>
      </w:r>
    </w:p>
    <w:p w14:paraId="655E0327" w14:textId="49C9E4AB" w:rsidR="00187DB7" w:rsidRDefault="00BB5EED" w:rsidP="00A06F40">
      <w:r>
        <w:tab/>
        <w:t xml:space="preserve">Stimuli </w:t>
      </w:r>
      <w:r w:rsidR="00187DB7">
        <w:t xml:space="preserve">in FR and RS blocks </w:t>
      </w:r>
      <w:r w:rsidR="00AD2AC8">
        <w:t xml:space="preserve">were identical to </w:t>
      </w:r>
      <w:r w:rsidR="00187DB7">
        <w:t>stimuli in FR and RS blocks in Experiment 1,</w:t>
      </w:r>
      <w:r w:rsidR="00187DB7" w:rsidRPr="00187DB7">
        <w:t xml:space="preserve"> </w:t>
      </w:r>
      <w:r w:rsidR="00187DB7">
        <w:t xml:space="preserve">except that motion direction was </w:t>
      </w:r>
      <w:r w:rsidR="001D0275">
        <w:t xml:space="preserve">either </w:t>
      </w:r>
      <w:r w:rsidR="00187DB7">
        <w:t>upward or downward. In addition, the RS was either the letter M or S (font: Consolas</w:t>
      </w:r>
      <w:r w:rsidR="004D26F7">
        <w:t>;</w:t>
      </w:r>
      <w:r w:rsidR="00187DB7">
        <w:t xml:space="preserve"> </w:t>
      </w:r>
      <w:r w:rsidR="00187DB7" w:rsidRPr="002079ED">
        <w:t>0.3</w:t>
      </w:r>
      <w:r w:rsidR="002079ED" w:rsidRPr="002079ED">
        <w:t>1</w:t>
      </w:r>
      <w:r w:rsidR="00187DB7" w:rsidRPr="002079ED">
        <w:t>° × 0.</w:t>
      </w:r>
      <w:r w:rsidR="002079ED" w:rsidRPr="002079ED">
        <w:t>3</w:t>
      </w:r>
      <w:r w:rsidR="00187DB7" w:rsidRPr="002079ED">
        <w:t>8°</w:t>
      </w:r>
      <w:r w:rsidR="003619F2" w:rsidRPr="002079ED">
        <w:t>), presen</w:t>
      </w:r>
      <w:r w:rsidR="004D26F7" w:rsidRPr="002079ED">
        <w:t>ted</w:t>
      </w:r>
      <w:r w:rsidR="004D26F7">
        <w:t xml:space="preserve"> at the center of the screen</w:t>
      </w:r>
      <w:r w:rsidR="00187DB7">
        <w:t xml:space="preserve">.  </w:t>
      </w:r>
    </w:p>
    <w:p w14:paraId="48EBA1F3" w14:textId="77777777" w:rsidR="002079ED" w:rsidRPr="00A06F40" w:rsidRDefault="002079ED" w:rsidP="00A92CF5">
      <w:pPr>
        <w:pStyle w:val="Titre3"/>
      </w:pPr>
      <w:r w:rsidRPr="00A06F40">
        <w:t>Procedure</w:t>
      </w:r>
    </w:p>
    <w:p w14:paraId="17302F27" w14:textId="63DE4DB8" w:rsidR="0050064E" w:rsidRPr="00C37D14" w:rsidRDefault="00FE157F" w:rsidP="00A06F40">
      <w:r>
        <w:tab/>
      </w:r>
      <w:r w:rsidRPr="003A4746">
        <w:t xml:space="preserve">Participants completed 12 blocks of 96 trials </w:t>
      </w:r>
      <w:r>
        <w:t>(</w:t>
      </w:r>
      <w:r w:rsidRPr="003A4746">
        <w:t>3 FR</w:t>
      </w:r>
      <w:r>
        <w:t xml:space="preserve"> blocks, 3 RS3 blocks, 3 RS5 blocks, and 3</w:t>
      </w:r>
      <w:r w:rsidRPr="003A4746">
        <w:t xml:space="preserve"> RS</w:t>
      </w:r>
      <w:r>
        <w:t>7</w:t>
      </w:r>
      <w:r w:rsidRPr="003A4746">
        <w:t xml:space="preserve"> blocks</w:t>
      </w:r>
      <w:r>
        <w:t>)</w:t>
      </w:r>
      <w:r w:rsidR="00886730">
        <w:t>. The number of trials per condition was thus identical to Experiment 1</w:t>
      </w:r>
      <w:r w:rsidR="007F0390">
        <w:t xml:space="preserve">. </w:t>
      </w:r>
      <w:r w:rsidR="00886730">
        <w:t>We introduced self-paced breaks between blocks and</w:t>
      </w:r>
      <w:r w:rsidR="007F0390" w:rsidRPr="007F0390">
        <w:t xml:space="preserve"> in the middle of each RS5 and</w:t>
      </w:r>
      <w:r w:rsidR="00886730">
        <w:t xml:space="preserve"> RS7 block to alleviate fatigue</w:t>
      </w:r>
      <w:r w:rsidR="007F0390" w:rsidRPr="007F0390">
        <w:t>.</w:t>
      </w:r>
      <w:r w:rsidR="007F0390">
        <w:t xml:space="preserve"> </w:t>
      </w:r>
      <w:r w:rsidR="00886730">
        <w:t>Participants were instructed to identify motion direction (</w:t>
      </w:r>
      <w:r w:rsidR="00FC71E8">
        <w:t xml:space="preserve">upward </w:t>
      </w:r>
      <w:r w:rsidR="00886730">
        <w:t xml:space="preserve">vs. </w:t>
      </w:r>
      <w:r w:rsidR="00FC71E8">
        <w:t>downward</w:t>
      </w:r>
      <w:r w:rsidR="00886730">
        <w:t>) and communicate th</w:t>
      </w:r>
      <w:r w:rsidR="00657571">
        <w:t>eir response by pressing the</w:t>
      </w:r>
      <w:r w:rsidR="00886730">
        <w:t xml:space="preserve"> </w:t>
      </w:r>
      <w:r w:rsidR="00FC71E8">
        <w:t xml:space="preserve">corresponding button </w:t>
      </w:r>
      <w:r w:rsidR="00886730">
        <w:t>with their left or right thumb</w:t>
      </w:r>
      <w:r w:rsidR="00FC71E8">
        <w:t xml:space="preserve"> (</w:t>
      </w:r>
      <w:r w:rsidR="00504C3D">
        <w:t>Figure 5</w:t>
      </w:r>
      <w:r w:rsidR="00E21974">
        <w:t>A)</w:t>
      </w:r>
      <w:r w:rsidR="00886730">
        <w:t xml:space="preserve">. </w:t>
      </w:r>
      <w:r w:rsidR="00657571">
        <w:t>In FR blocks, half of the participants were inst</w:t>
      </w:r>
      <w:r w:rsidR="00504C3D">
        <w:t>ructed to press the left</w:t>
      </w:r>
      <w:r w:rsidR="00657571">
        <w:t xml:space="preserve"> button </w:t>
      </w:r>
      <w:r w:rsidR="00504C3D">
        <w:t>if motion direction was upward and the right button if motion direction was downward</w:t>
      </w:r>
      <w:r w:rsidR="00657571">
        <w:t>.</w:t>
      </w:r>
      <w:r w:rsidR="0050064E">
        <w:t xml:space="preserve"> </w:t>
      </w:r>
      <w:r w:rsidR="00F33D06">
        <w:t xml:space="preserve">This mapping was reversed for the other half. With the exception of motion direction, the internal structure of each FR block was identical to Experiment 1. </w:t>
      </w:r>
      <w:r w:rsidR="00657571">
        <w:t>In RS blocks, half of the subjects were instructed to associate upward and downward mot</w:t>
      </w:r>
      <w:r w:rsidR="00891767">
        <w:t>ion directions with left</w:t>
      </w:r>
      <w:r w:rsidR="00657571">
        <w:t xml:space="preserve"> and right responses </w:t>
      </w:r>
      <w:r w:rsidR="00891767">
        <w:t>respectively if the RS was M (and vice-versa if the RS was S)</w:t>
      </w:r>
      <w:r w:rsidR="00657571">
        <w:t xml:space="preserve">. The rule was reversed for the other half of subjects. </w:t>
      </w:r>
      <w:r w:rsidR="00F33D06">
        <w:t xml:space="preserve">In each RS block, trials were defined by a factorial combination of motion direction (upward vs. downward), motion coherence (2 vs. 11 vs. 40 %), and </w:t>
      </w:r>
      <w:r w:rsidR="00891767">
        <w:t>RS (M vs.</w:t>
      </w:r>
      <w:r w:rsidR="00F33D06">
        <w:t xml:space="preserve"> S). </w:t>
      </w:r>
      <w:r w:rsidR="0072001C">
        <w:t xml:space="preserve">Each trial type appeared </w:t>
      </w:r>
      <w:r w:rsidR="0072001C">
        <w:lastRenderedPageBreak/>
        <w:t xml:space="preserve">the same number of times in a random order. Other than that, the internal structure of RS blocks was identical to RS blocks in Experiment 1. </w:t>
      </w:r>
      <w:r w:rsidR="00184A1A">
        <w:t xml:space="preserve">The factorial combination of the stimulus-response mapping in FR blocks and the stimulus-response mapping in RS blocks resulted in 4 different combinations that were repeated 6 times (hence the 24 subjects). For each subject, </w:t>
      </w:r>
      <w:r w:rsidR="0072001C">
        <w:t>FR and RS blocks were pseudorandomized using the same scheme as</w:t>
      </w:r>
      <w:r w:rsidR="00891767">
        <w:t xml:space="preserve"> in</w:t>
      </w:r>
      <w:r w:rsidR="0072001C">
        <w:t xml:space="preserve"> Experiment 1. </w:t>
      </w:r>
      <w:r w:rsidR="000A4EA3" w:rsidRPr="003A4746">
        <w:t>Participants first complet</w:t>
      </w:r>
      <w:r w:rsidR="0050064E">
        <w:t>ed two blocks of practice trials to ensure they understood the task. The first block was FR and comprised 18 trials (each of the 6 stim</w:t>
      </w:r>
      <w:r w:rsidR="00292A92">
        <w:t>ulus types presented three times</w:t>
      </w:r>
      <w:r w:rsidR="0050064E">
        <w:t xml:space="preserve"> in a random order). The second block was RS3 and comprised 36 trials (each of the 6 stimulus t</w:t>
      </w:r>
      <w:r w:rsidR="00292A92">
        <w:t>ypes presented three times with</w:t>
      </w:r>
      <w:r w:rsidR="0050064E">
        <w:t xml:space="preserve"> each RS letter)</w:t>
      </w:r>
      <w:r w:rsidR="0072001C">
        <w:t xml:space="preserve">. </w:t>
      </w:r>
    </w:p>
    <w:p w14:paraId="460B9112" w14:textId="77777777" w:rsidR="004A735E" w:rsidRPr="00A06F40" w:rsidRDefault="004A735E" w:rsidP="00A92CF5">
      <w:pPr>
        <w:pStyle w:val="Titre3"/>
      </w:pPr>
      <w:r w:rsidRPr="00A06F40">
        <w:t>EMG recording and signal processing</w:t>
      </w:r>
    </w:p>
    <w:p w14:paraId="44C9394E" w14:textId="09364823" w:rsidR="004A735E" w:rsidRPr="006E262D" w:rsidRDefault="004A735E" w:rsidP="00A06F40">
      <w:r>
        <w:tab/>
        <w:t>EMG recording and signal processing were ident</w:t>
      </w:r>
      <w:r w:rsidR="002C57E1">
        <w:t>ical to Experiment 1.</w:t>
      </w:r>
    </w:p>
    <w:p w14:paraId="76A83009" w14:textId="77777777" w:rsidR="004A735E" w:rsidRPr="00A06F40" w:rsidRDefault="004A735E" w:rsidP="00A92CF5">
      <w:pPr>
        <w:pStyle w:val="Titre3"/>
      </w:pPr>
      <w:r w:rsidRPr="00A06F40">
        <w:t>Data analyses</w:t>
      </w:r>
    </w:p>
    <w:p w14:paraId="3695D24B" w14:textId="1B517D2C" w:rsidR="004A735E" w:rsidRPr="006A66DB" w:rsidRDefault="004A735E" w:rsidP="003628F4">
      <w:r w:rsidRPr="006A66DB">
        <w:tab/>
        <w:t>Trials with a</w:t>
      </w:r>
      <w:r w:rsidR="006A66DB">
        <w:t xml:space="preserve">nticipations (RTs &lt; 200 </w:t>
      </w:r>
      <w:proofErr w:type="spellStart"/>
      <w:r w:rsidR="006A66DB">
        <w:t>ms</w:t>
      </w:r>
      <w:proofErr w:type="spellEnd"/>
      <w:r w:rsidR="006A66DB">
        <w:t>; 0.01%), premature responses (0.2</w:t>
      </w:r>
      <w:r w:rsidRPr="006A66DB">
        <w:t>%), or in which participants failed to respond within the 4 s RT deadline (0.3%) were excluded from analyses.</w:t>
      </w:r>
      <w:r w:rsidR="00E67C21">
        <w:t xml:space="preserve"> The data were analyzed with</w:t>
      </w:r>
      <w:r w:rsidRPr="006A66DB">
        <w:t xml:space="preserve"> both frequentist and Bayesian repeated-measures ANOVAs, similar to </w:t>
      </w:r>
      <w:r w:rsidR="006A66DB">
        <w:t>previous e</w:t>
      </w:r>
      <w:r w:rsidRPr="006A66DB">
        <w:t>xperiment</w:t>
      </w:r>
      <w:r w:rsidR="006A66DB">
        <w:t>s</w:t>
      </w:r>
      <w:r w:rsidRPr="006A66DB">
        <w:t>. The percentage of trials in which the EMG onset of the response could not be detected due to a high level of noise was small (</w:t>
      </w:r>
      <w:r w:rsidRPr="006A66DB">
        <w:rPr>
          <w:i/>
        </w:rPr>
        <w:t>M</w:t>
      </w:r>
      <w:r w:rsidR="006A66DB">
        <w:t xml:space="preserve"> = 0.32%, range 0-1.57</w:t>
      </w:r>
      <w:r w:rsidRPr="006A66DB">
        <w:t xml:space="preserve">%). </w:t>
      </w:r>
    </w:p>
    <w:p w14:paraId="5E88D316" w14:textId="77777777" w:rsidR="00A92CF5" w:rsidRDefault="00A92CF5">
      <w:pPr>
        <w:spacing w:line="259" w:lineRule="auto"/>
        <w:outlineLvl w:val="9"/>
        <w:rPr>
          <w:b/>
          <w:bCs/>
        </w:rPr>
      </w:pPr>
      <w:r>
        <w:br w:type="page"/>
      </w:r>
    </w:p>
    <w:p w14:paraId="2CB15686" w14:textId="2180A00D" w:rsidR="004A735E" w:rsidRPr="00A06F40" w:rsidRDefault="004A735E" w:rsidP="00A92CF5">
      <w:pPr>
        <w:pStyle w:val="Titre2"/>
      </w:pPr>
      <w:r w:rsidRPr="00A06F40">
        <w:lastRenderedPageBreak/>
        <w:t xml:space="preserve">Results </w:t>
      </w:r>
    </w:p>
    <w:p w14:paraId="5E21543C" w14:textId="77777777" w:rsidR="008C5D5C" w:rsidRPr="002E1892" w:rsidRDefault="008C5D5C" w:rsidP="00A92CF5">
      <w:pPr>
        <w:pStyle w:val="Titre3"/>
      </w:pPr>
      <w:r w:rsidRPr="00A06F40">
        <w:t>Response</w:t>
      </w:r>
      <w:r w:rsidRPr="002E1892">
        <w:t xml:space="preserve"> </w:t>
      </w:r>
      <w:r w:rsidRPr="00A06F40">
        <w:t>accuracy</w:t>
      </w:r>
      <w:r w:rsidRPr="002E1892">
        <w:t xml:space="preserve"> </w:t>
      </w:r>
    </w:p>
    <w:p w14:paraId="52FA19D8" w14:textId="41F1EA27" w:rsidR="00CF2FF8" w:rsidRDefault="008C5D5C" w:rsidP="00A06F40">
      <w:r>
        <w:rPr>
          <w:i/>
        </w:rPr>
        <w:tab/>
      </w:r>
      <w:r w:rsidRPr="006B4061">
        <w:t>The proportion of correct responses in each condition</w:t>
      </w:r>
      <w:r>
        <w:t xml:space="preserve"> averaged across subjects is</w:t>
      </w:r>
      <w:r w:rsidRPr="006B4061">
        <w:t xml:space="preserve"> presented in </w:t>
      </w:r>
      <w:r>
        <w:t>Figure 5</w:t>
      </w:r>
      <w:r w:rsidRPr="006B4061">
        <w:t>B.</w:t>
      </w:r>
      <w:r>
        <w:t xml:space="preserve"> An ANOVA with block type (FR vs. RS3 vs. RS5 vs. RS7) and motion coherence (2 vs. 11 vs. 40 %) </w:t>
      </w:r>
      <w:r w:rsidR="00E55EDE">
        <w:t>showed main effects of coherence and bloc</w:t>
      </w:r>
      <w:r w:rsidR="00CF2FF8">
        <w:t>k</w:t>
      </w:r>
      <w:r w:rsidR="00E55EDE">
        <w:t xml:space="preserve"> type, </w:t>
      </w:r>
      <w:r w:rsidR="00E55EDE" w:rsidRPr="006D744C">
        <w:rPr>
          <w:i/>
        </w:rPr>
        <w:t>F</w:t>
      </w:r>
      <w:r w:rsidR="00E55EDE">
        <w:t>(1.57, 36.17) = 434.04</w:t>
      </w:r>
      <w:r w:rsidR="00E55EDE" w:rsidRPr="006D744C">
        <w:t xml:space="preserve">, </w:t>
      </w:r>
      <w:r w:rsidR="00E55EDE" w:rsidRPr="006D744C">
        <w:rPr>
          <w:i/>
        </w:rPr>
        <w:t>p</w:t>
      </w:r>
      <w:r w:rsidR="00E55EDE" w:rsidRPr="006D744C">
        <w:t xml:space="preserve"> &lt; .001, </w:t>
      </w:r>
      <w:r w:rsidR="00E55EDE" w:rsidRPr="006D744C">
        <w:rPr>
          <w:i/>
        </w:rPr>
        <w:t>η</w:t>
      </w:r>
      <w:r w:rsidR="00E55EDE" w:rsidRPr="006D744C">
        <w:rPr>
          <w:i/>
          <w:vertAlign w:val="subscript"/>
        </w:rPr>
        <w:t>p</w:t>
      </w:r>
      <w:r w:rsidR="00E55EDE" w:rsidRPr="006D744C">
        <w:rPr>
          <w:i/>
          <w:vertAlign w:val="superscript"/>
        </w:rPr>
        <w:t>2</w:t>
      </w:r>
      <w:r w:rsidR="00E55EDE">
        <w:t xml:space="preserve"> = .95</w:t>
      </w:r>
      <w:r w:rsidR="00E55EDE" w:rsidRPr="006D744C">
        <w:t xml:space="preserve">, </w:t>
      </w:r>
      <w:proofErr w:type="spellStart"/>
      <w:r w:rsidR="00E55EDE" w:rsidRPr="006D744C">
        <w:rPr>
          <w:i/>
        </w:rPr>
        <w:t>BF</w:t>
      </w:r>
      <w:r w:rsidR="00E55EDE" w:rsidRPr="006D744C">
        <w:rPr>
          <w:i/>
          <w:vertAlign w:val="subscript"/>
        </w:rPr>
        <w:t>incl</w:t>
      </w:r>
      <w:proofErr w:type="spellEnd"/>
      <w:r w:rsidR="00E55EDE" w:rsidRPr="006D744C">
        <w:rPr>
          <w:vertAlign w:val="subscript"/>
        </w:rPr>
        <w:t xml:space="preserve"> </w:t>
      </w:r>
      <w:r w:rsidR="00E55EDE">
        <w:t>= 4.52 × 10</w:t>
      </w:r>
      <w:r w:rsidR="00E55EDE">
        <w:rPr>
          <w:vertAlign w:val="superscript"/>
        </w:rPr>
        <w:t>27</w:t>
      </w:r>
      <w:r w:rsidR="00E55EDE">
        <w:t xml:space="preserve"> (decisive evidence for H</w:t>
      </w:r>
      <w:r w:rsidR="00E55EDE" w:rsidRPr="0060696B">
        <w:rPr>
          <w:vertAlign w:val="subscript"/>
        </w:rPr>
        <w:t>1</w:t>
      </w:r>
      <w:r w:rsidR="00E55EDE">
        <w:t>)</w:t>
      </w:r>
      <w:r w:rsidR="001B2C65">
        <w:t xml:space="preserve"> and </w:t>
      </w:r>
      <w:r w:rsidR="001B2C65" w:rsidRPr="006D744C">
        <w:rPr>
          <w:i/>
        </w:rPr>
        <w:t>F</w:t>
      </w:r>
      <w:r w:rsidR="001B2C65">
        <w:t xml:space="preserve">(1.56, 35.98) = </w:t>
      </w:r>
      <w:r w:rsidR="00C75E5A">
        <w:t>3</w:t>
      </w:r>
      <w:r w:rsidR="001B2C65">
        <w:t>.</w:t>
      </w:r>
      <w:r w:rsidR="00C75E5A">
        <w:t>90</w:t>
      </w:r>
      <w:r w:rsidR="001B2C65" w:rsidRPr="006D744C">
        <w:t xml:space="preserve">, </w:t>
      </w:r>
      <w:r w:rsidR="001B2C65" w:rsidRPr="006D744C">
        <w:rPr>
          <w:i/>
        </w:rPr>
        <w:t>p</w:t>
      </w:r>
      <w:r w:rsidR="00B77618">
        <w:t xml:space="preserve"> = .04</w:t>
      </w:r>
      <w:r w:rsidR="001B2C65" w:rsidRPr="006D744C">
        <w:t xml:space="preserve">, </w:t>
      </w:r>
      <w:r w:rsidR="001B2C65" w:rsidRPr="006D744C">
        <w:rPr>
          <w:i/>
        </w:rPr>
        <w:t>η</w:t>
      </w:r>
      <w:r w:rsidR="001B2C65" w:rsidRPr="006D744C">
        <w:rPr>
          <w:i/>
          <w:vertAlign w:val="subscript"/>
        </w:rPr>
        <w:t>p</w:t>
      </w:r>
      <w:r w:rsidR="001B2C65" w:rsidRPr="006D744C">
        <w:rPr>
          <w:i/>
          <w:vertAlign w:val="superscript"/>
        </w:rPr>
        <w:t>2</w:t>
      </w:r>
      <w:r w:rsidR="001B2C65">
        <w:t xml:space="preserve"> = .</w:t>
      </w:r>
      <w:r w:rsidR="00B77618">
        <w:t>1</w:t>
      </w:r>
      <w:r w:rsidR="001B2C65">
        <w:t>5</w:t>
      </w:r>
      <w:r w:rsidR="001B2C65" w:rsidRPr="006D744C">
        <w:t xml:space="preserve">, </w:t>
      </w:r>
      <w:proofErr w:type="spellStart"/>
      <w:r w:rsidR="001B2C65" w:rsidRPr="006D744C">
        <w:rPr>
          <w:i/>
        </w:rPr>
        <w:t>BF</w:t>
      </w:r>
      <w:r w:rsidR="001B2C65" w:rsidRPr="006D744C">
        <w:rPr>
          <w:i/>
          <w:vertAlign w:val="subscript"/>
        </w:rPr>
        <w:t>incl</w:t>
      </w:r>
      <w:proofErr w:type="spellEnd"/>
      <w:r w:rsidR="001B2C65" w:rsidRPr="006D744C">
        <w:rPr>
          <w:vertAlign w:val="subscript"/>
        </w:rPr>
        <w:t xml:space="preserve"> </w:t>
      </w:r>
      <w:r w:rsidR="001B2C65">
        <w:t xml:space="preserve">= </w:t>
      </w:r>
      <w:r w:rsidR="00E527B2">
        <w:t>1</w:t>
      </w:r>
      <w:r w:rsidR="001B2C65">
        <w:t>.5</w:t>
      </w:r>
      <w:r w:rsidR="00E527B2">
        <w:t>6 (anecdotal</w:t>
      </w:r>
      <w:r w:rsidR="001B2C65">
        <w:t xml:space="preserve"> evidence for H</w:t>
      </w:r>
      <w:r w:rsidR="001B2C65" w:rsidRPr="0060696B">
        <w:rPr>
          <w:vertAlign w:val="subscript"/>
        </w:rPr>
        <w:t>1</w:t>
      </w:r>
      <w:r w:rsidR="001B2C65">
        <w:t>)</w:t>
      </w:r>
      <w:r w:rsidR="00CD3EEB">
        <w:t xml:space="preserve"> </w:t>
      </w:r>
      <w:r w:rsidR="006672F7">
        <w:t>respectively</w:t>
      </w:r>
      <w:r w:rsidR="00DD739F">
        <w:t>.</w:t>
      </w:r>
      <w:r w:rsidR="00E527B2">
        <w:t xml:space="preserve"> </w:t>
      </w:r>
      <w:r w:rsidR="00CD3EEB">
        <w:t>Response a</w:t>
      </w:r>
      <w:r w:rsidR="00E527B2">
        <w:t>ccuracy d</w:t>
      </w:r>
      <w:r w:rsidR="006672F7">
        <w:t>ecreased as coherence decreased</w:t>
      </w:r>
      <w:r w:rsidR="00E527B2">
        <w:t xml:space="preserve"> </w:t>
      </w:r>
      <w:r w:rsidR="00CD3EEB">
        <w:t>and</w:t>
      </w:r>
      <w:r w:rsidR="00E527B2">
        <w:t xml:space="preserve"> was slightly higher for </w:t>
      </w:r>
      <w:r w:rsidR="00214B0D">
        <w:t>RS</w:t>
      </w:r>
      <w:r w:rsidR="00E527B2">
        <w:t xml:space="preserve"> than </w:t>
      </w:r>
      <w:r w:rsidR="00214B0D">
        <w:t>F</w:t>
      </w:r>
      <w:r w:rsidR="00E527B2">
        <w:t>R blocks</w:t>
      </w:r>
      <w:r w:rsidR="006672F7">
        <w:t>, similar to Experiment 1</w:t>
      </w:r>
      <w:r w:rsidR="00CD3EEB">
        <w:t>. Although the amplitude of the bloc type effect was numerically larger in the 11% coherence condition, the interaction between the two factors was not significant,</w:t>
      </w:r>
      <w:r w:rsidR="00CD3EEB" w:rsidRPr="00CD3EEB">
        <w:rPr>
          <w:i/>
        </w:rPr>
        <w:t xml:space="preserve"> </w:t>
      </w:r>
      <w:proofErr w:type="gramStart"/>
      <w:r w:rsidR="00CD3EEB" w:rsidRPr="006D744C">
        <w:rPr>
          <w:i/>
        </w:rPr>
        <w:t>F</w:t>
      </w:r>
      <w:r w:rsidR="00CD3EEB">
        <w:t>(</w:t>
      </w:r>
      <w:proofErr w:type="gramEnd"/>
      <w:r w:rsidR="009A671B">
        <w:t>3</w:t>
      </w:r>
      <w:r w:rsidR="00CD3EEB">
        <w:t>.</w:t>
      </w:r>
      <w:r w:rsidR="009A671B">
        <w:t>19</w:t>
      </w:r>
      <w:r w:rsidR="00CD3EEB">
        <w:t xml:space="preserve">, </w:t>
      </w:r>
      <w:r w:rsidR="009A671B">
        <w:t>73</w:t>
      </w:r>
      <w:r w:rsidR="00CD3EEB">
        <w:t>.</w:t>
      </w:r>
      <w:r w:rsidR="009A671B">
        <w:t>4</w:t>
      </w:r>
      <w:r w:rsidR="00CD3EEB">
        <w:t xml:space="preserve">7) = </w:t>
      </w:r>
      <w:r w:rsidR="009A671B">
        <w:t>1</w:t>
      </w:r>
      <w:r w:rsidR="00CD3EEB">
        <w:t>.</w:t>
      </w:r>
      <w:r w:rsidR="009A671B">
        <w:t>73</w:t>
      </w:r>
      <w:r w:rsidR="00CD3EEB" w:rsidRPr="006D744C">
        <w:t xml:space="preserve">, </w:t>
      </w:r>
      <w:r w:rsidR="00CD3EEB" w:rsidRPr="006D744C">
        <w:rPr>
          <w:i/>
        </w:rPr>
        <w:t>p</w:t>
      </w:r>
      <w:r w:rsidR="009A671B">
        <w:t xml:space="preserve"> = .17</w:t>
      </w:r>
      <w:r w:rsidR="00CD3EEB" w:rsidRPr="006D744C">
        <w:t xml:space="preserve">, </w:t>
      </w:r>
      <w:proofErr w:type="spellStart"/>
      <w:r w:rsidR="00CD3EEB" w:rsidRPr="006D744C">
        <w:rPr>
          <w:i/>
        </w:rPr>
        <w:t>BF</w:t>
      </w:r>
      <w:r w:rsidR="00CD3EEB" w:rsidRPr="006D744C">
        <w:rPr>
          <w:i/>
          <w:vertAlign w:val="subscript"/>
        </w:rPr>
        <w:t>incl</w:t>
      </w:r>
      <w:proofErr w:type="spellEnd"/>
      <w:r w:rsidR="00CD3EEB" w:rsidRPr="006D744C">
        <w:rPr>
          <w:vertAlign w:val="subscript"/>
        </w:rPr>
        <w:t xml:space="preserve"> </w:t>
      </w:r>
      <w:r w:rsidR="00CD3EEB">
        <w:t xml:space="preserve">= </w:t>
      </w:r>
      <w:r w:rsidR="00FB6D7D">
        <w:t>0</w:t>
      </w:r>
      <w:r w:rsidR="00CD3EEB">
        <w:t>.</w:t>
      </w:r>
      <w:r w:rsidR="00FB6D7D">
        <w:t>36 (anecdotal</w:t>
      </w:r>
      <w:r w:rsidR="00CD3EEB">
        <w:t xml:space="preserve"> evidence for H</w:t>
      </w:r>
      <w:r w:rsidR="00FB6D7D">
        <w:rPr>
          <w:vertAlign w:val="subscript"/>
        </w:rPr>
        <w:t>0</w:t>
      </w:r>
      <w:r w:rsidR="00CD3EEB">
        <w:t>)</w:t>
      </w:r>
      <w:r w:rsidR="00957857">
        <w:t>.</w:t>
      </w:r>
      <w:r w:rsidR="00CF2FF8">
        <w:t xml:space="preserve"> </w:t>
      </w:r>
    </w:p>
    <w:p w14:paraId="526AD868" w14:textId="5F4ED847" w:rsidR="007D3087" w:rsidRDefault="00CF2FF8" w:rsidP="00A06F40">
      <w:r>
        <w:tab/>
      </w:r>
      <w:r w:rsidR="006672F7" w:rsidRPr="00907C2E">
        <w:t>To specifically evaluate the effect of the delay manipulation in RS blocks, we computed an</w:t>
      </w:r>
      <w:r w:rsidR="00907C2E" w:rsidRPr="00907C2E">
        <w:t xml:space="preserve"> additional</w:t>
      </w:r>
      <w:r w:rsidR="006672F7" w:rsidRPr="00907C2E">
        <w:t xml:space="preserve"> ANOVA on the proportion of correc</w:t>
      </w:r>
      <w:r>
        <w:t>t responses in RS blocks with</w:t>
      </w:r>
      <w:r w:rsidR="006672F7" w:rsidRPr="00907C2E">
        <w:t xml:space="preserve"> delay (RS3 vs. RS5 vs. RS7) and motion coherence (2 vs. 11 vs. 40 %) as factors. The delay manipulation did not modulate response accuracy, </w:t>
      </w:r>
      <w:proofErr w:type="gramStart"/>
      <w:r w:rsidR="006672F7" w:rsidRPr="00907C2E">
        <w:rPr>
          <w:i/>
        </w:rPr>
        <w:t>F</w:t>
      </w:r>
      <w:r w:rsidR="00AF6822">
        <w:t>(</w:t>
      </w:r>
      <w:proofErr w:type="gramEnd"/>
      <w:r w:rsidR="00AF6822">
        <w:t>2, 46) &lt; 1</w:t>
      </w:r>
      <w:r w:rsidR="006672F7" w:rsidRPr="00907C2E">
        <w:t xml:space="preserve">, </w:t>
      </w:r>
      <w:proofErr w:type="spellStart"/>
      <w:r w:rsidR="006672F7" w:rsidRPr="00907C2E">
        <w:rPr>
          <w:i/>
        </w:rPr>
        <w:t>BF</w:t>
      </w:r>
      <w:r w:rsidR="006672F7" w:rsidRPr="00907C2E">
        <w:rPr>
          <w:i/>
          <w:vertAlign w:val="subscript"/>
        </w:rPr>
        <w:t>incl</w:t>
      </w:r>
      <w:proofErr w:type="spellEnd"/>
      <w:r w:rsidR="006672F7" w:rsidRPr="00907C2E">
        <w:rPr>
          <w:vertAlign w:val="subscript"/>
        </w:rPr>
        <w:t xml:space="preserve"> </w:t>
      </w:r>
      <w:r w:rsidR="00AF6822">
        <w:t>= 0.04 (strong</w:t>
      </w:r>
      <w:r w:rsidR="006672F7" w:rsidRPr="00907C2E">
        <w:t xml:space="preserve"> evidence for H</w:t>
      </w:r>
      <w:r w:rsidR="006672F7" w:rsidRPr="00907C2E">
        <w:rPr>
          <w:vertAlign w:val="subscript"/>
        </w:rPr>
        <w:t>0</w:t>
      </w:r>
      <w:r w:rsidR="006672F7" w:rsidRPr="00907C2E">
        <w:t xml:space="preserve">), and </w:t>
      </w:r>
      <w:ins w:id="14" w:author="GAJDOS Thibault" w:date="2024-11-12T14:06:00Z" w16du:dateUtc="2024-11-12T13:06:00Z">
        <w:r w:rsidR="00DC127F">
          <w:t xml:space="preserve">there was no interaction between delay </w:t>
        </w:r>
      </w:ins>
      <w:ins w:id="15" w:author="GAJDOS Thibault" w:date="2024-11-12T14:07:00Z" w16du:dateUtc="2024-11-12T13:07:00Z">
        <w:r w:rsidR="00DC127F">
          <w:t xml:space="preserve">manipulation and </w:t>
        </w:r>
      </w:ins>
      <w:del w:id="16" w:author="GAJDOS Thibault" w:date="2024-11-12T14:07:00Z" w16du:dateUtc="2024-11-12T13:07:00Z">
        <w:r w:rsidR="006672F7" w:rsidRPr="00907C2E" w:rsidDel="00DC127F">
          <w:delText xml:space="preserve">did not interact with </w:delText>
        </w:r>
      </w:del>
      <w:r w:rsidR="006672F7" w:rsidRPr="00907C2E">
        <w:t xml:space="preserve">coherence, </w:t>
      </w:r>
      <w:r w:rsidR="006672F7" w:rsidRPr="00907C2E">
        <w:rPr>
          <w:i/>
        </w:rPr>
        <w:t>F</w:t>
      </w:r>
      <w:r w:rsidR="00AB506D">
        <w:t>(2.80, 64.50) =</w:t>
      </w:r>
      <w:r w:rsidR="006672F7" w:rsidRPr="00907C2E">
        <w:t xml:space="preserve"> 1,</w:t>
      </w:r>
      <w:r w:rsidR="00AB506D">
        <w:t xml:space="preserve"> </w:t>
      </w:r>
      <w:r w:rsidR="00AB506D" w:rsidRPr="006D744C">
        <w:rPr>
          <w:i/>
        </w:rPr>
        <w:t>p</w:t>
      </w:r>
      <w:r w:rsidR="00AB506D">
        <w:t xml:space="preserve"> = .39</w:t>
      </w:r>
      <w:r w:rsidR="00AB506D" w:rsidRPr="006D744C">
        <w:t xml:space="preserve">, </w:t>
      </w:r>
      <w:r w:rsidR="006672F7" w:rsidRPr="00907C2E">
        <w:t xml:space="preserve"> </w:t>
      </w:r>
      <w:proofErr w:type="spellStart"/>
      <w:r w:rsidR="006672F7" w:rsidRPr="00907C2E">
        <w:rPr>
          <w:i/>
        </w:rPr>
        <w:t>BF</w:t>
      </w:r>
      <w:r w:rsidR="006672F7" w:rsidRPr="00907C2E">
        <w:rPr>
          <w:i/>
          <w:vertAlign w:val="subscript"/>
        </w:rPr>
        <w:t>incl</w:t>
      </w:r>
      <w:proofErr w:type="spellEnd"/>
      <w:r w:rsidR="006672F7" w:rsidRPr="00907C2E">
        <w:rPr>
          <w:vertAlign w:val="subscript"/>
        </w:rPr>
        <w:t xml:space="preserve"> </w:t>
      </w:r>
      <w:r w:rsidR="00AB506D">
        <w:t>= 0.015 (decisive</w:t>
      </w:r>
      <w:r w:rsidR="006672F7" w:rsidRPr="00907C2E">
        <w:t xml:space="preserve"> evidence for H</w:t>
      </w:r>
      <w:r w:rsidR="006672F7" w:rsidRPr="00907C2E">
        <w:rPr>
          <w:vertAlign w:val="subscript"/>
        </w:rPr>
        <w:t>0</w:t>
      </w:r>
      <w:r w:rsidR="006672F7" w:rsidRPr="00907C2E">
        <w:t>).</w:t>
      </w:r>
      <w:r w:rsidR="006672F7" w:rsidRPr="006672F7">
        <w:t xml:space="preserve">  </w:t>
      </w:r>
    </w:p>
    <w:p w14:paraId="1AA78E3D" w14:textId="7AB888C9" w:rsidR="007D3087" w:rsidRPr="00A06F40" w:rsidRDefault="007D3087" w:rsidP="00A92CF5">
      <w:pPr>
        <w:pStyle w:val="Titre3"/>
      </w:pPr>
      <w:r w:rsidRPr="00A06F40">
        <w:t>Slope of muscle activation and mean MT</w:t>
      </w:r>
    </w:p>
    <w:p w14:paraId="14647DB5" w14:textId="736CFC3C" w:rsidR="00CF2FF8" w:rsidRDefault="00C94838" w:rsidP="00A06F40">
      <w:r>
        <w:tab/>
      </w:r>
      <w:r w:rsidR="0026427D" w:rsidRPr="0026427D">
        <w:t>The slope of muscle activation (estimated u</w:t>
      </w:r>
      <w:r w:rsidR="0026427D">
        <w:t>sing linear regression in the 7</w:t>
      </w:r>
      <w:r w:rsidR="0026427D" w:rsidRPr="0026427D">
        <w:t xml:space="preserve">0 </w:t>
      </w:r>
      <w:proofErr w:type="spellStart"/>
      <w:r w:rsidR="0026427D" w:rsidRPr="0026427D">
        <w:t>ms</w:t>
      </w:r>
      <w:proofErr w:type="spellEnd"/>
      <w:r w:rsidR="0026427D" w:rsidRPr="0026427D">
        <w:t xml:space="preserve"> window from the onset of muscle activation to the peak amplitude) and mean MT in each condition averaged across subjects are presented in Figure </w:t>
      </w:r>
      <w:r w:rsidR="00FC18DD">
        <w:t>5</w:t>
      </w:r>
      <w:r w:rsidR="0026427D" w:rsidRPr="0026427D">
        <w:t xml:space="preserve">B and </w:t>
      </w:r>
      <w:r w:rsidR="00FC18DD">
        <w:t>5</w:t>
      </w:r>
      <w:r w:rsidR="0026427D" w:rsidRPr="0026427D">
        <w:t>C respectively.</w:t>
      </w:r>
      <w:r w:rsidR="0026427D">
        <w:t xml:space="preserve"> </w:t>
      </w:r>
      <w:r w:rsidR="002F3F8C">
        <w:t>An ANOVA on mean MT with block type (FR vs. RS3 vs. RS5 vs. RS7) and motion coherence</w:t>
      </w:r>
      <w:r w:rsidR="00E045CC">
        <w:t xml:space="preserve"> (2 vs. 11 vs. 40 %) showed an interaction between the two factors, </w:t>
      </w:r>
      <w:proofErr w:type="gramStart"/>
      <w:r w:rsidR="002E2916" w:rsidRPr="006D744C">
        <w:rPr>
          <w:i/>
        </w:rPr>
        <w:t>F</w:t>
      </w:r>
      <w:r w:rsidR="002E2916">
        <w:t>(</w:t>
      </w:r>
      <w:proofErr w:type="gramEnd"/>
      <w:r w:rsidR="002E2916">
        <w:t>2.74, 62.96) = 9.35</w:t>
      </w:r>
      <w:r w:rsidR="002E2916" w:rsidRPr="006D744C">
        <w:t xml:space="preserve">, </w:t>
      </w:r>
      <w:r w:rsidR="002E2916" w:rsidRPr="006D744C">
        <w:rPr>
          <w:i/>
        </w:rPr>
        <w:t>p</w:t>
      </w:r>
      <w:r w:rsidR="002E2916" w:rsidRPr="006D744C">
        <w:t xml:space="preserve"> &lt; .001, </w:t>
      </w:r>
      <w:r w:rsidR="002E2916" w:rsidRPr="006D744C">
        <w:rPr>
          <w:i/>
        </w:rPr>
        <w:t>η</w:t>
      </w:r>
      <w:r w:rsidR="002E2916" w:rsidRPr="006D744C">
        <w:rPr>
          <w:i/>
          <w:vertAlign w:val="subscript"/>
        </w:rPr>
        <w:t>p</w:t>
      </w:r>
      <w:r w:rsidR="002E2916" w:rsidRPr="006D744C">
        <w:rPr>
          <w:i/>
          <w:vertAlign w:val="superscript"/>
        </w:rPr>
        <w:t>2</w:t>
      </w:r>
      <w:r w:rsidR="002E2916">
        <w:t xml:space="preserve"> = </w:t>
      </w:r>
      <w:r w:rsidR="002E2916">
        <w:lastRenderedPageBreak/>
        <w:t>.29</w:t>
      </w:r>
      <w:r w:rsidR="002E2916" w:rsidRPr="006D744C">
        <w:t xml:space="preserve">, </w:t>
      </w:r>
      <w:proofErr w:type="spellStart"/>
      <w:r w:rsidR="002E2916" w:rsidRPr="006D744C">
        <w:rPr>
          <w:i/>
        </w:rPr>
        <w:t>BF</w:t>
      </w:r>
      <w:r w:rsidR="002E2916" w:rsidRPr="006D744C">
        <w:rPr>
          <w:i/>
          <w:vertAlign w:val="subscript"/>
        </w:rPr>
        <w:t>incl</w:t>
      </w:r>
      <w:proofErr w:type="spellEnd"/>
      <w:r w:rsidR="002E2916" w:rsidRPr="006D744C">
        <w:rPr>
          <w:vertAlign w:val="subscript"/>
        </w:rPr>
        <w:t xml:space="preserve"> </w:t>
      </w:r>
      <w:r w:rsidR="00F22ED1">
        <w:t>= 3.94</w:t>
      </w:r>
      <w:r w:rsidR="002E2916">
        <w:t xml:space="preserve"> × 10</w:t>
      </w:r>
      <w:r w:rsidR="00F22ED1">
        <w:rPr>
          <w:vertAlign w:val="superscript"/>
        </w:rPr>
        <w:t>6</w:t>
      </w:r>
      <w:r w:rsidR="002E2916">
        <w:t xml:space="preserve"> (decisive evidence for H</w:t>
      </w:r>
      <w:r w:rsidR="002E2916" w:rsidRPr="0060696B">
        <w:rPr>
          <w:vertAlign w:val="subscript"/>
        </w:rPr>
        <w:t>1</w:t>
      </w:r>
      <w:r w:rsidR="002E2916">
        <w:t>)</w:t>
      </w:r>
      <w:r w:rsidR="00AC328B">
        <w:t>. Mean MT</w:t>
      </w:r>
      <w:r w:rsidR="000A61ED">
        <w:t xml:space="preserve"> in</w:t>
      </w:r>
      <w:r w:rsidR="00AC328B">
        <w:t xml:space="preserve">creased as motion coherence decreased, the amplitude of this effect was larger in FR than RS blocks. </w:t>
      </w:r>
      <w:r w:rsidR="004E43D8">
        <w:t xml:space="preserve">A second </w:t>
      </w:r>
      <w:r w:rsidR="00AC328B">
        <w:t xml:space="preserve">ANOVA on mean MT data from RS blocks with </w:t>
      </w:r>
      <w:r w:rsidR="00AC328B" w:rsidRPr="00907C2E">
        <w:t xml:space="preserve">coherence (2 vs. 11 vs. 40 %) </w:t>
      </w:r>
      <w:r w:rsidR="00AC328B">
        <w:t xml:space="preserve">and </w:t>
      </w:r>
      <w:r w:rsidR="00AC328B" w:rsidRPr="00907C2E">
        <w:t>delay (</w:t>
      </w:r>
      <w:r w:rsidR="009371AC">
        <w:t xml:space="preserve">3 vs. 5 vs. </w:t>
      </w:r>
      <w:r w:rsidR="004E43D8">
        <w:t>7</w:t>
      </w:r>
      <w:r w:rsidR="009371AC">
        <w:t xml:space="preserve"> s</w:t>
      </w:r>
      <w:r w:rsidR="004E43D8">
        <w:t xml:space="preserve">) as factors showed reliable </w:t>
      </w:r>
      <w:r w:rsidR="00AC328B">
        <w:t xml:space="preserve">main effects of coherence and delay, </w:t>
      </w:r>
      <w:r w:rsidR="00AC328B" w:rsidRPr="006D744C">
        <w:rPr>
          <w:i/>
        </w:rPr>
        <w:t>F</w:t>
      </w:r>
      <w:r w:rsidR="00AC328B">
        <w:t>(2, 46) = 11.44</w:t>
      </w:r>
      <w:r w:rsidR="00AC328B" w:rsidRPr="006D744C">
        <w:t xml:space="preserve">, </w:t>
      </w:r>
      <w:r w:rsidR="00AC328B" w:rsidRPr="006D744C">
        <w:rPr>
          <w:i/>
        </w:rPr>
        <w:t>p</w:t>
      </w:r>
      <w:r w:rsidR="00AC328B" w:rsidRPr="006D744C">
        <w:t xml:space="preserve"> &lt; .001, </w:t>
      </w:r>
      <w:r w:rsidR="00AC328B" w:rsidRPr="006D744C">
        <w:rPr>
          <w:i/>
        </w:rPr>
        <w:t>η</w:t>
      </w:r>
      <w:r w:rsidR="00AC328B" w:rsidRPr="006D744C">
        <w:rPr>
          <w:i/>
          <w:vertAlign w:val="subscript"/>
        </w:rPr>
        <w:t>p</w:t>
      </w:r>
      <w:r w:rsidR="00AC328B" w:rsidRPr="006D744C">
        <w:rPr>
          <w:i/>
          <w:vertAlign w:val="superscript"/>
        </w:rPr>
        <w:t>2</w:t>
      </w:r>
      <w:r w:rsidR="00AC328B">
        <w:t xml:space="preserve"> = .33</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13</w:t>
      </w:r>
      <w:r w:rsidR="008B21B0">
        <w:t>5</w:t>
      </w:r>
      <w:r w:rsidR="00AC328B">
        <w:t xml:space="preserve"> (decisive evidence for H</w:t>
      </w:r>
      <w:r w:rsidR="00AC328B" w:rsidRPr="0060696B">
        <w:rPr>
          <w:vertAlign w:val="subscript"/>
        </w:rPr>
        <w:t>1</w:t>
      </w:r>
      <w:r w:rsidR="00AC328B">
        <w:t xml:space="preserve">) and </w:t>
      </w:r>
      <w:r w:rsidR="00AC328B" w:rsidRPr="006D744C">
        <w:rPr>
          <w:i/>
        </w:rPr>
        <w:t>F</w:t>
      </w:r>
      <w:r w:rsidR="008B21B0">
        <w:t>(2, 46) = 8.98</w:t>
      </w:r>
      <w:r w:rsidR="00AC328B" w:rsidRPr="006D744C">
        <w:t xml:space="preserve">, </w:t>
      </w:r>
      <w:r w:rsidR="00AC328B" w:rsidRPr="006D744C">
        <w:rPr>
          <w:i/>
        </w:rPr>
        <w:t>p</w:t>
      </w:r>
      <w:r w:rsidR="00AC328B" w:rsidRPr="006D744C">
        <w:t xml:space="preserve"> &lt; .001, </w:t>
      </w:r>
      <w:r w:rsidR="00AC328B" w:rsidRPr="006D744C">
        <w:rPr>
          <w:i/>
        </w:rPr>
        <w:t>η</w:t>
      </w:r>
      <w:r w:rsidR="00AC328B" w:rsidRPr="006D744C">
        <w:rPr>
          <w:i/>
          <w:vertAlign w:val="subscript"/>
        </w:rPr>
        <w:t>p</w:t>
      </w:r>
      <w:r w:rsidR="00AC328B" w:rsidRPr="006D744C">
        <w:rPr>
          <w:i/>
          <w:vertAlign w:val="superscript"/>
        </w:rPr>
        <w:t>2</w:t>
      </w:r>
      <w:r w:rsidR="008B21B0">
        <w:t xml:space="preserve"> = .28</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xml:space="preserve">= </w:t>
      </w:r>
      <w:r w:rsidR="00734736">
        <w:t>55</w:t>
      </w:r>
      <w:r w:rsidR="00AC328B">
        <w:t xml:space="preserve"> (</w:t>
      </w:r>
      <w:r w:rsidR="0079091F">
        <w:t>very strong</w:t>
      </w:r>
      <w:r w:rsidR="00AC328B">
        <w:t xml:space="preserve"> evidence for H</w:t>
      </w:r>
      <w:r w:rsidR="00AC328B" w:rsidRPr="0060696B">
        <w:rPr>
          <w:vertAlign w:val="subscript"/>
        </w:rPr>
        <w:t>1</w:t>
      </w:r>
      <w:r w:rsidR="00AC328B">
        <w:t xml:space="preserve">) respectively, but no interaction between the two factors, </w:t>
      </w:r>
      <w:r w:rsidR="00AC328B" w:rsidRPr="006D744C">
        <w:rPr>
          <w:i/>
        </w:rPr>
        <w:t>F</w:t>
      </w:r>
      <w:r w:rsidR="008B21B0">
        <w:t>(2.67, 61.51) &lt; 1</w:t>
      </w:r>
      <w:r w:rsidR="00AC328B" w:rsidRPr="006D744C">
        <w:t xml:space="preserve">, </w:t>
      </w:r>
      <w:proofErr w:type="spellStart"/>
      <w:r w:rsidR="00AC328B" w:rsidRPr="006D744C">
        <w:rPr>
          <w:i/>
        </w:rPr>
        <w:t>BF</w:t>
      </w:r>
      <w:r w:rsidR="00AC328B" w:rsidRPr="006D744C">
        <w:rPr>
          <w:i/>
          <w:vertAlign w:val="subscript"/>
        </w:rPr>
        <w:t>incl</w:t>
      </w:r>
      <w:proofErr w:type="spellEnd"/>
      <w:r w:rsidR="00AC328B" w:rsidRPr="006D744C">
        <w:rPr>
          <w:vertAlign w:val="subscript"/>
        </w:rPr>
        <w:t xml:space="preserve"> </w:t>
      </w:r>
      <w:r w:rsidR="00AC328B">
        <w:t xml:space="preserve">= </w:t>
      </w:r>
      <w:r w:rsidR="003F494D">
        <w:t>0.06</w:t>
      </w:r>
      <w:r w:rsidR="00AC328B">
        <w:t xml:space="preserve"> (</w:t>
      </w:r>
      <w:r w:rsidR="00DE3E33">
        <w:t xml:space="preserve">strong </w:t>
      </w:r>
      <w:r w:rsidR="00AC328B">
        <w:t>evidence for H</w:t>
      </w:r>
      <w:r w:rsidR="00AC328B" w:rsidRPr="0060696B">
        <w:rPr>
          <w:vertAlign w:val="subscript"/>
        </w:rPr>
        <w:t>1</w:t>
      </w:r>
      <w:r w:rsidR="00AC328B">
        <w:t>)</w:t>
      </w:r>
      <w:r w:rsidR="00B91D4C">
        <w:t>.</w:t>
      </w:r>
      <w:r w:rsidR="000A61ED">
        <w:t xml:space="preserve"> Mea</w:t>
      </w:r>
      <w:r w:rsidR="00F31F0E">
        <w:t>n MT increased as motion coherence de</w:t>
      </w:r>
      <w:r w:rsidR="008248E2">
        <w:t>creased, and</w:t>
      </w:r>
      <w:r w:rsidR="000A61ED">
        <w:t xml:space="preserve"> increased as the delay increased.</w:t>
      </w:r>
    </w:p>
    <w:p w14:paraId="023947FA" w14:textId="3C7539CC" w:rsidR="00AC328B" w:rsidRPr="00AC328B" w:rsidRDefault="004E43D8" w:rsidP="00A06F40">
      <w:r>
        <w:tab/>
        <w:t xml:space="preserve">We next computed an ANOVA on the slope data with block type (FR vs. RS3 vs. RS5 vs. RS7) and motion coherence (2 vs. 11 vs. 40 %) as factors. </w:t>
      </w:r>
      <w:r w:rsidR="006628C2">
        <w:t xml:space="preserve">This analysis showed </w:t>
      </w:r>
      <w:r w:rsidR="008A2F46">
        <w:t xml:space="preserve">an interaction between the two factors, </w:t>
      </w:r>
      <w:proofErr w:type="gramStart"/>
      <w:r w:rsidR="008A2F46" w:rsidRPr="006D744C">
        <w:rPr>
          <w:i/>
        </w:rPr>
        <w:t>F</w:t>
      </w:r>
      <w:r w:rsidR="008A2F46">
        <w:t>(</w:t>
      </w:r>
      <w:proofErr w:type="gramEnd"/>
      <w:r w:rsidR="008A2F46">
        <w:t>6, 138) = 7.36</w:t>
      </w:r>
      <w:r w:rsidR="008A2F46" w:rsidRPr="006D744C">
        <w:t xml:space="preserve">, </w:t>
      </w:r>
      <w:r w:rsidR="008A2F46" w:rsidRPr="006D744C">
        <w:rPr>
          <w:i/>
        </w:rPr>
        <w:t>p</w:t>
      </w:r>
      <w:r w:rsidR="008A2F46" w:rsidRPr="006D744C">
        <w:t xml:space="preserve"> &lt; .001, </w:t>
      </w:r>
      <w:r w:rsidR="008A2F46" w:rsidRPr="006D744C">
        <w:rPr>
          <w:i/>
        </w:rPr>
        <w:t>η</w:t>
      </w:r>
      <w:r w:rsidR="008A2F46" w:rsidRPr="006D744C">
        <w:rPr>
          <w:i/>
          <w:vertAlign w:val="subscript"/>
        </w:rPr>
        <w:t>p</w:t>
      </w:r>
      <w:r w:rsidR="008A2F46" w:rsidRPr="006D744C">
        <w:rPr>
          <w:i/>
          <w:vertAlign w:val="superscript"/>
        </w:rPr>
        <w:t>2</w:t>
      </w:r>
      <w:r w:rsidR="008A2F46">
        <w:t xml:space="preserve"> = .24</w:t>
      </w:r>
      <w:r w:rsidR="008A2F46" w:rsidRPr="006D744C">
        <w:t xml:space="preserve">, </w:t>
      </w:r>
      <w:proofErr w:type="spellStart"/>
      <w:r w:rsidR="008A2F46" w:rsidRPr="006D744C">
        <w:rPr>
          <w:i/>
        </w:rPr>
        <w:t>BF</w:t>
      </w:r>
      <w:r w:rsidR="008A2F46" w:rsidRPr="006D744C">
        <w:rPr>
          <w:i/>
          <w:vertAlign w:val="subscript"/>
        </w:rPr>
        <w:t>incl</w:t>
      </w:r>
      <w:proofErr w:type="spellEnd"/>
      <w:r w:rsidR="008A2F46" w:rsidRPr="006D744C">
        <w:rPr>
          <w:vertAlign w:val="subscript"/>
        </w:rPr>
        <w:t xml:space="preserve"> </w:t>
      </w:r>
      <w:r w:rsidR="00146EB8">
        <w:t>= 8.91</w:t>
      </w:r>
      <w:r w:rsidR="008A2F46">
        <w:t xml:space="preserve"> × 10</w:t>
      </w:r>
      <w:r w:rsidR="00146EB8">
        <w:rPr>
          <w:vertAlign w:val="superscript"/>
        </w:rPr>
        <w:t>4</w:t>
      </w:r>
      <w:r w:rsidR="008A2F46">
        <w:t xml:space="preserve"> (decisive evidence for H</w:t>
      </w:r>
      <w:r w:rsidR="008A2F46" w:rsidRPr="0060696B">
        <w:rPr>
          <w:vertAlign w:val="subscript"/>
        </w:rPr>
        <w:t>1</w:t>
      </w:r>
      <w:r w:rsidR="008A2F46">
        <w:t>)</w:t>
      </w:r>
      <w:r w:rsidR="00770B85">
        <w:t xml:space="preserve">. </w:t>
      </w:r>
      <w:r w:rsidR="00770B85" w:rsidRPr="009279CD">
        <w:t>The slope of muscle activation decreased as coherence decreased</w:t>
      </w:r>
      <w:r w:rsidR="00770B85">
        <w:t>, and the amplitude of this effect was larger in FR than RS blocks. An</w:t>
      </w:r>
      <w:r w:rsidR="006B011B">
        <w:t xml:space="preserve"> a</w:t>
      </w:r>
      <w:r w:rsidR="00770B85">
        <w:t xml:space="preserve">dditional ANOVA on data from RS blocks with coherence (2 vs. 11 vs. 40 %) and delay </w:t>
      </w:r>
      <w:r w:rsidR="00770B85" w:rsidRPr="00907C2E">
        <w:t>(</w:t>
      </w:r>
      <w:r w:rsidR="006B011B">
        <w:t xml:space="preserve">3 vs. 5 vs. </w:t>
      </w:r>
      <w:r w:rsidR="00770B85">
        <w:t>7</w:t>
      </w:r>
      <w:r w:rsidR="006B011B">
        <w:t xml:space="preserve"> s</w:t>
      </w:r>
      <w:r w:rsidR="00770B85">
        <w:t xml:space="preserve">) as factors showed reliable main effects of coherence and delay, </w:t>
      </w:r>
      <w:r w:rsidR="00770B85" w:rsidRPr="006D744C">
        <w:rPr>
          <w:i/>
        </w:rPr>
        <w:t>F</w:t>
      </w:r>
      <w:r w:rsidR="004E3E0E">
        <w:t>(2, 46) = 14.83</w:t>
      </w:r>
      <w:r w:rsidR="00770B85" w:rsidRPr="006D744C">
        <w:t xml:space="preserve">, </w:t>
      </w:r>
      <w:r w:rsidR="00770B85" w:rsidRPr="006D744C">
        <w:rPr>
          <w:i/>
        </w:rPr>
        <w:t>p</w:t>
      </w:r>
      <w:r w:rsidR="00770B85" w:rsidRPr="006D744C">
        <w:t xml:space="preserve"> &lt; .001, </w:t>
      </w:r>
      <w:r w:rsidR="00770B85" w:rsidRPr="006D744C">
        <w:rPr>
          <w:i/>
        </w:rPr>
        <w:t>η</w:t>
      </w:r>
      <w:r w:rsidR="00770B85" w:rsidRPr="006D744C">
        <w:rPr>
          <w:i/>
          <w:vertAlign w:val="subscript"/>
        </w:rPr>
        <w:t>p</w:t>
      </w:r>
      <w:r w:rsidR="00770B85" w:rsidRPr="006D744C">
        <w:rPr>
          <w:i/>
          <w:vertAlign w:val="superscript"/>
        </w:rPr>
        <w:t>2</w:t>
      </w:r>
      <w:r w:rsidR="004E3E0E">
        <w:t xml:space="preserve"> = .38</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4E3E0E">
        <w:t>= 14</w:t>
      </w:r>
      <w:r w:rsidR="00770B85">
        <w:t>5 (decisive evidence for H</w:t>
      </w:r>
      <w:r w:rsidR="00770B85" w:rsidRPr="0060696B">
        <w:rPr>
          <w:vertAlign w:val="subscript"/>
        </w:rPr>
        <w:t>1</w:t>
      </w:r>
      <w:r w:rsidR="00770B85">
        <w:t xml:space="preserve">) and </w:t>
      </w:r>
      <w:r w:rsidR="00770B85" w:rsidRPr="006D744C">
        <w:rPr>
          <w:i/>
        </w:rPr>
        <w:t>F</w:t>
      </w:r>
      <w:r w:rsidR="004E3E0E">
        <w:t>(1.56</w:t>
      </w:r>
      <w:r w:rsidR="00770B85">
        <w:t xml:space="preserve">, </w:t>
      </w:r>
      <w:r w:rsidR="004E3E0E">
        <w:t>35.88</w:t>
      </w:r>
      <w:r w:rsidR="00770B85">
        <w:t>) = 8.</w:t>
      </w:r>
      <w:r w:rsidR="004E3E0E">
        <w:t>72</w:t>
      </w:r>
      <w:r w:rsidR="00770B85" w:rsidRPr="006D744C">
        <w:t xml:space="preserve">, </w:t>
      </w:r>
      <w:r w:rsidR="00770B85" w:rsidRPr="006D744C">
        <w:rPr>
          <w:i/>
        </w:rPr>
        <w:t>p</w:t>
      </w:r>
      <w:r w:rsidR="004E3E0E">
        <w:t xml:space="preserve"> = .002</w:t>
      </w:r>
      <w:r w:rsidR="00770B85" w:rsidRPr="006D744C">
        <w:t xml:space="preserve">, </w:t>
      </w:r>
      <w:r w:rsidR="00770B85" w:rsidRPr="006D744C">
        <w:rPr>
          <w:i/>
        </w:rPr>
        <w:t>η</w:t>
      </w:r>
      <w:r w:rsidR="00770B85" w:rsidRPr="006D744C">
        <w:rPr>
          <w:i/>
          <w:vertAlign w:val="subscript"/>
        </w:rPr>
        <w:t>p</w:t>
      </w:r>
      <w:r w:rsidR="00770B85" w:rsidRPr="006D744C">
        <w:rPr>
          <w:i/>
          <w:vertAlign w:val="superscript"/>
        </w:rPr>
        <w:t>2</w:t>
      </w:r>
      <w:r w:rsidR="00770B85">
        <w:t xml:space="preserve"> = .2</w:t>
      </w:r>
      <w:r w:rsidR="004E3E0E">
        <w:t>7</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4E3E0E">
        <w:t>= 57 (very strong</w:t>
      </w:r>
      <w:r w:rsidR="00770B85">
        <w:t xml:space="preserve"> evidence for H</w:t>
      </w:r>
      <w:r w:rsidR="00770B85" w:rsidRPr="0060696B">
        <w:rPr>
          <w:vertAlign w:val="subscript"/>
        </w:rPr>
        <w:t>1</w:t>
      </w:r>
      <w:r w:rsidR="00770B85">
        <w:t xml:space="preserve">) respectively, but no interaction between the two factors, </w:t>
      </w:r>
      <w:r w:rsidR="00770B85" w:rsidRPr="006D744C">
        <w:rPr>
          <w:i/>
        </w:rPr>
        <w:t>F</w:t>
      </w:r>
      <w:r w:rsidR="006757E8">
        <w:t>(4, 92</w:t>
      </w:r>
      <w:r w:rsidR="00770B85">
        <w:t>) &lt; 1</w:t>
      </w:r>
      <w:r w:rsidR="00770B85" w:rsidRPr="006D744C">
        <w:t xml:space="preserve">, </w:t>
      </w:r>
      <w:proofErr w:type="spellStart"/>
      <w:r w:rsidR="00770B85" w:rsidRPr="006D744C">
        <w:rPr>
          <w:i/>
        </w:rPr>
        <w:t>BF</w:t>
      </w:r>
      <w:r w:rsidR="00770B85" w:rsidRPr="006D744C">
        <w:rPr>
          <w:i/>
          <w:vertAlign w:val="subscript"/>
        </w:rPr>
        <w:t>incl</w:t>
      </w:r>
      <w:proofErr w:type="spellEnd"/>
      <w:r w:rsidR="00770B85" w:rsidRPr="006D744C">
        <w:rPr>
          <w:vertAlign w:val="subscript"/>
        </w:rPr>
        <w:t xml:space="preserve"> </w:t>
      </w:r>
      <w:r w:rsidR="00770B85">
        <w:t>= 0.0</w:t>
      </w:r>
      <w:r w:rsidR="006757E8">
        <w:t>5</w:t>
      </w:r>
      <w:r w:rsidR="00770B85">
        <w:t xml:space="preserve"> (strong evidence for H</w:t>
      </w:r>
      <w:r w:rsidR="00770B85" w:rsidRPr="0060696B">
        <w:rPr>
          <w:vertAlign w:val="subscript"/>
        </w:rPr>
        <w:t>1</w:t>
      </w:r>
      <w:r w:rsidR="00770B85">
        <w:t>).</w:t>
      </w:r>
      <w:r w:rsidR="0069614D">
        <w:t xml:space="preserve"> </w:t>
      </w:r>
      <w:r w:rsidR="0069614D" w:rsidRPr="009279CD">
        <w:t xml:space="preserve">The slope of muscle activation decreased as </w:t>
      </w:r>
      <w:r w:rsidR="00356D2B" w:rsidRPr="009279CD">
        <w:t xml:space="preserve">motion </w:t>
      </w:r>
      <w:r w:rsidR="0069614D" w:rsidRPr="009279CD">
        <w:t>coherence decreased</w:t>
      </w:r>
      <w:r w:rsidR="003A5FDD" w:rsidRPr="009279CD">
        <w:t>.</w:t>
      </w:r>
      <w:r w:rsidR="003A5FDD">
        <w:t xml:space="preserve"> It also </w:t>
      </w:r>
      <w:r w:rsidR="0069614D">
        <w:t xml:space="preserve">decreased as the delay increased. </w:t>
      </w:r>
    </w:p>
    <w:p w14:paraId="2DB80E74" w14:textId="405D4FB7" w:rsidR="007D3087" w:rsidRPr="00A06F40" w:rsidRDefault="007D3087" w:rsidP="00A92CF5">
      <w:pPr>
        <w:pStyle w:val="Titre3"/>
      </w:pPr>
      <w:r w:rsidRPr="00A06F40">
        <w:t>Mean PMT</w:t>
      </w:r>
    </w:p>
    <w:p w14:paraId="31F19E55" w14:textId="7B767037" w:rsidR="00634087" w:rsidRPr="00634087" w:rsidRDefault="00B807AD" w:rsidP="00A06F40">
      <w:r>
        <w:tab/>
      </w:r>
      <w:r w:rsidRPr="00B807AD">
        <w:t>The mean PMT in each condition averaged across s</w:t>
      </w:r>
      <w:r>
        <w:t xml:space="preserve">ubjects is presented in Figure </w:t>
      </w:r>
      <w:r w:rsidR="00855EEC">
        <w:t>5B</w:t>
      </w:r>
      <w:r w:rsidRPr="00B807AD">
        <w:t>.</w:t>
      </w:r>
      <w:r w:rsidR="00642054">
        <w:t xml:space="preserve"> An ANOVA on mean PMT with block type (FR vs. RS3 vs. RS5 vs. RS7) and motion coherence (2 vs. 11 vs. 40 %) revealed an interaction between the two factors, </w:t>
      </w:r>
      <w:proofErr w:type="gramStart"/>
      <w:r w:rsidR="00642054" w:rsidRPr="006D744C">
        <w:rPr>
          <w:i/>
        </w:rPr>
        <w:t>F</w:t>
      </w:r>
      <w:r w:rsidR="00642054">
        <w:t>(</w:t>
      </w:r>
      <w:proofErr w:type="gramEnd"/>
      <w:r w:rsidR="00642054">
        <w:t>1.48, 33.93) = 39.41</w:t>
      </w:r>
      <w:r w:rsidR="00642054" w:rsidRPr="006D744C">
        <w:t xml:space="preserve">, </w:t>
      </w:r>
      <w:r w:rsidR="00642054" w:rsidRPr="006D744C">
        <w:rPr>
          <w:i/>
        </w:rPr>
        <w:t>p</w:t>
      </w:r>
      <w:r w:rsidR="00642054">
        <w:t xml:space="preserve"> &lt; .001</w:t>
      </w:r>
      <w:r w:rsidR="00642054" w:rsidRPr="006D744C">
        <w:t xml:space="preserve">, </w:t>
      </w:r>
      <w:r w:rsidR="00642054" w:rsidRPr="006D744C">
        <w:rPr>
          <w:i/>
        </w:rPr>
        <w:t>η</w:t>
      </w:r>
      <w:r w:rsidR="00642054" w:rsidRPr="006D744C">
        <w:rPr>
          <w:i/>
          <w:vertAlign w:val="subscript"/>
        </w:rPr>
        <w:t>p</w:t>
      </w:r>
      <w:r w:rsidR="00642054" w:rsidRPr="006D744C">
        <w:rPr>
          <w:i/>
          <w:vertAlign w:val="superscript"/>
        </w:rPr>
        <w:t>2</w:t>
      </w:r>
      <w:r w:rsidR="00642054">
        <w:t xml:space="preserve"> = .63</w:t>
      </w:r>
      <w:r w:rsidR="00642054" w:rsidRPr="006D744C">
        <w:t xml:space="preserve">, </w:t>
      </w:r>
      <w:proofErr w:type="spellStart"/>
      <w:r w:rsidR="00642054" w:rsidRPr="006D744C">
        <w:rPr>
          <w:i/>
        </w:rPr>
        <w:t>BF</w:t>
      </w:r>
      <w:r w:rsidR="00642054" w:rsidRPr="006D744C">
        <w:rPr>
          <w:i/>
          <w:vertAlign w:val="subscript"/>
        </w:rPr>
        <w:t>incl</w:t>
      </w:r>
      <w:proofErr w:type="spellEnd"/>
      <w:r w:rsidR="00642054" w:rsidRPr="006D744C">
        <w:rPr>
          <w:vertAlign w:val="subscript"/>
        </w:rPr>
        <w:t xml:space="preserve"> </w:t>
      </w:r>
      <w:r w:rsidR="00642054">
        <w:t>= 4.34 × 10</w:t>
      </w:r>
      <w:r w:rsidR="00642054">
        <w:rPr>
          <w:vertAlign w:val="superscript"/>
        </w:rPr>
        <w:t>26</w:t>
      </w:r>
      <w:r w:rsidR="00642054">
        <w:t xml:space="preserve"> (decisive evidence for H</w:t>
      </w:r>
      <w:r w:rsidR="00642054" w:rsidRPr="0060696B">
        <w:rPr>
          <w:vertAlign w:val="subscript"/>
        </w:rPr>
        <w:t>1</w:t>
      </w:r>
      <w:r w:rsidR="00642054">
        <w:t>).</w:t>
      </w:r>
      <w:r w:rsidR="00634087">
        <w:t xml:space="preserve"> Mean PMT increased as motion coherence decreased in FR blocks only. This was confirmed by a second </w:t>
      </w:r>
      <w:r w:rsidR="00634087">
        <w:lastRenderedPageBreak/>
        <w:t>ANOVA computed on mean PMT in RS blocks with coherence (2 vs. 11 vs. 40 %) and delay (</w:t>
      </w:r>
      <w:r w:rsidR="00D47519">
        <w:t xml:space="preserve">3 vs. 5 vs. 7 s) as factors. The </w:t>
      </w:r>
      <w:r w:rsidR="00F31833">
        <w:t xml:space="preserve">main </w:t>
      </w:r>
      <w:r w:rsidR="00D47519">
        <w:t xml:space="preserve">effect of coherence was not significant, </w:t>
      </w:r>
      <w:proofErr w:type="gramStart"/>
      <w:r w:rsidR="00D47519" w:rsidRPr="009D238D">
        <w:rPr>
          <w:i/>
        </w:rPr>
        <w:t>F</w:t>
      </w:r>
      <w:r w:rsidR="00D47519">
        <w:t>(</w:t>
      </w:r>
      <w:proofErr w:type="gramEnd"/>
      <w:r w:rsidR="00D47519">
        <w:t>1.34, 30.82) &lt; 1</w:t>
      </w:r>
      <w:r w:rsidR="00D47519" w:rsidRPr="009D238D">
        <w:t xml:space="preserve">, </w:t>
      </w:r>
      <w:proofErr w:type="spellStart"/>
      <w:r w:rsidR="00D47519" w:rsidRPr="009D238D">
        <w:rPr>
          <w:i/>
        </w:rPr>
        <w:t>BF</w:t>
      </w:r>
      <w:r w:rsidR="00D47519" w:rsidRPr="009D238D">
        <w:rPr>
          <w:i/>
          <w:vertAlign w:val="subscript"/>
        </w:rPr>
        <w:t>incl</w:t>
      </w:r>
      <w:proofErr w:type="spellEnd"/>
      <w:r w:rsidR="00D47519">
        <w:t xml:space="preserve"> = 0.13 (substantial</w:t>
      </w:r>
      <w:r w:rsidR="00D47519" w:rsidRPr="009D238D">
        <w:t xml:space="preserve"> evidence for H</w:t>
      </w:r>
      <w:r w:rsidR="00D47519" w:rsidRPr="009D238D">
        <w:rPr>
          <w:vertAlign w:val="subscript"/>
        </w:rPr>
        <w:t>0</w:t>
      </w:r>
      <w:r w:rsidR="00D47519">
        <w:t xml:space="preserve">), and </w:t>
      </w:r>
      <w:ins w:id="17" w:author="GAJDOS Thibault" w:date="2024-11-12T14:07:00Z" w16du:dateUtc="2024-11-12T13:07:00Z">
        <w:r w:rsidR="00DC127F">
          <w:t xml:space="preserve">there was no interaction between </w:t>
        </w:r>
      </w:ins>
      <w:r w:rsidR="00F31833">
        <w:t xml:space="preserve">coherence </w:t>
      </w:r>
      <w:del w:id="18" w:author="GAJDOS Thibault" w:date="2024-11-12T14:07:00Z" w16du:dateUtc="2024-11-12T13:07:00Z">
        <w:r w:rsidR="00D47519" w:rsidDel="00DC127F">
          <w:delText>did not interact wi</w:delText>
        </w:r>
        <w:r w:rsidR="004B4ACC" w:rsidDel="00DC127F">
          <w:delText>th</w:delText>
        </w:r>
      </w:del>
      <w:ins w:id="19" w:author="GAJDOS Thibault" w:date="2024-11-12T14:07:00Z" w16du:dateUtc="2024-11-12T13:07:00Z">
        <w:r w:rsidR="00DC127F">
          <w:t>and</w:t>
        </w:r>
      </w:ins>
      <w:r w:rsidR="00D47519">
        <w:t xml:space="preserve"> delay, </w:t>
      </w:r>
      <w:r w:rsidR="00D47519" w:rsidRPr="009D238D">
        <w:rPr>
          <w:i/>
        </w:rPr>
        <w:t>F</w:t>
      </w:r>
      <w:r w:rsidR="00D47519">
        <w:t>(4, 92) = 1.55</w:t>
      </w:r>
      <w:r w:rsidR="00D47519" w:rsidRPr="009D238D">
        <w:t>,</w:t>
      </w:r>
      <w:r w:rsidR="00D47519">
        <w:t xml:space="preserve"> </w:t>
      </w:r>
      <w:r w:rsidR="00D47519" w:rsidRPr="006D744C">
        <w:rPr>
          <w:i/>
        </w:rPr>
        <w:t>p</w:t>
      </w:r>
      <w:r w:rsidR="00D47519">
        <w:t xml:space="preserve"> = .19</w:t>
      </w:r>
      <w:r w:rsidR="00D47519" w:rsidRPr="009D238D">
        <w:t xml:space="preserve"> </w:t>
      </w:r>
      <w:proofErr w:type="spellStart"/>
      <w:r w:rsidR="00D47519" w:rsidRPr="009D238D">
        <w:rPr>
          <w:i/>
        </w:rPr>
        <w:t>BF</w:t>
      </w:r>
      <w:r w:rsidR="00D47519" w:rsidRPr="009D238D">
        <w:rPr>
          <w:i/>
          <w:vertAlign w:val="subscript"/>
        </w:rPr>
        <w:t>incl</w:t>
      </w:r>
      <w:proofErr w:type="spellEnd"/>
      <w:r w:rsidR="00D47519">
        <w:t xml:space="preserve"> = 0.26 (substantial</w:t>
      </w:r>
      <w:r w:rsidR="00D47519" w:rsidRPr="009D238D">
        <w:t xml:space="preserve"> evidence for H</w:t>
      </w:r>
      <w:r w:rsidR="00D47519" w:rsidRPr="009D238D">
        <w:rPr>
          <w:vertAlign w:val="subscript"/>
        </w:rPr>
        <w:t>0</w:t>
      </w:r>
      <w:r w:rsidR="00D47519">
        <w:t>)</w:t>
      </w:r>
      <w:r w:rsidR="00EE664F">
        <w:t xml:space="preserve">. </w:t>
      </w:r>
      <w:r w:rsidR="00F31833">
        <w:t xml:space="preserve">The effect of delay was significant, </w:t>
      </w:r>
      <w:proofErr w:type="gramStart"/>
      <w:r w:rsidR="00F31833" w:rsidRPr="006D744C">
        <w:rPr>
          <w:i/>
        </w:rPr>
        <w:t>F</w:t>
      </w:r>
      <w:r w:rsidR="00F31833">
        <w:t>(</w:t>
      </w:r>
      <w:proofErr w:type="gramEnd"/>
      <w:r w:rsidR="00F31833">
        <w:t>2, 46) = 7.99</w:t>
      </w:r>
      <w:r w:rsidR="00F31833" w:rsidRPr="006D744C">
        <w:t xml:space="preserve">, </w:t>
      </w:r>
      <w:r w:rsidR="00F31833" w:rsidRPr="006D744C">
        <w:rPr>
          <w:i/>
        </w:rPr>
        <w:t>p</w:t>
      </w:r>
      <w:r w:rsidR="00F31833">
        <w:t xml:space="preserve"> = .001</w:t>
      </w:r>
      <w:r w:rsidR="00F31833" w:rsidRPr="006D744C">
        <w:t xml:space="preserve">, </w:t>
      </w:r>
      <w:r w:rsidR="00F31833" w:rsidRPr="006D744C">
        <w:rPr>
          <w:i/>
        </w:rPr>
        <w:t>η</w:t>
      </w:r>
      <w:r w:rsidR="00F31833" w:rsidRPr="006D744C">
        <w:rPr>
          <w:i/>
          <w:vertAlign w:val="subscript"/>
        </w:rPr>
        <w:t>p</w:t>
      </w:r>
      <w:r w:rsidR="00F31833" w:rsidRPr="006D744C">
        <w:rPr>
          <w:i/>
          <w:vertAlign w:val="superscript"/>
        </w:rPr>
        <w:t>2</w:t>
      </w:r>
      <w:r w:rsidR="00F31833">
        <w:t xml:space="preserve"> = .26</w:t>
      </w:r>
      <w:r w:rsidR="00F31833" w:rsidRPr="006D744C">
        <w:t xml:space="preserve">, </w:t>
      </w:r>
      <w:proofErr w:type="spellStart"/>
      <w:r w:rsidR="00F31833" w:rsidRPr="006D744C">
        <w:rPr>
          <w:i/>
        </w:rPr>
        <w:t>BF</w:t>
      </w:r>
      <w:r w:rsidR="00F31833" w:rsidRPr="006D744C">
        <w:rPr>
          <w:i/>
          <w:vertAlign w:val="subscript"/>
        </w:rPr>
        <w:t>incl</w:t>
      </w:r>
      <w:proofErr w:type="spellEnd"/>
      <w:r w:rsidR="00F31833" w:rsidRPr="006D744C">
        <w:rPr>
          <w:vertAlign w:val="subscript"/>
        </w:rPr>
        <w:t xml:space="preserve"> </w:t>
      </w:r>
      <w:r w:rsidR="00F31833">
        <w:t>= 37 (very strong evidence for H</w:t>
      </w:r>
      <w:r w:rsidR="00F31833" w:rsidRPr="0060696B">
        <w:rPr>
          <w:vertAlign w:val="subscript"/>
        </w:rPr>
        <w:t>1</w:t>
      </w:r>
      <w:r w:rsidR="00F31833">
        <w:t>)</w:t>
      </w:r>
      <w:r w:rsidR="00CB58EF">
        <w:t xml:space="preserve">, reflecting </w:t>
      </w:r>
      <w:r w:rsidR="003F5EB8">
        <w:t xml:space="preserve">a </w:t>
      </w:r>
      <w:r w:rsidR="00CB58EF">
        <w:t>faster mean PMT</w:t>
      </w:r>
      <w:r w:rsidR="003F5EB8">
        <w:t xml:space="preserve"> in the 3 s compared to the 5 s and 7 s delay conditions. </w:t>
      </w:r>
      <w:r w:rsidR="00CB58EF">
        <w:t xml:space="preserve"> </w:t>
      </w:r>
    </w:p>
    <w:p w14:paraId="2547AEA2" w14:textId="1D6184C1" w:rsidR="007D3087" w:rsidRPr="00A06F40" w:rsidRDefault="007D3087" w:rsidP="00A92CF5">
      <w:pPr>
        <w:pStyle w:val="Titre3"/>
      </w:pPr>
      <w:r w:rsidRPr="00A06F40">
        <w:t>Rate of partial muscle activation</w:t>
      </w:r>
    </w:p>
    <w:p w14:paraId="204CEF33" w14:textId="6D343DA0" w:rsidR="00A92CF5" w:rsidRDefault="007C4C9B" w:rsidP="00A92CF5">
      <w:pPr>
        <w:sectPr w:rsidR="00A92CF5">
          <w:pgSz w:w="11906" w:h="16838"/>
          <w:pgMar w:top="1417" w:right="1417" w:bottom="1417" w:left="1417" w:header="708" w:footer="708" w:gutter="0"/>
          <w:cols w:space="708"/>
          <w:docGrid w:linePitch="360"/>
        </w:sectPr>
      </w:pPr>
      <w:r>
        <w:tab/>
      </w:r>
      <w:r w:rsidRPr="007C4C9B">
        <w:t>The rate of partial muscle activation for each condition and EMG channel averaged across subjects is shown in Figure 3</w:t>
      </w:r>
      <w:r w:rsidR="00855EEC">
        <w:t>C</w:t>
      </w:r>
      <w:r w:rsidR="00514ED8">
        <w:t xml:space="preserve">. </w:t>
      </w:r>
      <w:r w:rsidR="00E059AD">
        <w:t>We first analyzed</w:t>
      </w:r>
      <w:r w:rsidR="00514ED8">
        <w:t xml:space="preserve"> the rate of partial muscle activation in the EMG channel associated with the response in FR blocks. An ANOVA with motion coherence as a factor showed that the rate increased as motion coherence decreased, </w:t>
      </w:r>
      <w:proofErr w:type="gramStart"/>
      <w:r w:rsidR="00514ED8" w:rsidRPr="006D744C">
        <w:rPr>
          <w:i/>
        </w:rPr>
        <w:t>F</w:t>
      </w:r>
      <w:r w:rsidR="00514ED8">
        <w:t>(</w:t>
      </w:r>
      <w:proofErr w:type="gramEnd"/>
      <w:r w:rsidR="00514ED8">
        <w:t>2, 46) = 12.50</w:t>
      </w:r>
      <w:r w:rsidR="00514ED8" w:rsidRPr="006D744C">
        <w:t xml:space="preserve">, </w:t>
      </w:r>
      <w:r w:rsidR="00514ED8" w:rsidRPr="006D744C">
        <w:rPr>
          <w:i/>
        </w:rPr>
        <w:t>p</w:t>
      </w:r>
      <w:r w:rsidR="00514ED8" w:rsidRPr="006D744C">
        <w:t xml:space="preserve"> &lt; .001, </w:t>
      </w:r>
      <w:r w:rsidR="00514ED8" w:rsidRPr="006D744C">
        <w:rPr>
          <w:i/>
        </w:rPr>
        <w:t>η</w:t>
      </w:r>
      <w:r w:rsidR="00514ED8" w:rsidRPr="006D744C">
        <w:rPr>
          <w:i/>
          <w:vertAlign w:val="subscript"/>
        </w:rPr>
        <w:t>p</w:t>
      </w:r>
      <w:r w:rsidR="00514ED8" w:rsidRPr="006D744C">
        <w:rPr>
          <w:i/>
          <w:vertAlign w:val="superscript"/>
        </w:rPr>
        <w:t>2</w:t>
      </w:r>
      <w:r w:rsidR="00514ED8">
        <w:t xml:space="preserve"> = .35</w:t>
      </w:r>
      <w:r w:rsidR="00514ED8" w:rsidRPr="006D744C">
        <w:t xml:space="preserve">, </w:t>
      </w:r>
      <w:proofErr w:type="spellStart"/>
      <w:r w:rsidR="00514ED8" w:rsidRPr="006D744C">
        <w:rPr>
          <w:i/>
        </w:rPr>
        <w:t>BF</w:t>
      </w:r>
      <w:r w:rsidR="00514ED8" w:rsidRPr="006D744C">
        <w:rPr>
          <w:i/>
          <w:vertAlign w:val="subscript"/>
        </w:rPr>
        <w:t>incl</w:t>
      </w:r>
      <w:proofErr w:type="spellEnd"/>
      <w:r w:rsidR="00514ED8" w:rsidRPr="006D744C">
        <w:rPr>
          <w:vertAlign w:val="subscript"/>
        </w:rPr>
        <w:t xml:space="preserve"> </w:t>
      </w:r>
      <w:r w:rsidR="00514ED8">
        <w:t>= 438 (decisive evidence for H</w:t>
      </w:r>
      <w:r w:rsidR="00514ED8" w:rsidRPr="0060696B">
        <w:rPr>
          <w:vertAlign w:val="subscript"/>
        </w:rPr>
        <w:t>1</w:t>
      </w:r>
      <w:r w:rsidR="00514ED8">
        <w:t xml:space="preserve">). We next </w:t>
      </w:r>
      <w:r w:rsidR="00E059AD">
        <w:t>focused on the rate of partial muscle activation in RS blocks. An ANOVA on this rate with EMG channel</w:t>
      </w:r>
      <w:r w:rsidR="00FE1E23">
        <w:t xml:space="preserve"> (same as response vs. opposite) and period (stimulus presentation vs. delay vs. </w:t>
      </w:r>
      <w:r w:rsidR="00E01F3E">
        <w:t>post-</w:t>
      </w:r>
      <w:r w:rsidR="00FE1E23">
        <w:t xml:space="preserve">RS) showed </w:t>
      </w:r>
      <w:r w:rsidR="004C4C5C">
        <w:t xml:space="preserve">a significant interaction between the two factors, </w:t>
      </w:r>
      <w:proofErr w:type="gramStart"/>
      <w:r w:rsidR="004C4C5C" w:rsidRPr="006D744C">
        <w:rPr>
          <w:i/>
        </w:rPr>
        <w:t>F</w:t>
      </w:r>
      <w:r w:rsidR="004C4C5C">
        <w:t>(</w:t>
      </w:r>
      <w:proofErr w:type="gramEnd"/>
      <w:r w:rsidR="004C4C5C">
        <w:t>1.04, 23.82) = 23.54</w:t>
      </w:r>
      <w:r w:rsidR="004C4C5C" w:rsidRPr="006D744C">
        <w:t xml:space="preserve">, </w:t>
      </w:r>
      <w:r w:rsidR="004C4C5C" w:rsidRPr="006D744C">
        <w:rPr>
          <w:i/>
        </w:rPr>
        <w:t>p</w:t>
      </w:r>
      <w:r w:rsidR="004C4C5C">
        <w:t xml:space="preserve"> &lt; .001</w:t>
      </w:r>
      <w:r w:rsidR="004C4C5C" w:rsidRPr="006D744C">
        <w:t xml:space="preserve">, </w:t>
      </w:r>
      <w:r w:rsidR="004C4C5C" w:rsidRPr="006D744C">
        <w:rPr>
          <w:i/>
        </w:rPr>
        <w:t>η</w:t>
      </w:r>
      <w:r w:rsidR="004C4C5C" w:rsidRPr="006D744C">
        <w:rPr>
          <w:i/>
          <w:vertAlign w:val="subscript"/>
        </w:rPr>
        <w:t>p</w:t>
      </w:r>
      <w:r w:rsidR="004C4C5C" w:rsidRPr="006D744C">
        <w:rPr>
          <w:i/>
          <w:vertAlign w:val="superscript"/>
        </w:rPr>
        <w:t>2</w:t>
      </w:r>
      <w:r w:rsidR="004C4C5C">
        <w:t xml:space="preserve"> = .51</w:t>
      </w:r>
      <w:r w:rsidR="004C4C5C" w:rsidRPr="006D744C">
        <w:t xml:space="preserve">, </w:t>
      </w:r>
      <w:proofErr w:type="spellStart"/>
      <w:r w:rsidR="004C4C5C" w:rsidRPr="006D744C">
        <w:rPr>
          <w:i/>
        </w:rPr>
        <w:t>BF</w:t>
      </w:r>
      <w:r w:rsidR="004C4C5C" w:rsidRPr="006D744C">
        <w:rPr>
          <w:i/>
          <w:vertAlign w:val="subscript"/>
        </w:rPr>
        <w:t>incl</w:t>
      </w:r>
      <w:proofErr w:type="spellEnd"/>
      <w:r w:rsidR="004C4C5C" w:rsidRPr="006D744C">
        <w:rPr>
          <w:vertAlign w:val="subscript"/>
        </w:rPr>
        <w:t xml:space="preserve"> </w:t>
      </w:r>
      <w:r w:rsidR="004C4C5C">
        <w:t xml:space="preserve">= </w:t>
      </w:r>
      <w:r w:rsidR="00E01F3E">
        <w:t>1.75 × 10</w:t>
      </w:r>
      <w:r w:rsidR="00E01F3E">
        <w:rPr>
          <w:vertAlign w:val="superscript"/>
        </w:rPr>
        <w:t>6</w:t>
      </w:r>
      <w:r w:rsidR="00E01F3E">
        <w:t xml:space="preserve"> (decisive evidence for H</w:t>
      </w:r>
      <w:r w:rsidR="00E01F3E" w:rsidRPr="0060696B">
        <w:rPr>
          <w:vertAlign w:val="subscript"/>
        </w:rPr>
        <w:t>1</w:t>
      </w:r>
      <w:r w:rsidR="00E01F3E">
        <w:t xml:space="preserve">). Analyses of simple effects </w:t>
      </w:r>
      <w:r w:rsidR="00412162">
        <w:t xml:space="preserve">for the channel factor </w:t>
      </w:r>
      <w:r w:rsidR="00E01F3E">
        <w:t xml:space="preserve">showed a significant effect after the RS only (stimulus presentation: </w:t>
      </w:r>
      <w:r w:rsidR="00E01F3E" w:rsidRPr="00E01F3E">
        <w:rPr>
          <w:i/>
        </w:rPr>
        <w:t xml:space="preserve">p </w:t>
      </w:r>
      <w:r w:rsidR="00E01F3E">
        <w:t xml:space="preserve">= .97, </w:t>
      </w:r>
      <w:proofErr w:type="spellStart"/>
      <w:r w:rsidR="00E01F3E" w:rsidRPr="006D744C">
        <w:rPr>
          <w:i/>
        </w:rPr>
        <w:t>BF</w:t>
      </w:r>
      <w:r w:rsidR="00E01F3E" w:rsidRPr="006D744C">
        <w:rPr>
          <w:i/>
          <w:vertAlign w:val="subscript"/>
        </w:rPr>
        <w:t>incl</w:t>
      </w:r>
      <w:proofErr w:type="spellEnd"/>
      <w:r w:rsidR="00E01F3E" w:rsidRPr="006D744C">
        <w:rPr>
          <w:vertAlign w:val="subscript"/>
        </w:rPr>
        <w:t xml:space="preserve"> </w:t>
      </w:r>
      <w:r w:rsidR="00E01F3E">
        <w:t>= 0.28</w:t>
      </w:r>
      <w:r w:rsidR="0030198C">
        <w:t xml:space="preserve"> [substantial evidence for H</w:t>
      </w:r>
      <w:r w:rsidR="0030198C">
        <w:rPr>
          <w:vertAlign w:val="subscript"/>
        </w:rPr>
        <w:t>0</w:t>
      </w:r>
      <w:r w:rsidR="0030198C">
        <w:t>]</w:t>
      </w:r>
      <w:r w:rsidR="00E01F3E">
        <w:t xml:space="preserve">; delay: </w:t>
      </w:r>
      <w:r w:rsidR="00E01F3E" w:rsidRPr="005A7D99">
        <w:rPr>
          <w:i/>
        </w:rPr>
        <w:t>p</w:t>
      </w:r>
      <w:r w:rsidR="00E01F3E">
        <w:t xml:space="preserve"> = .55, </w:t>
      </w:r>
      <w:proofErr w:type="spellStart"/>
      <w:r w:rsidR="00E01F3E" w:rsidRPr="006D744C">
        <w:rPr>
          <w:i/>
        </w:rPr>
        <w:t>BF</w:t>
      </w:r>
      <w:r w:rsidR="00E01F3E" w:rsidRPr="006D744C">
        <w:rPr>
          <w:i/>
          <w:vertAlign w:val="subscript"/>
        </w:rPr>
        <w:t>incl</w:t>
      </w:r>
      <w:proofErr w:type="spellEnd"/>
      <w:r w:rsidR="00E01F3E" w:rsidRPr="006D744C">
        <w:rPr>
          <w:vertAlign w:val="subscript"/>
        </w:rPr>
        <w:t xml:space="preserve"> </w:t>
      </w:r>
      <w:r w:rsidR="00E01F3E">
        <w:t>= 0.</w:t>
      </w:r>
      <w:r w:rsidR="005A7D99">
        <w:t>33</w:t>
      </w:r>
      <w:r w:rsidR="0030198C">
        <w:t xml:space="preserve"> [substantial evidence for H</w:t>
      </w:r>
      <w:r w:rsidR="0030198C">
        <w:rPr>
          <w:vertAlign w:val="subscript"/>
        </w:rPr>
        <w:t>0</w:t>
      </w:r>
      <w:r w:rsidR="0030198C">
        <w:t>]</w:t>
      </w:r>
      <w:r w:rsidR="00E01F3E">
        <w:t xml:space="preserve">; RS: </w:t>
      </w:r>
      <w:r w:rsidR="00E01F3E" w:rsidRPr="00166F4E">
        <w:rPr>
          <w:i/>
        </w:rPr>
        <w:t>p</w:t>
      </w:r>
      <w:r w:rsidR="00E01F3E">
        <w:t xml:space="preserve"> &lt; .001</w:t>
      </w:r>
      <w:r w:rsidR="00166F4E">
        <w:t>,</w:t>
      </w:r>
      <w:r w:rsidR="00166F4E" w:rsidRPr="00166F4E">
        <w:rPr>
          <w:i/>
        </w:rPr>
        <w:t xml:space="preserve"> </w:t>
      </w:r>
      <w:proofErr w:type="spellStart"/>
      <w:r w:rsidR="00166F4E" w:rsidRPr="006D744C">
        <w:rPr>
          <w:i/>
        </w:rPr>
        <w:t>BF</w:t>
      </w:r>
      <w:r w:rsidR="00166F4E" w:rsidRPr="006D744C">
        <w:rPr>
          <w:i/>
          <w:vertAlign w:val="subscript"/>
        </w:rPr>
        <w:t>incl</w:t>
      </w:r>
      <w:proofErr w:type="spellEnd"/>
      <w:r w:rsidR="00166F4E" w:rsidRPr="006D744C">
        <w:rPr>
          <w:vertAlign w:val="subscript"/>
        </w:rPr>
        <w:t xml:space="preserve"> </w:t>
      </w:r>
      <w:r w:rsidR="00166F4E">
        <w:t>= 269</w:t>
      </w:r>
      <w:r w:rsidR="0030198C">
        <w:t xml:space="preserve"> [decisive evidence for H</w:t>
      </w:r>
      <w:r w:rsidR="0030198C" w:rsidRPr="0060696B">
        <w:rPr>
          <w:vertAlign w:val="subscript"/>
        </w:rPr>
        <w:t>1</w:t>
      </w:r>
      <w:r w:rsidR="0030198C">
        <w:t>]</w:t>
      </w:r>
      <w:r w:rsidR="00E01F3E">
        <w:t>)</w:t>
      </w:r>
      <w:r w:rsidR="00412162">
        <w:t>, reflecting a higher rate</w:t>
      </w:r>
      <w:r w:rsidR="0024221B">
        <w:t xml:space="preserve"> of partial muscle activation </w:t>
      </w:r>
      <w:r w:rsidR="00E01F3E">
        <w:t>in the channel associated with the response</w:t>
      </w:r>
      <w:r w:rsidR="00166F4E">
        <w:t xml:space="preserve"> compared to the opposite channel, consistent with our hypothesis</w:t>
      </w:r>
      <w:r w:rsidR="00412162">
        <w:t>.</w:t>
      </w:r>
    </w:p>
    <w:p w14:paraId="65E20B02" w14:textId="1494B743" w:rsidR="006F0DAA" w:rsidRPr="00C80852" w:rsidRDefault="006F0DAA" w:rsidP="00A92CF5">
      <w:pPr>
        <w:pStyle w:val="Titre2"/>
      </w:pPr>
      <w:r>
        <w:lastRenderedPageBreak/>
        <w:t xml:space="preserve">Figure </w:t>
      </w:r>
      <w:r w:rsidR="00FC18DD">
        <w:t>5</w:t>
      </w:r>
    </w:p>
    <w:p w14:paraId="2BCD3EE5" w14:textId="4CC278AA" w:rsidR="006F0DAA" w:rsidRDefault="006F0DAA" w:rsidP="00A92CF5">
      <w:pPr>
        <w:spacing w:after="0"/>
      </w:pPr>
      <w:r>
        <w:t>Empirical design and results of Experiment 3</w:t>
      </w:r>
    </w:p>
    <w:p w14:paraId="0D791A14" w14:textId="4E411224" w:rsidR="0066486D" w:rsidRDefault="008E4A72" w:rsidP="00FB694A">
      <w:pPr>
        <w:pStyle w:val="Titre1"/>
        <w:jc w:val="left"/>
      </w:pPr>
      <w:r>
        <w:rPr>
          <w:noProof/>
        </w:rPr>
        <w:drawing>
          <wp:inline distT="0" distB="0" distL="0" distR="0" wp14:anchorId="198D7E75" wp14:editId="3D59FE68">
            <wp:extent cx="5760720" cy="5586730"/>
            <wp:effectExtent l="0" t="0" r="5080" b="1270"/>
            <wp:docPr id="271340616" name="Image 1" descr="Une image contenant texte, diagramme, capture d’écran, ligne&#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340616" name="Image 1" descr="Une image contenant texte, diagramme, capture d’écran, ligne&#10;&#10;Description générée automatiquemen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5586730"/>
                    </a:xfrm>
                    <a:prstGeom prst="rect">
                      <a:avLst/>
                    </a:prstGeom>
                  </pic:spPr>
                </pic:pic>
              </a:graphicData>
            </a:graphic>
          </wp:inline>
        </w:drawing>
      </w:r>
    </w:p>
    <w:p w14:paraId="34EABE61" w14:textId="46810473" w:rsidR="002944AF" w:rsidRPr="00A06F40" w:rsidRDefault="002944AF" w:rsidP="00A06F40">
      <w:pPr>
        <w:spacing w:line="276" w:lineRule="auto"/>
        <w:rPr>
          <w:rStyle w:val="Accentuationlgre"/>
        </w:rPr>
      </w:pPr>
      <w:r w:rsidRPr="00A06F40">
        <w:rPr>
          <w:rStyle w:val="Accentuationlgre"/>
          <w:i/>
          <w:iCs w:val="0"/>
        </w:rPr>
        <w:t>Note.</w:t>
      </w:r>
      <w:r w:rsidRPr="00A06F40">
        <w:rPr>
          <w:rStyle w:val="Accentuationlgre"/>
        </w:rPr>
        <w:t xml:space="preserve"> (A) Trial structure in FR (left panel) and RS (right panel) blocks. See text for details. (B) Proportion of correct responses, mean RT, mean PMT, and mean MT for each condition. Insets provide a zoom on data from RS blocks. (C) Muscle activation leading to the response for each condition averaged across subjects. EMG signals are time-locked to the onset of muscle activation, and are normalized with respect to the peak amplitude (detected for each subject on the response-locked EMG signal averaged across all conditions, in the 150 </w:t>
      </w:r>
      <w:proofErr w:type="spellStart"/>
      <w:r w:rsidRPr="00A06F40">
        <w:rPr>
          <w:rStyle w:val="Accentuationlgre"/>
        </w:rPr>
        <w:t>ms</w:t>
      </w:r>
      <w:proofErr w:type="spellEnd"/>
      <w:r w:rsidRPr="00A06F40">
        <w:rPr>
          <w:rStyle w:val="Accentuationlgre"/>
        </w:rPr>
        <w:t xml:space="preserve"> window before the response). Insets display the average </w:t>
      </w:r>
      <w:del w:id="20" w:author="GAJDOS Thibault" w:date="2024-11-12T13:53:00Z" w16du:dateUtc="2024-11-12T12:53:00Z">
        <w:r w:rsidRPr="00A06F40" w:rsidDel="000F779E">
          <w:rPr>
            <w:rStyle w:val="Accentuationlgre"/>
          </w:rPr>
          <w:delText xml:space="preserve">rising </w:delText>
        </w:r>
      </w:del>
      <w:r w:rsidRPr="00A06F40">
        <w:rPr>
          <w:rStyle w:val="Accentuationlgre"/>
        </w:rPr>
        <w:t>slope of muscle activation for each condition, computed u</w:t>
      </w:r>
      <w:r w:rsidR="004D7547" w:rsidRPr="00A06F40">
        <w:rPr>
          <w:rStyle w:val="Accentuationlgre"/>
        </w:rPr>
        <w:t>sing linear regression in the 7</w:t>
      </w:r>
      <w:r w:rsidRPr="00A06F40">
        <w:rPr>
          <w:rStyle w:val="Accentuationlgre"/>
        </w:rPr>
        <w:t xml:space="preserve">0 </w:t>
      </w:r>
      <w:proofErr w:type="spellStart"/>
      <w:r w:rsidRPr="00A06F40">
        <w:rPr>
          <w:rStyle w:val="Accentuationlgre"/>
        </w:rPr>
        <w:t>ms</w:t>
      </w:r>
      <w:proofErr w:type="spellEnd"/>
      <w:r w:rsidRPr="00A06F40">
        <w:rPr>
          <w:rStyle w:val="Accentuationlgre"/>
        </w:rPr>
        <w:t xml:space="preserve"> window after muscle activation onset. Shaded areas represent ± 1 within-subjects standard error of the mean. FR: free response; RS: response signal; RT: reaction time; PMT: premotor time; MT: motor time; EMG: electromyography.</w:t>
      </w:r>
    </w:p>
    <w:p w14:paraId="70B42CA3" w14:textId="77777777" w:rsidR="004D46DC" w:rsidRDefault="004D46DC" w:rsidP="00A92CF5">
      <w:pPr>
        <w:pStyle w:val="Titre2"/>
        <w:sectPr w:rsidR="004D46DC">
          <w:pgSz w:w="11906" w:h="16838"/>
          <w:pgMar w:top="1417" w:right="1417" w:bottom="1417" w:left="1417" w:header="708" w:footer="708" w:gutter="0"/>
          <w:cols w:space="708"/>
          <w:docGrid w:linePitch="360"/>
        </w:sectPr>
      </w:pPr>
    </w:p>
    <w:p w14:paraId="5EB47A94" w14:textId="5616410A" w:rsidR="00CE7FB7" w:rsidRPr="00A06F40" w:rsidRDefault="00CE7FB7" w:rsidP="00A92CF5">
      <w:pPr>
        <w:pStyle w:val="Titre2"/>
      </w:pPr>
      <w:r w:rsidRPr="00A06F40">
        <w:lastRenderedPageBreak/>
        <w:t>Discussion</w:t>
      </w:r>
    </w:p>
    <w:p w14:paraId="66363FA4" w14:textId="7C195BD8" w:rsidR="0058479E" w:rsidRDefault="00AB46FD" w:rsidP="00A06F40">
      <w:r>
        <w:tab/>
        <w:t xml:space="preserve">Empirical results in FR blocks replicate those observed in Experiment 1. Mean PMT and mean MT increased as motion coherence decreased, the latter being caused by a decrease in the slope of muscle activation. </w:t>
      </w:r>
      <w:r w:rsidR="004529BD">
        <w:t xml:space="preserve">Moreover, the rate of partial muscle activation increased as coherence decreased. These findings demonstrate that the effects observed using leftward/rightward motion directions and left/right responses replicate when using upward/downward motion directions and left/right responses, consistent with GCD. </w:t>
      </w:r>
    </w:p>
    <w:p w14:paraId="37A48E05" w14:textId="0C64EE48" w:rsidR="00C82B11" w:rsidRDefault="00483056" w:rsidP="00A06F40">
      <w:r>
        <w:tab/>
        <w:t xml:space="preserve">The data from RS blocks are </w:t>
      </w:r>
      <w:r w:rsidR="00164A5F">
        <w:t xml:space="preserve">generally </w:t>
      </w:r>
      <w:r>
        <w:t xml:space="preserve">consistent with our hypotheses. The rate of partial muscle activation was higher in the EMG channel associated with the response compared to the opposite channel only after the RS, suggesting that subjects did not prepare a specific response during the delay, consistent with </w:t>
      </w:r>
      <w:r w:rsidR="00810A55">
        <w:t xml:space="preserve">the </w:t>
      </w:r>
      <w:r>
        <w:t xml:space="preserve">structure of the task. </w:t>
      </w:r>
      <w:r w:rsidR="00164A5F">
        <w:t xml:space="preserve">Accordingly, </w:t>
      </w:r>
      <w:r w:rsidR="007C625E">
        <w:t>m</w:t>
      </w:r>
      <w:r w:rsidR="00164A5F" w:rsidRPr="0058479E">
        <w:t xml:space="preserve">ean PMT in RS blocks </w:t>
      </w:r>
      <w:r w:rsidR="00164A5F">
        <w:t>was generally slower (</w:t>
      </w:r>
      <w:r w:rsidR="00164A5F" w:rsidRPr="00E634DD">
        <w:rPr>
          <w:i/>
        </w:rPr>
        <w:t>M</w:t>
      </w:r>
      <w:r w:rsidR="00164A5F">
        <w:t xml:space="preserve"> = 780 </w:t>
      </w:r>
      <w:proofErr w:type="spellStart"/>
      <w:r w:rsidR="00164A5F">
        <w:t>ms</w:t>
      </w:r>
      <w:proofErr w:type="spellEnd"/>
      <w:r w:rsidR="00164A5F">
        <w:t>) compared to that observed in Experiment 2 (</w:t>
      </w:r>
      <w:r w:rsidR="00164A5F" w:rsidRPr="00411779">
        <w:rPr>
          <w:i/>
        </w:rPr>
        <w:t>M</w:t>
      </w:r>
      <w:r w:rsidR="00164A5F">
        <w:t xml:space="preserve"> = 402 </w:t>
      </w:r>
      <w:proofErr w:type="spellStart"/>
      <w:r w:rsidR="00164A5F">
        <w:t>ms</w:t>
      </w:r>
      <w:proofErr w:type="spellEnd"/>
      <w:r w:rsidR="00164A5F">
        <w:t>) and Experiment 1 (</w:t>
      </w:r>
      <w:r w:rsidR="00164A5F" w:rsidRPr="00D20C4F">
        <w:rPr>
          <w:i/>
        </w:rPr>
        <w:t>M</w:t>
      </w:r>
      <w:r w:rsidR="00164A5F">
        <w:t xml:space="preserve"> = 385</w:t>
      </w:r>
      <w:r w:rsidR="00A25408">
        <w:t xml:space="preserve"> </w:t>
      </w:r>
      <w:proofErr w:type="spellStart"/>
      <w:r w:rsidR="00A25408">
        <w:t>ms</w:t>
      </w:r>
      <w:proofErr w:type="spellEnd"/>
      <w:r w:rsidR="00164A5F">
        <w:t xml:space="preserve">), due to the additional processing operations to translate the representation of the stimulus category into a response. Mean MT increased and the slope of muscle activation decreased as motion </w:t>
      </w:r>
      <w:r w:rsidR="0026753C">
        <w:t>coherence decreased. Within GCD</w:t>
      </w:r>
      <w:r w:rsidR="0026753C" w:rsidRPr="0026753C">
        <w:rPr>
          <w:vertAlign w:val="subscript"/>
        </w:rPr>
        <w:t>RS</w:t>
      </w:r>
      <w:r w:rsidR="0026753C">
        <w:t>, this finding suggests that subjects retrieved some samples of motion evidence from memory during the second phase of accumulation</w:t>
      </w:r>
      <w:r w:rsidR="00CC5A0E">
        <w:t xml:space="preserve">. Since mean PMT was not modulated by coherence, this retrieval process must have occurred after </w:t>
      </w:r>
      <w:r w:rsidR="0026753C">
        <w:t xml:space="preserve">the accumulation variable </w:t>
      </w:r>
      <w:r w:rsidR="00C92772">
        <w:t>had crossed</w:t>
      </w:r>
      <w:r w:rsidR="00CC5A0E">
        <w:t xml:space="preserve"> </w:t>
      </w:r>
      <w:r w:rsidR="0026753C">
        <w:t xml:space="preserve">the gate, perhaps as a final attempt to check the decision. </w:t>
      </w:r>
    </w:p>
    <w:p w14:paraId="63EBA332" w14:textId="78374EF8" w:rsidR="00C92772" w:rsidRDefault="00C82B11" w:rsidP="00A06F40">
      <w:r>
        <w:tab/>
      </w:r>
      <w:r w:rsidR="009E3760">
        <w:t xml:space="preserve">Finally, the mean PMT and mean MT data showed the typical markers </w:t>
      </w:r>
      <w:r w:rsidR="00C92772">
        <w:t>of temporal preparation</w:t>
      </w:r>
      <w:r>
        <w:t xml:space="preserve"> </w:t>
      </w:r>
      <w:r>
        <w:fldChar w:fldCharType="begin"/>
      </w:r>
      <w:r>
        <w:instrText xml:space="preserve"> ADDIN ZOTERO_ITEM CSL_CITATION {"citationID":"EOWGg6BP","properties":{"formattedCitation":"(Hasbroucq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fldChar w:fldCharType="separate"/>
      </w:r>
      <w:r w:rsidRPr="00C82B11">
        <w:t>(Hasbroucq et al., 1995; Tandonnet et al., 2003)</w:t>
      </w:r>
      <w:r>
        <w:fldChar w:fldCharType="end"/>
      </w:r>
      <w:r>
        <w:t>, consistent with our hypothesis</w:t>
      </w:r>
      <w:r w:rsidR="00C92772">
        <w:t>. Specifically, mean PMT and mean MT were faster in the 3 s compared to the longer delay conditions</w:t>
      </w:r>
      <w:r w:rsidR="00ED7ED2">
        <w:t xml:space="preserve">, </w:t>
      </w:r>
      <w:r w:rsidR="006F2736">
        <w:t xml:space="preserve">and the slope of muscle activation was steeper. </w:t>
      </w:r>
      <w:r w:rsidR="00692CE8">
        <w:t>Within GCD</w:t>
      </w:r>
      <w:r w:rsidR="00692CE8" w:rsidRPr="00797CC9">
        <w:rPr>
          <w:vertAlign w:val="subscript"/>
        </w:rPr>
        <w:t>RS</w:t>
      </w:r>
      <w:r w:rsidR="00692CE8">
        <w:t xml:space="preserve">, these effects can be explained by a modulation of the rate of evidence accumulation in phase 2, due to variations in temporal attention. </w:t>
      </w:r>
    </w:p>
    <w:p w14:paraId="56D9CE86" w14:textId="0C6DE688" w:rsidR="00F026FD" w:rsidRPr="00A06F40" w:rsidRDefault="006F0DAA" w:rsidP="00521C94">
      <w:pPr>
        <w:pStyle w:val="Titre1"/>
      </w:pPr>
      <w:r w:rsidRPr="00A06F40">
        <w:lastRenderedPageBreak/>
        <w:t>General discussion</w:t>
      </w:r>
    </w:p>
    <w:p w14:paraId="35F30FFA" w14:textId="272EA2C7" w:rsidR="00620764" w:rsidRDefault="0032072B" w:rsidP="00A06F40">
      <w:r>
        <w:tab/>
      </w:r>
      <w:r w:rsidR="00BD624B">
        <w:t>The aim of this work was to extend</w:t>
      </w:r>
      <w:r w:rsidR="00F026FD">
        <w:t xml:space="preserve"> current continuous flow models of immediate decision reports to delayed decision reports</w:t>
      </w:r>
      <w:r w:rsidR="00BD624B">
        <w:t xml:space="preserve"> occurring after a relatively short time period (up to 7 s). </w:t>
      </w:r>
      <w:r w:rsidR="00F648B7">
        <w:t>W</w:t>
      </w:r>
      <w:r w:rsidR="00BD624B">
        <w:t>e proposed a simple extension of the GCD model framework</w:t>
      </w:r>
      <w:r w:rsidR="00F648B7">
        <w:t>, termed GCD</w:t>
      </w:r>
      <w:r w:rsidR="00F648B7" w:rsidRPr="00F648B7">
        <w:rPr>
          <w:vertAlign w:val="subscript"/>
        </w:rPr>
        <w:t>RS</w:t>
      </w:r>
      <w:r w:rsidR="00F648B7">
        <w:t>,</w:t>
      </w:r>
      <w:r w:rsidR="00BD624B">
        <w:t xml:space="preserve"> </w:t>
      </w:r>
      <w:r w:rsidR="00F648B7">
        <w:t>based on</w:t>
      </w:r>
      <w:r w:rsidR="00BD624B">
        <w:t xml:space="preserve"> empirical findings suggesting similar cortical mechanisms for decision-making and working memory</w:t>
      </w:r>
      <w:r w:rsidR="00441760">
        <w:t xml:space="preserve"> </w:t>
      </w:r>
      <w:r w:rsidR="00441760" w:rsidRPr="007B736C">
        <w:t>(Harvey et al., 2012; Wang, 2008; Wong &amp; Wang, 2006</w:t>
      </w:r>
      <w:r w:rsidR="00441760">
        <w:t>)</w:t>
      </w:r>
      <w:r w:rsidR="00BD624B">
        <w:t xml:space="preserve">. </w:t>
      </w:r>
      <w:r w:rsidR="00F648B7">
        <w:t xml:space="preserve">When the stimulus-response mapping is known during stimulus presentation, </w:t>
      </w:r>
      <w:r w:rsidR="00E3387B">
        <w:t>we assumed</w:t>
      </w:r>
      <w:r w:rsidR="00F648B7">
        <w:t xml:space="preserve"> a continuous flow of the evidence accumulation variable to the motor structure</w:t>
      </w:r>
      <w:r w:rsidR="00E3387B">
        <w:t>s</w:t>
      </w:r>
      <w:r w:rsidR="00F648B7">
        <w:t xml:space="preserve"> that prepare the response, similar to GCD, followed by sustained activity at the motor preparation level during the delay corresponding to the level of cumulative evidence. Gating inhibition at the motor preparation level is increased to prevent muscle activation. When the RS </w:t>
      </w:r>
      <w:r w:rsidR="0008661C">
        <w:t xml:space="preserve">is presented, subjects sample evidence from the RS to drive the muscles to the response threshold, </w:t>
      </w:r>
      <w:r w:rsidR="00FB53E5">
        <w:t xml:space="preserve">similar to models of one-choice RT tasks </w:t>
      </w:r>
      <w:r w:rsidR="00215FF3">
        <w:fldChar w:fldCharType="begin"/>
      </w:r>
      <w:r w:rsidR="00BD4393">
        <w:instrText xml:space="preserve"> ADDIN ZOTERO_ITEM CSL_CITATION {"citationID":"bXzuqgqA","properties":{"formattedCitation":"(Ratcliff &amp; Van Dongen, 2011; Smith, 1995)","plainCitation":"(Ratcliff &amp; Van Dongen, 2011; Smith, 1995)","noteIndex":0},"citationItems":[{"id":11886,"uris":["http://zotero.org/users/5679506/items/26KZ7MM8"],"itemData":{"id":11886,"type":"article-journal","abstract":"One-choice reaction-time (RT) tasks are used in many domains, including assessments of motor vehicle driving and assessments of the cognitive/behavioral consequences of sleep deprivation. In such tasks, subjects are asked to respond when they detect the onset of a stimulus; the dependent variable is RT. We present a cognitive model for one-choice RT tasks that uses a one-boundary diffusion process to represent the accumulation of stimulus information. When the accumulated evidence reaches a decision criterion, a response is initiated. This model is distinct in accounting for the RT distributions observed for one-choice RT tasks, which can have long tails that have not been accurately captured by earlier cognitive modeling approaches. We show that the model explains performance on a brightness-detection task (a \"simple RT task\") and on a psychomotor vigilance test. The latter is used extensively to examine the clinical and behavioral effects of sleep deprivation. For the brightness-detection task, the model explains the behavior of RT distributions as a function of brightness. For the psychomotor vigilance test, it accounts for lapses in performance under conditions of sleep deprivation and for changes in the shapes of RT distributions over the course of sleep deprivation. The model also successfully maps the rate of accumulation of stimulus information onto independently derived predictions of alertness. The model is a unified, mechanistic account of one-choice RT under conditions of sleep deprivation.","container-title":"Proceedings of the National Academy of Sciences of the United States of America","DOI":"10.1073/pnas.1100483108","ISSN":"1091-6490","issue":"27","journalAbbreviation":"Proc Natl Acad Sci U S A","language":"eng","note":"PMID: 21690336\nPMCID: PMC3131321","page":"11285-11290","source":"PubMed","title":"Diffusion model for one-choice reaction-time tasks and the cognitive effects of sleep deprivation","volume":"108","author":[{"family":"Ratcliff","given":"Roger"},{"family":"Van Dongen","given":"Hans P. A."}],"issued":{"date-parts":[["2011",7,5]]}}},{"id":709,"uris":["http://zotero.org/users/5679506/items/E3EFBJ9W"],"itemData":{"id":709,"type":"article-journal","abstract":"Visual psychophysics has shown that the perceptual representation of a stimulus has complex time-varying properties that depend on the response characteristics of the channel on which it is encoded. A fundamental expression of these properties is the distinction between sustained and transient processing channels. A theoretical and mathematical framework is introduced that allows such properties to be incorporated into fully stochastic models of simple reaction time (RT). These models, the multichannel leaky stochastic integrators, combine a linear filter model of stimulus encoding with an accumulative decision process and yield a stimulus representation described by a time-inhomogeneous Ornstein-Uhlenbeck diffusion process. Methods for obtaining RT distributions for these models are described, together with comparative fits to luminance-increment data obtained under conditions of channel pooling and channel independence. (PsycINFO Database Record (c) 2016 APA, all rights reserved)","container-title":"Psychological Review","DOI":"10.1037/0033-295X.102.3.567","ISSN":"1939-1471(Electronic),0033-295X(Print)","issue":"3","note":"publisher-place: US\npublisher: American Psychological Association","page":"567-593","source":"APA PsycNET","title":"Psychophysically principled models of visual simple reaction time","volume":"102","author":[{"family":"Smith","given":"Philip L."}],"issued":{"date-parts":[["1995"]]}}}],"schema":"https://github.com/citation-style-language/schema/raw/master/csl-citation.json"} </w:instrText>
      </w:r>
      <w:r w:rsidR="00215FF3">
        <w:fldChar w:fldCharType="separate"/>
      </w:r>
      <w:r w:rsidR="00215FF3" w:rsidRPr="00F95E3F">
        <w:t>(Ratcliff &amp; Van Dongen, 2011; Smith, 1995)</w:t>
      </w:r>
      <w:r w:rsidR="00215FF3">
        <w:fldChar w:fldCharType="end"/>
      </w:r>
      <w:r w:rsidR="00215FF3">
        <w:t>, and gating inhibition may</w:t>
      </w:r>
      <w:r w:rsidR="0008661C">
        <w:t xml:space="preserve"> d</w:t>
      </w:r>
      <w:r w:rsidR="00215FF3">
        <w:t>ecrease</w:t>
      </w:r>
      <w:r w:rsidR="0008661C">
        <w:t xml:space="preserve"> to facilitate response production. When the stimulus-response mapping is not known during stimulus presentation and is instead delivered by the RS, </w:t>
      </w:r>
      <w:r w:rsidR="00215FF3">
        <w:t xml:space="preserve">we assumed that </w:t>
      </w:r>
      <w:r w:rsidR="00620764">
        <w:t xml:space="preserve">subjects </w:t>
      </w:r>
      <w:r w:rsidR="00215FF3">
        <w:t xml:space="preserve">first </w:t>
      </w:r>
      <w:r w:rsidR="00620764">
        <w:t xml:space="preserve">compute a decision about the category of the stimulus, and store this categorical representation in working memory. Motor preparation for a specific response begins after the presentation of the RS, through additional processing operations to convert the categorical representation of the stimulus into a response. </w:t>
      </w:r>
    </w:p>
    <w:p w14:paraId="2BE8B3E6" w14:textId="0309AF69" w:rsidR="007A4633" w:rsidRDefault="00F91BCB" w:rsidP="00A06F40">
      <w:r>
        <w:tab/>
        <w:t>We tested predictions from GCD</w:t>
      </w:r>
      <w:r w:rsidRPr="00F648B7">
        <w:rPr>
          <w:vertAlign w:val="subscript"/>
        </w:rPr>
        <w:t>RS</w:t>
      </w:r>
      <w:r>
        <w:t xml:space="preserve"> in three experiments</w:t>
      </w:r>
      <w:r w:rsidR="00165A60">
        <w:t xml:space="preserve"> that used a RS variant of the random dot motion task featuring a manipulation of motion coherence and a delay between stimulus offset and RS onset. The stimulus-response mapping was known during stimulus presentation in Experiments 1 and 2, and was delivered by the RS in Experiment 3. Experiments 1 and 3 manipulated the duration of the delay (3 vs. 5 vs. 7 s)</w:t>
      </w:r>
      <w:r w:rsidR="00624762">
        <w:t>, and incorporated FR</w:t>
      </w:r>
      <w:r w:rsidR="00A815A0">
        <w:t xml:space="preserve"> blocks of trials</w:t>
      </w:r>
      <w:r w:rsidR="00624762">
        <w:t xml:space="preserve"> as a control condition</w:t>
      </w:r>
      <w:r w:rsidR="00165A60">
        <w:t xml:space="preserve">. Experiment 2 manipulated stimulus presentation </w:t>
      </w:r>
      <w:r w:rsidR="00165A60">
        <w:lastRenderedPageBreak/>
        <w:t>duration.</w:t>
      </w:r>
      <w:r w:rsidR="00624762">
        <w:t xml:space="preserve"> </w:t>
      </w:r>
      <w:r w:rsidR="00A815A0">
        <w:t xml:space="preserve">Empirical findings from </w:t>
      </w:r>
      <w:r w:rsidR="00313938">
        <w:t>FR</w:t>
      </w:r>
      <w:r w:rsidR="00A815A0">
        <w:t xml:space="preserve"> blocks replicate previous findings, and provide additional evidence for GCD. </w:t>
      </w:r>
      <w:r w:rsidR="00A73F76">
        <w:t>Specifically, mean PMT</w:t>
      </w:r>
      <w:r w:rsidR="006A3061">
        <w:t xml:space="preserve"> </w:t>
      </w:r>
      <w:r w:rsidR="00A73F76">
        <w:t xml:space="preserve">and mean MT increased as motion coherence decreased, the latter being caused by a decrease in the slope of muscle activation. </w:t>
      </w:r>
      <w:r w:rsidR="006A3061">
        <w:t xml:space="preserve">Moreover, the rate of partial muscle activation in the EMG channel associated with the response increased as coherence decreased, due the decrease in the signal-to-noise ratio of the motor preparation variable. Empirical findings from RS blocks </w:t>
      </w:r>
      <w:r w:rsidR="00165A60">
        <w:t>were globally in line with predictions from GCD</w:t>
      </w:r>
      <w:r w:rsidR="00165A60" w:rsidRPr="00165A60">
        <w:rPr>
          <w:vertAlign w:val="subscript"/>
        </w:rPr>
        <w:t>RS</w:t>
      </w:r>
      <w:r w:rsidR="00165A60">
        <w:t xml:space="preserve">. </w:t>
      </w:r>
      <w:r w:rsidR="007A4633">
        <w:t>In the first two experiments, the rate of partial muscle activation was higher in the EMG channel associated with the response compared to the opposite channel during the delay, suggesting that subjects maintained a representation of the selected response at the motor preparation level. Consequently, mean PMT was much faster compared to that observed in the FR variant of the task. In experiment 3, the ra</w:t>
      </w:r>
      <w:r w:rsidR="002440F4">
        <w:t xml:space="preserve">te of partial muscle activation did not differ between the two EMG channels during the delay, confirming that subjects did not prepare a specific response before the RS. After the RS, the rate of partial muscle activation was higher </w:t>
      </w:r>
      <w:r w:rsidR="0011325C" w:rsidRPr="0011325C">
        <w:t>i</w:t>
      </w:r>
      <w:r w:rsidR="007A4633">
        <w:t>n the EMG channel associated with the response compared to the opposite channel</w:t>
      </w:r>
      <w:r w:rsidR="002440F4">
        <w:t xml:space="preserve">, reflecting the formation of the motor command. </w:t>
      </w:r>
      <w:r w:rsidR="007A4633">
        <w:t>Mean PMT was much slower</w:t>
      </w:r>
      <w:r w:rsidR="00624762">
        <w:t xml:space="preserve"> compared to the previous experiments, due</w:t>
      </w:r>
      <w:r w:rsidR="006A3061">
        <w:t xml:space="preserve"> the additional processing operations to convert the categorical representation of the stimulus into a response, according to the mapping provided by the RS. </w:t>
      </w:r>
    </w:p>
    <w:p w14:paraId="5498066A" w14:textId="219D690E" w:rsidR="003E6AD0" w:rsidRDefault="00811E99" w:rsidP="00A06F40">
      <w:r>
        <w:tab/>
      </w:r>
      <w:r w:rsidR="00A2307C">
        <w:t>Experimental manipulations in RS blocks provided further constraints on GCD</w:t>
      </w:r>
      <w:r w:rsidR="00A2307C" w:rsidRPr="00A2307C">
        <w:rPr>
          <w:vertAlign w:val="subscript"/>
        </w:rPr>
        <w:t>RS</w:t>
      </w:r>
      <w:r w:rsidR="00A2307C">
        <w:t>.</w:t>
      </w:r>
      <w:r w:rsidR="003E6AD0">
        <w:t xml:space="preserve"> A decrease in motion coherence produced a decrease in the slope of muscle activation in the three experiments, though the amplitude of this modulation was too small in the first two experiments to impact mean MT. This unexpected finding suggests that subjects accumulated a few samples of motion evidence retrieved from memory. The rate of evidence accumulation in phase 2 (parameter </w:t>
      </w:r>
      <w:r w:rsidR="003E6AD0" w:rsidRPr="003E6AD0">
        <w:rPr>
          <w:i/>
        </w:rPr>
        <w:t>w</w:t>
      </w:r>
      <w:r w:rsidR="003E6AD0">
        <w:t xml:space="preserve">) thus seems to be determined by two sources of evidence: evidence sampled from the RS and </w:t>
      </w:r>
      <w:r w:rsidR="00B5752D">
        <w:t xml:space="preserve">(to a much lesser extent) </w:t>
      </w:r>
      <w:r w:rsidR="003E6AD0">
        <w:t xml:space="preserve">evidence from the stimulus retrieved from </w:t>
      </w:r>
      <w:r w:rsidR="003E6AD0">
        <w:lastRenderedPageBreak/>
        <w:t xml:space="preserve">memory. One may be tempted to relate </w:t>
      </w:r>
      <w:r w:rsidR="00FB5627">
        <w:t xml:space="preserve">this finding to the recent study of </w:t>
      </w:r>
      <w:proofErr w:type="spellStart"/>
      <w:r w:rsidR="00FB5627">
        <w:t>Shrushruth</w:t>
      </w:r>
      <w:proofErr w:type="spellEnd"/>
      <w:r w:rsidR="00FB5627">
        <w:t xml:space="preserve"> et al. (</w:t>
      </w:r>
      <w:r w:rsidR="007B111E">
        <w:t>2022</w:t>
      </w:r>
      <w:r w:rsidR="00FB5627">
        <w:t xml:space="preserve">), showing that monkeys store samples of evidence in memory, and do not accumulate evidence before the presentation of the RS. There are, however, important differences between the two studies. Most importantly, the processing scheme hypothesized by </w:t>
      </w:r>
      <w:proofErr w:type="spellStart"/>
      <w:r w:rsidR="00FB5627">
        <w:t>Shrushruth</w:t>
      </w:r>
      <w:proofErr w:type="spellEnd"/>
      <w:r w:rsidR="00FB5627">
        <w:t xml:space="preserve"> et al. (</w:t>
      </w:r>
      <w:r w:rsidR="007B111E">
        <w:t>2022</w:t>
      </w:r>
      <w:r w:rsidR="00FB5627">
        <w:t>) predicts no difference in mean PMT and mean MT between FR and RS blocks. However, findings from Experiments 1 and 3 show a clear difference between the two task variants. Although the amplitude of the difference was reduced in Experiment 3, mean PMT was not modulated by motion coherence, contrary to FR blocks. T</w:t>
      </w:r>
      <w:r w:rsidR="00B137C7">
        <w:t xml:space="preserve">hese findings suggest </w:t>
      </w:r>
      <w:r w:rsidR="002D2EE6">
        <w:t xml:space="preserve">that </w:t>
      </w:r>
      <w:r w:rsidR="00B137C7">
        <w:t>(1</w:t>
      </w:r>
      <w:r w:rsidR="002D2EE6">
        <w:t>)</w:t>
      </w:r>
      <w:r w:rsidR="00B137C7">
        <w:t xml:space="preserve"> motion evidence retrieved from memory cannot be the only source of evidence determining parameter </w:t>
      </w:r>
      <w:r w:rsidR="00B137C7" w:rsidRPr="00B137C7">
        <w:rPr>
          <w:i/>
        </w:rPr>
        <w:t>w</w:t>
      </w:r>
      <w:r w:rsidR="00B137C7">
        <w:t>, and (2) the retrieval process occurs in late processing steps, after the evidence accumulation variable in phase two has crossed the gate.</w:t>
      </w:r>
      <w:r w:rsidR="002D2EE6">
        <w:t xml:space="preserve"> </w:t>
      </w:r>
      <w:r w:rsidR="00B137C7">
        <w:t>We thus interpret the motion coherence effect on the slop</w:t>
      </w:r>
      <w:r w:rsidR="002D2EE6">
        <w:t>e of muscle activation as a final</w:t>
      </w:r>
      <w:r w:rsidR="00B137C7">
        <w:t xml:space="preserve"> attempt to </w:t>
      </w:r>
      <w:r w:rsidR="002D2EE6">
        <w:t>verify</w:t>
      </w:r>
      <w:r w:rsidR="002B5D75">
        <w:t xml:space="preserve"> the decision, though follow-up studies are needed to gain a better understanding of this phenomenon. </w:t>
      </w:r>
    </w:p>
    <w:p w14:paraId="1C1958D2" w14:textId="007BDA3D" w:rsidR="005E2F39" w:rsidRDefault="002D2EE6" w:rsidP="00A06F40">
      <w:r>
        <w:tab/>
      </w:r>
      <w:r w:rsidR="00D83FA0">
        <w:t>Although mean PMT was not modulated by motion coherence in Experiment 3, it systematically increased as motion coherence decreased in Experiments 1 and 2</w:t>
      </w:r>
      <w:r w:rsidR="00CC399F">
        <w:t>. T</w:t>
      </w:r>
      <w:r w:rsidR="008034F1">
        <w:t>his effect</w:t>
      </w:r>
      <w:r w:rsidR="00F80B26">
        <w:t xml:space="preserve"> thus appeared</w:t>
      </w:r>
      <w:r w:rsidR="002D7ABC">
        <w:t xml:space="preserve"> to be driven</w:t>
      </w:r>
      <w:r w:rsidR="00CC399F">
        <w:t xml:space="preserve"> by a modulation of the average level of sustained motor preparation activity by coherence during the delay</w:t>
      </w:r>
      <w:r w:rsidR="008034F1">
        <w:t xml:space="preserve">, consistent with single-unit studies in monkeys </w:t>
      </w:r>
      <w:r w:rsidR="004F24B3" w:rsidRPr="00C220AB">
        <w:fldChar w:fldCharType="begin"/>
      </w:r>
      <w:r w:rsidR="00F6113E">
        <w:instrText xml:space="preserve"> ADDIN ZOTERO_ITEM CSL_CITATION {"citationID":"kUqD6uny","properties":{"formattedCitation":"(de Lafuente et al., 2015; Kiani et al., 2008; Rao et al., 2012; Roitman &amp; Shadlen, 2002; Shadlen &amp; Newsome, 2001)","plainCitation":"(de Lafuente et al., 2015; Kiani et al., 2008; Rao et al., 2012; Roitman &amp; Shadlen, 2002; Shadlen &amp; Newsome, 2001)","noteIndex":0},"citationItems":[{"id":8741,"uris":["http://zotero.org/users/5679506/items/R25Q6M75"],"itemData":{"id":8741,"type":"article-journal","abstract":"Decisions are often made by accumulating evidence for and against the alternatives. The momentary evidence represented by sensory neurons is accumulated by downstream structures to form a decision variable, linking the evolving decision to the formation of a motor plan. When decisions are communicated by eye movements, neurons in the lateral intraparietal area (LIP) represent the accumulation of evidence bearing on the potential targets for saccades. We now show that reach-related neurons from the medial intraparietal area (MIP) exhibit a gradual modulation of their firing rates consistent with the representation of an evolving decision variable. When decisions were communicated by saccades instead of reaches, decision-related activity was attenuated in MIP, whereas LIP neurons were active while monkeys communicated decisions by saccades or reaches. Thus, for decisions communicated by a hand movement, a parallel flow of sensory information is directed to parietal areas MIP and LIP during decision formation.","container-title":"The Journal of Neuroscience: The Official Journal of the Society for Neuroscience","DOI":"10.1523/JNEUROSCI.2451-14.2015","ISSN":"1529-2401","issue":"10","journalAbbreviation":"J Neurosci","language":"eng","note":"PMID: 25762677\nPMCID: PMC4355201","page":"4306-4318","source":"PubMed","title":"Representation of accumulating evidence for a decision in two parietal areas","volume":"35","author":[{"family":"Lafuente","given":"Victor","non-dropping-particle":"de"},{"family":"Jazayeri","given":"Mehrdad"},{"family":"Shadlen","given":"Michael N."}],"issued":{"date-parts":[["2015",3,11]]}}},{"id":8725,"uris":["http://zotero.org/users/5679506/items/IRDHSPHC"],"itemData":{"id":8725,"type":"article-journal","abstract":"Decisions about sensory stimuli are often based on an accumulation of evidence in time. When subjects control stimulus duration, the decision terminates when the accumulated evidence reaches a criterion level. Under many natural circumstances and in many laboratory settings, the environment, rather than the subject, controls the stimulus duration. In these settings, it is generally assumed that subjects commit to a choice at the end of the stimulus stream. Indeed, failure to benefit from the full stream of information is interpreted as a sign of imperfect accumulation or memory leak. Contrary to these assumptions, we show that monkeys performing a direction discrimination task commit to a choice when the accumulated evidence reaches a threshold level (or bound), sometimes long before the end of stimulus. This bounded accumulation of evidence is reflected in the activity of neurons in the lateral intraparietal cortex. Thus, the readout of visual cortex embraces a termination rule to limit processing even when potentially useful information is available.","container-title":"The Journal of Neuroscience: The Official Journal of the Society for Neuroscience","DOI":"10.1523/JNEUROSCI.4761-07.2008","ISSN":"1529-2401","issue":"12","journalAbbreviation":"J Neurosci","language":"eng","note":"PMID: 18354005\nPMCID: PMC6670720","page":"3017-3029","source":"PubMed","title":"Bounded integration in parietal cortex underlies decisions even when viewing duration is dictated by the environment","volume":"28","author":[{"family":"Kiani","given":"Roozbeh"},{"family":"Hanks","given":"Timothy D."},{"family":"Shadlen","given":"Michael N."}],"issued":{"date-parts":[["2008",3,19]]}}},{"id":8722,"uris":["http://zotero.org/users/5679506/items/2EW3XKHB"],"itemData":{"id":8722,"type":"article-journal","abstract":"Successful decision making involves combining observations of the external world with prior knowledge. Recent studies suggest that neural activity in macaque lateral intraparietal area (LIP) provides a useful window into this process. This study examines how rapidly changing prior knowledge about an upcoming sensory stimulus influences the computations that convert sensory signals into plans for action. Two monkeys performed a cued direction discrimination task, in which an arrow cue presented at the start of each trial communicated the prior probability of the direction of stimulus motion. We hypothesized that the cue would either shift the initial level of LIP activity before sensory evidence arrived, or it would scale sensory responses according to the prior probability of each stimulus, manifesting as a change in slope of LIP firing rates. Neural recordings demonstrated a clear shift in the activity level of LIP neurons following the arrow cue, which persisted into the presentation of the motion stimulus. No significant change in slope of responses was observed, suggesting that sensory gain was not strongly modulated. To confirm the latter observation, middle temporal area (MT) neurons were recorded during a version of the cued direction discrimination task, and we found no change in MT responses resulting from the presentation of the directional cue. These results suggest that information about an immediately upcoming stimulus does not scale the sensory response, but rather changes the amount of evidence that must be accumulated to reach a decision in areas that are involved in planning action.","container-title":"The Journal of Neuroscience: The Official Journal of the Society for Neuroscience","DOI":"10.1523/JNEUROSCI.5948-11.2012","ISSN":"1529-2401","issue":"29","journalAbbreviation":"J Neurosci","language":"eng","note":"PMID: 22815520\nPMCID: PMC3410938","page":"10063-10074","source":"PubMed","title":"Neural correlates of prior expectations of motion in the lateral intraparietal and middle temporal areas","volume":"32","author":[{"family":"Rao","given":"Vinod"},{"family":"DeAngelis","given":"Gregory C."},{"family":"Snyder","given":"Lawrence H."}],"issued":{"date-parts":[["2012",7,18]]}}},{"id":749,"uris":["http://zotero.org/users/5679506/items/BHUWBL3L"],"itemData":{"id":749,"type":"article-journal","abstract":"Decisions about the visual world can take time to form, especially when information is unreliable. We studied the neural correlate of gradual decision formation by recording activity from the lateral intraparietal cortex (area LIP) of rhesus monkeys during a combined motion-discrimination reaction-time task. Monkeys reported the direction of random-dot motion by making an eye movement to one of two peripheral choice targets, one of which was within the response field of the neuron. We varied the difficulty of the task and measured both the accuracy of direction discrimination and the time required to reach a decision. Both the accuracy and speed of decisions increased as a function of motion strength. During the period of decision formation, the epoch between onset of visual motion and the initiation of the eye movement response, LIP neurons underwent ramp-like changes in their discharge rate that predicted the monkey's decision. A steeper rise in spike rate was associated with stronger stimulus motion and shorter reaction times. The observations suggest that neurons in LIP integrate time-varying signals that originate in the extrastriate visual cortex, accumulating evidence for or against a specific behavioral response. A threshold level of LIP activity appears to mark the completion of the decision process and to govern the tradeoff between accuracy and speed of perception.","container-title":"The Journal of Neuroscience: The Official Journal of the Society for Neuroscience","ISSN":"1529-2401","issue":"21","journalAbbreviation":"J. Neurosci.","language":"eng","note":"PMID: 12417672\nPMCID: PMC6758024","page":"9475-9489","source":"PubMed","title":"Response of neurons in the lateral intraparietal area during a combined visual discrimination reaction time task","volume":"22","author":[{"family":"Roitman","given":"Jamie D."},{"family":"Shadlen","given":"Michael N."}],"issued":{"date-parts":[["2002",11,1]]}}},{"id":8499,"uris":["http://zotero.org/users/5679506/items/S6KK27QV"],"itemData":{"id":8499,"type":"article-journal","abstract":"We recorded the activity of single neurons in the posterior parietal cortex (area LIP) of two rhesus monkeys while they discriminated the direction of motion in random-dot visual stimuli. The visual task was similar to a motion discrimination task that has been used in previous investigations of motion-sensitive regions of the extrastriate cortex. The monkeys were trained to decide whether the direction of motion was toward one of two choice targets that appeared on either side of the random-dot stimulus. At the end of the trial, the monkeys reported their direction judgment by making an eye movement to the appropriate target. We studied neurons in LIP that exhibited spatially selective persistent activity during delayed saccadic eye movement tasks. These neurons are thought to carry high-level signals appropriate for identifying salient visual targets and for guiding saccadic eye movements. We arranged the motion discrimination task so that one of the choice targets was in the LIP neuron's response field (RF) while the other target was positioned well away from the RF. During motion viewing, neurons in LIP altered their firing rate in a manner that predicted the saccadic eye movement that the monkey would make at the end of the trial. The activity thus predicted the monkey's judgment of motion direction. This predictive activity began early in the motion-viewing period and became increasingly reliable as the monkey viewed the random-dot motion. The neural activity predicted the monkey's direction judgment on both easy and difficult trials (strong and weak motion), whether or not the judgment was correct. In addition, the timing and magnitude of the response was affected by the strength of the motion signal in the stimulus. When the direction of motion was toward the RF, stronger motion led to larger neural responses earlier in the motion-viewing period. When motion was away from the RF, stronger motion led to greater suppression of ongoing activity. Thus the activity of single neurons in area LIP reflects both the direction of an impending gaze shift and the quality of the sensory information that instructs such a response. The time course of the neural response suggests that LIP accumulates sensory signals relevant to the selection of a target for an eye movement.","container-title":"Journal of Neurophysiology","DOI":"10.1152/jn.2001.86.4.1916","ISSN":"0022-3077","issue":"4","journalAbbreviation":"J Neurophysiol","language":"eng","note":"PMID: 11600651","page":"1916-1936","source":"PubMed","title":"Neural basis of a perceptual decision in the parietal cortex (area LIP) of the rhesus monkey","volume":"86","author":[{"family":"Shadlen","given":"M. N."},{"family":"Newsome","given":"W. T."}],"issued":{"date-parts":[["2001",10]]}}}],"schema":"https://github.com/citation-style-language/schema/raw/master/csl-citation.json"} </w:instrText>
      </w:r>
      <w:r w:rsidR="004F24B3" w:rsidRPr="00C220AB">
        <w:fldChar w:fldCharType="separate"/>
      </w:r>
      <w:r w:rsidR="004F24B3" w:rsidRPr="0012633F">
        <w:t>(de Lafuente et al., 2015; Kiani et al., 2008; Rao et al., 2012; Roitman &amp; Shadlen, 2002; Shadlen &amp; Newsome, 2001)</w:t>
      </w:r>
      <w:r w:rsidR="004F24B3" w:rsidRPr="00C220AB">
        <w:fldChar w:fldCharType="end"/>
      </w:r>
      <w:r w:rsidR="008034F1" w:rsidRPr="003B5A00">
        <w:t xml:space="preserve">. </w:t>
      </w:r>
      <w:r w:rsidR="008034F1" w:rsidRPr="008034F1">
        <w:t xml:space="preserve">Specifically, the averaged level of sustained motor preparation activity decreased as motion coherence </w:t>
      </w:r>
      <w:r w:rsidR="008034F1">
        <w:t>decreased</w:t>
      </w:r>
      <w:r w:rsidR="004877C6">
        <w:t>. T</w:t>
      </w:r>
      <w:r w:rsidR="002D7ABC">
        <w:t xml:space="preserve">his phenomenon could have been caused by at least three mechanisms (see general introduction): a short post-threshold evidence accumulation period caused by a delay introduced by the (unknown) neural mechanism that compares activity to the threshold </w:t>
      </w:r>
      <w:r w:rsidR="002D7ABC">
        <w:fldChar w:fldCharType="begin"/>
      </w:r>
      <w:r w:rsidR="004877C6">
        <w:instrText xml:space="preserve"> ADDIN ZOTERO_ITEM CSL_CITATION {"citationID":"5xEzwXVu","properties":{"formattedCitation":"(Mazurek et al., 2003)","plainCitation":"(Mazurek et al., 2003)","noteIndex":0},"citationItems":[{"id":8737,"uris":["http://zotero.org/users/5679506/items/Y5CJU576"],"itemData":{"id":8737,"type":"article-journal","abstract":"Decisions based on uncertain information may benefit from an accumulation of information over time. We asked whether such an accumulation process may underlie decisions about the direction of motion in a random dot kinetogram. To address this question we developed a computational model of the decision process using ensembles of neurons whose spiking activity mimics neurons recorded in the extrastriate visual cortex (area MT or V5) and a sensorimotor association area of the parietal lobe (area LIP). The model instantiates the hypothesis that neurons in sensorimotor association areas compute the time integral of sensory signals from the visual cortex, construed as evidence for or against a proposition, and that the decision is made when the integrated evidence reaches a threshold. The model explains a variety of behavioral and physiological measurements obtained from monkeys.","container-title":"Cerebral Cortex (New York, N.Y.: 1991)","DOI":"10.1093/cercor/bhg097","ISSN":"1047-3211","issue":"11","journalAbbreviation":"Cereb Cortex","language":"eng","note":"PMID: 14576217","page":"1257-1269","source":"PubMed","title":"A role for neural integrators in perceptual decision making","volume":"13","author":[{"family":"Mazurek","given":"Mark E."},{"family":"Roitman","given":"Jamie D."},{"family":"Ditterich","given":"Jochen"},{"family":"Shadlen","given":"Michael N."}],"issued":{"date-parts":[["2003",11]]}}}],"schema":"https://github.com/citation-style-language/schema/raw/master/csl-citation.json"} </w:instrText>
      </w:r>
      <w:r w:rsidR="002D7ABC">
        <w:fldChar w:fldCharType="separate"/>
      </w:r>
      <w:r w:rsidR="002D7ABC" w:rsidRPr="00B1077E">
        <w:t>(Mazurek et al., 2003)</w:t>
      </w:r>
      <w:r w:rsidR="002D7ABC">
        <w:fldChar w:fldCharType="end"/>
      </w:r>
      <w:r w:rsidR="002D7ABC">
        <w:t xml:space="preserve">, a threshold that decreases as processing time increases due to the attentional cost of acquiring new samples of </w:t>
      </w:r>
      <w:r w:rsidR="002D7ABC">
        <w:lastRenderedPageBreak/>
        <w:t xml:space="preserve">evidence </w:t>
      </w:r>
      <w:r w:rsidR="002D7ABC">
        <w:fldChar w:fldCharType="begin"/>
      </w:r>
      <w:r w:rsidR="004877C6">
        <w:instrText xml:space="preserve"> ADDIN ZOTERO_ITEM CSL_CITATION {"citationID":"JmtPKlTY","properties":{"formattedCitation":"(Cisek et al., 2009; Ditterich, 2006a, 2006b; Drugowitsch et al., 2012; Thura et al., 2012)","plainCitation":"(Cisek et al., 2009; Ditterich, 2006a, 2006b; Drugowitsch et al., 2012; Thura et al., 2012)","noteIndex":0},"citationItems":[{"id":8751,"uris":["http://zotero.org/users/5679506/items/7X6KYQJL"],"itemData":{"id":8751,"type":"article-journal","abstract":"Several widely accepted models of decision making suggest that, during simple decision tasks, neural activity builds up until a threshold is reached and a decision is made. These models explain error rates and reaction time distributions in a variety of tasks and are supported by neurophysiological studies showing that neural activity in several cortical and subcortical regions gradually builds up at a rate related to task difficulty and reaches a relatively constant level of discharge at a time that predicts movement initiation. The mechanism responsible for this buildup is believed to be related to the temporal integration of sequential samples of sensory information. However, an alternative mechanism that may explain the neural and behavioral data is one in which the buildup of activity is instead attributable to a growing signal related to the urgency to respond, which multiplicatively modulates updated estimates of sensory evidence. These models are difficult to distinguish when, as in previous studies, subjects are presented with constant sensory evidence throughout each trial. To distinguish the models, we presented human subjects with a task in which evidence changed over the course of each trial. Our results are more consistent with \"urgency gating\" than with temporal integration of sensory samples and suggest a simple mechanism for implementing trade-offs between the speed and accuracy of decisions.","container-title":"The Journal of Neuroscience: The Official Journal of the Society for Neuroscience","DOI":"10.1523/JNEUROSCI.1844-09.2009","ISSN":"1529-2401","issue":"37","journalAbbreviation":"J Neurosci","language":"eng","note":"PMID: 19759303\nPMCID: PMC6665752","page":"11560-11571","source":"PubMed","title":"Decisions in changing conditions: the urgency-gating model","title-short":"Decisions in changing conditions","volume":"29","author":[{"family":"Cisek","given":"Paul"},{"family":"Puskas","given":"Geneviève Aude"},{"family":"El-Murr","given":"Stephany"}],"issued":{"date-parts":[["2009",9,16]]}}},{"id":8756,"uris":["http://zotero.org/users/5679506/items/UEUN2G7X"],"itemData":{"id":8756,"type":"article-journal","abstract":"Computational models based on diffusion processes have been proposed to account for human decision-making behaviour in a variety of tasks. The basic idea is that the brain keeps accumulating noisy sensory evidence until a critical level is reached. This study explores whether such models account for the speed and accuracy of perceptual decisions in a reaction-time random dot motion direction discrimination task, and whether they explain the decision-related activity of neurons recorded from the parietal cortex (area LIP) of monkeys performing the task. While a simple diffusion model can explain the psychometric function and the mean response times of correct responses, it fails to account for the longer response times observed for errors and for the response time distributions. Here I demonstrate that a time-variant version of the diffusion model can explain the psychometric function, the mean response times and the shape of the response time distributions. Such a time-variant mechanism could be implemented in different ways, but the best match between the physiological data and model predictions is provided by a diffusion process with a gain of the sensory signals, which increases over time. It can be shown that such a time-variant decision process allows the monkey to perform optimally (in the sense of maximizing reward rate) given the risk of aborting a trial by breaking fixation before a choice can be reported. The results suggest that the brain trades off speed and accuracy not only by adjusting parameters between trials but also by dynamic adjustments during an ongoing decision.","container-title":"The European Journal of Neuroscience","DOI":"10.1111/j.1460-9568.2006.05221.x","ISSN":"0953-816X","issue":"12","journalAbbreviation":"Eur J Neurosci","language":"eng","note":"PMID: 17229111","page":"3628-3641","source":"PubMed","title":"Evidence for time-variant decision making","volume":"24","author":[{"family":"Ditterich","given":"Jochen"}],"issued":{"date-parts":[["2006",12]]}}},{"id":7136,"uris":["http://zotero.org/groups/4686760/items/KAZTNW53"],"itemData":{"id":7136,"type":"article-journal","abstract":"Roitman and Shadlen [Roitman J. D., &amp; Shadlen M. N. (2002). Response of neurons in the lateral intraparietal area during a combined visual discrimination reaction time task. Journal of Neuroscience, 22, 9475-9489] have published a non-human primate study on visual decision making. They collected both behavioral and neurophysiological data and provided evidence that the data are qualitatively consistent with a mechanism based on accumulating sensory evidence up to a decision threshold. I have previously demonstrated that a time-variant diffusion model can account quite well quantitatively for both the behavioral and the neural data. In this manuscript I discuss how well the data constrains different components and parameters of the computational process. I also discuss the biological plausibility of the model parameters. I will demonstrate that a relatively large class of models, both with and without temporal integration and both stationary and time-variant could account for the behavioral data. Both the single cell recordings from the parietal cortex and previously published data from the extrastriate visual cortex provide additional constraints. Overall, the data favor a diffusion model with time-variant gain and leaky integrators. The integration time constant, however, turns out not to be well-constrained by the data.","container-title":"Neural Networks: The Official Journal of the International Neural Network Society","DOI":"10.1016/j.neunet.2006.05.042","ISSN":"0893-6080","issue":"8","journalAbbreviation":"Neural Netw","language":"eng","note":"PMID: 16952441","page":"981-1012","source":"PubMed","title":"Stochastic models of decisions about motion direction: behavior and physiology","title-short":"Stochastic models of decisions about motion direction","volume":"19","author":[{"family":"Ditterich","given":"Jochen"}],"issued":{"date-parts":[["2006",10]]}}},{"id":8472,"uris":["http://zotero.org/users/5679506/items/82BQPV8Y"],"itemData":{"id":8472,"type":"article-journal","abstract":"Decision making often involves the accumulation of information over time, but acquiring information typically comes at a cost. Little is known about the cost incurred by animals and humans for acquiring additional information from sensory variables due, for instance, to attentional efforts. Through a novel integration of diffusion models and dynamic programming, we were able to estimate the cost of making additional observations per unit of time from two monkeys and six humans in a reaction time (RT) random-dot motion discrimination task. Surprisingly, we find that the cost is neither zero nor constant over time, but for the animals and humans features a brief period in which it is constant but increases thereafter. In addition, we show that our theory accurately matches the observed reaction time distributions for each stimulus condition, the time-dependent choice accuracy both conditional on stimulus strength and independent of it, and choice accuracy and mean reaction times as a function of stimulus strength. The theory also correctly predicts that urgency signals in the brain should be independent of the difficulty, or stimulus strength, at each trial.","container-title":"The Journal of Neuroscience: The Official Journal of the Society for Neuroscience","DOI":"10.1523/JNEUROSCI.4010-11.2012","ISSN":"1529-2401","issue":"11","journalAbbreviation":"J Neurosci","language":"eng","note":"PMID: 22423085\nPMCID: PMC3329788","page":"3612-3628","source":"PubMed","title":"The cost of accumulating evidence in perceptual decision making","volume":"32","author":[{"family":"Drugowitsch","given":"Jan"},{"family":"Moreno-Bote","given":"Rubén"},{"family":"Churchland","given":"Anne K."},{"family":"Shadlen","given":"Michael N."},{"family":"Pouget","given":"Alexandre"}],"issued":{"date-parts":[["2012",3,14]]}}},{"id":8754,"uris":["http://zotero.org/users/5679506/items/97548PD7"],"itemData":{"id":8754,"type":"article-journal","abstract":"It is often suggested that decisions are made when accumulated sensory information reaches a fixed accuracy criterion. This is supported by many studies showing a gradual build up of neural activity to a threshold. However, the proposal that this build up is caused by sensory accumulation is challenged by findings that decisions are based on information from a time window much shorter than the build-up process. Here, we propose that in natural conditions where the environment can suddenly change, the policy that maximizes reward rate is to estimate evidence by accumulating only novel information and then compare the result to a decreasing accuracy criterion. We suggest that the brain approximates this policy by multiplying an estimate of sensory evidence with a motor-related urgency signal and that the latter is primarily responsible for neural activity build up. We support this hypothesis using human behavioral data from a modified random-dot motion task in which motion coherence changes during each trial.","container-title":"Journal of Neurophysiology","DOI":"10.1152/jn.01071.2011","ISSN":"1522-1598","issue":"11","journalAbbreviation":"J Neurophysiol","language":"eng","note":"PMID: 22993260","page":"2912-2930","source":"PubMed","title":"Decision making by urgency gating: theory and experimental support","title-short":"Decision making by urgency gating","volume":"108","author":[{"family":"Thura","given":"David"},{"family":"Beauregard-Racine","given":"Julie"},{"family":"Fradet","given":"Charles-William"},{"family":"Cisek","given":"Paul"}],"issued":{"date-parts":[["2012",12]]}}}],"schema":"https://github.com/citation-style-language/schema/raw/master/csl-citation.json"} </w:instrText>
      </w:r>
      <w:r w:rsidR="002D7ABC">
        <w:fldChar w:fldCharType="separate"/>
      </w:r>
      <w:r w:rsidR="002D7ABC" w:rsidRPr="003F6FBD">
        <w:t>(Cisek et al., 2009; Ditterich, 2006a, 2006b; Drugowitsch et al., 2012; Thura et al., 2012)</w:t>
      </w:r>
      <w:r w:rsidR="002D7ABC">
        <w:fldChar w:fldCharType="end"/>
      </w:r>
      <w:r w:rsidR="004877C6">
        <w:t xml:space="preserve">, or a mixture of terminated and nonterminated decision processes </w:t>
      </w:r>
      <w:r w:rsidR="004877C6">
        <w:fldChar w:fldCharType="begin"/>
      </w:r>
      <w:r w:rsidR="004877C6">
        <w:instrText xml:space="preserve"> ADDIN ZOTERO_ITEM CSL_CITATION {"citationID":"44AKVEur","properties":{"formattedCitation":"(Ratcliff,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4877C6">
        <w:fldChar w:fldCharType="separate"/>
      </w:r>
      <w:r w:rsidR="004877C6" w:rsidRPr="004877C6">
        <w:t>(Ratcliff, 2006)</w:t>
      </w:r>
      <w:r w:rsidR="004877C6">
        <w:fldChar w:fldCharType="end"/>
      </w:r>
      <w:r w:rsidR="00553BDC">
        <w:rPr>
          <w:rStyle w:val="Appelnotedebasdep"/>
        </w:rPr>
        <w:footnoteReference w:id="11"/>
      </w:r>
      <w:r w:rsidR="00553BDC">
        <w:t>.</w:t>
      </w:r>
      <w:r w:rsidR="00F80B26">
        <w:t xml:space="preserve"> </w:t>
      </w:r>
      <w:r w:rsidR="00553BDC">
        <w:t xml:space="preserve">The manipulation of stimulus presentation </w:t>
      </w:r>
      <w:r w:rsidR="003D7E85">
        <w:t xml:space="preserve">duration in Experiment </w:t>
      </w:r>
      <w:r w:rsidR="00B5428F">
        <w:t>2</w:t>
      </w:r>
      <w:r w:rsidR="003D7E85">
        <w:t xml:space="preserve"> also produced a modulation of mea</w:t>
      </w:r>
      <w:r w:rsidR="002B5D75">
        <w:t>n PMT. Specifically, mean PMT in</w:t>
      </w:r>
      <w:r w:rsidR="003D7E85">
        <w:t>creased as s</w:t>
      </w:r>
      <w:r w:rsidR="002B5D75">
        <w:t xml:space="preserve">timulus presentation decreased. A decreasing threshold as processing time increases cannot explain this effect, as it would predict the opposite pattern. </w:t>
      </w:r>
      <w:r w:rsidR="00FC2DBB">
        <w:t xml:space="preserve">Similarly, the post-threshold evidence accumulation hypothesis cannot explain the effect on its own. </w:t>
      </w:r>
      <w:r w:rsidR="00FC2DBB" w:rsidRPr="003B4135">
        <w:t>Therefore, the</w:t>
      </w:r>
      <w:r w:rsidR="00B9745E" w:rsidRPr="003B4135">
        <w:t xml:space="preserve"> most</w:t>
      </w:r>
      <w:r w:rsidR="00FC2DBB" w:rsidRPr="003B4135">
        <w:t xml:space="preserve"> plausible explanation </w:t>
      </w:r>
      <w:r w:rsidR="00B9745E" w:rsidRPr="003B4135">
        <w:t>among the 3 hypotheses proposed above</w:t>
      </w:r>
      <w:r w:rsidR="00FC2DBB" w:rsidRPr="003B4135">
        <w:t xml:space="preserve"> is the mixture</w:t>
      </w:r>
      <w:r w:rsidR="00FC2DBB">
        <w:t xml:space="preserve"> of terminated and nonterminated decision processes: shorter stimulus presentations increased the probability of nonterminated processes </w:t>
      </w:r>
      <w:r w:rsidR="00FC2DBB">
        <w:fldChar w:fldCharType="begin"/>
      </w:r>
      <w:r w:rsidR="00FC2DBB">
        <w:instrText xml:space="preserve"> ADDIN ZOTERO_ITEM CSL_CITATION {"citationID":"to99e0on","properties":{"formattedCitation":"(Ratcliff, 2006)","plainCitation":"(Ratcliff, 2006)","noteIndex":0},"citationItems":[{"id":8733,"uris":["http://zotero.org/users/5679506/items/D7RY8PHU"],"itemData":{"id":8733,"type":"article-journal","abstract":"The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data","volume":"53","author":[{"family":"Ratcliff","given":"Roger"}],"issued":{"date-parts":[["2006",11]]}}}],"schema":"https://github.com/citation-style-language/schema/raw/master/csl-citation.json"} </w:instrText>
      </w:r>
      <w:r w:rsidR="00FC2DBB">
        <w:fldChar w:fldCharType="separate"/>
      </w:r>
      <w:r w:rsidR="00FC2DBB" w:rsidRPr="00FC2DBB">
        <w:t>(Ratcliff, 2006)</w:t>
      </w:r>
      <w:r w:rsidR="00FC2DBB">
        <w:fldChar w:fldCharType="end"/>
      </w:r>
      <w:r w:rsidR="00FC2DBB">
        <w:t>, thus producing a lower level of sustained motor activity on average. An unresolved problem in the literature concerns the</w:t>
      </w:r>
      <w:r w:rsidR="008953BE">
        <w:t xml:space="preserve"> outcome</w:t>
      </w:r>
      <w:r w:rsidR="00FC2DBB">
        <w:t xml:space="preserve"> of nonterminated processes. It is unclear whether the decision-maker </w:t>
      </w:r>
      <w:r w:rsidR="008953BE">
        <w:t>has access</w:t>
      </w:r>
      <w:r w:rsidR="00FC2DBB">
        <w:t xml:space="preserve"> </w:t>
      </w:r>
      <w:r w:rsidR="008953BE">
        <w:t>to partial cumulative evidence</w:t>
      </w:r>
      <w:r w:rsidR="00160D4C">
        <w:t xml:space="preserve"> or not </w:t>
      </w:r>
      <w:r w:rsidR="00C57F6F">
        <w:fldChar w:fldCharType="begin"/>
      </w:r>
      <w:r w:rsidR="00DC456F">
        <w:instrText xml:space="preserve"> ADDIN ZOTERO_ITEM CSL_CITATION {"citationID":"gyWZ734M","properties":{"formattedCitation":"(Meyer et al., 1985, 1988; Ratcliff, 1988, 2006; Usher &amp; McClelland, 2001)","plainCitation":"(Meyer et al., 1985, 1988; Ratcliff, 1988, 2006; Usher &amp; McClelland, 2001)","noteIndex":0},"citationItems":[{"id":11879,"uris":["http://zotero.org/users/5679506/items/UU2A5FMH"],"itemData":{"id":11879,"type":"article-journal","container-title":"Cognitive Psychology","DOI":"10.1016/0010-0285(85)90016-7","ISSN":"0010-0285","issue":"4","journalAbbreviation":"Cogn Psychol","language":"eng","note":"PMID: 4064623","page":"445-518","source":"PubMed","title":"Temporal properties of human information processing: tests of discrete versus continuous models","title-short":"Temporal properties of human information processing","volume":"17","author":[{"family":"Meyer","given":"D. E."},{"family":"Yantis","given":"S."},{"family":"Osman","given":"A. M."},{"family":"Smith","given":"J. E."}],"issued":{"date-parts":[["1985",10]]}}},{"id":8929,"uris":["http://zotero.org/groups/5164497/items/3YASNUDG"],"itemData":{"id":8929,"type":"article-journal","abstract":"The interpretation of reaction time (RT) data requires strong assumptions about how Ss trade accuracy for speed of performance and about whether there is a discrete or continuous transmission of information from one component process to the next. Conventional RT and speed–accuracy trade-off procedures are not, by themselves, sufficiently powerful to test these assumptions. However, the deficiency can be remedied in part through a new speed–accuracy decomposition technique. The technique uses a hybrid mixture of (a) conventional RT trials in which Ss must process a given test stimulus with high accuracy and (b) peremptory response-signal trials in which Ss must make prompted guesses before stimulus processing has been finished. Data from this 'titrated RT procedure' are then analyzed in terms of a parallel sophistication-guessing model, under which normal mental processes and guessing processes are assumed to race against each other in producing overt responses. With the model, the amount of partial information that Ss have accumulated about a test stimulus can be estimated at each intermediate moment during a reaction time trial. An application of speed–accuracy decomposition to 5 studies of word recognition illustrates the potential power of the technique. (PsycINFO Database Record (c) 2016 APA, all rights reserved)","archive_location":"1988-28535-001","container-title":"Psychological Review","DOI":"10.1037/0033-295X.95.2.183","ISSN":"0033-295X","issue":"2","journalAbbreviation":"Psychological Review","note":"publisher: American Psychological Association","page":"183-237","source":"EBSCOhost","title":"The dynamics of cognition and action: Mental processes inferred from speed-accuracy decomposition","title-short":"The dynamics of cognition and action","volume":"95","author":[{"family":"Meyer","given":"David E."},{"family":"Irwin","given":"David E."},{"family":"Osman","given":"Allen M."},{"family":"Kounois","given":"John"}],"issued":{"date-parts":[["1988",4]]}}},{"id":11877,"uris":["http://zotero.org/users/5679506/items/SJ8LUL29"],"itemData":{"id":11877,"type":"article-journal","container-title":"Psychological Review","DOI":"10.1037/0033-295x.95.2.238","ISSN":"0033-295X","issue":"2","journalAbbreviation":"Psychol Rev","language":"eng","note":"PMID: 3375400","page":"238-255","source":"PubMed","title":"Continuous versus discrete information processing modeling accumulation of partial information","volume":"95","author":[{"family":"Ratcliff","given":"R."}],"issued":{"date-parts":[["1988",4]]}}},{"id":8733,"uris":["http://zotero.org/users/5679506/items/D7RY8PHU"],"itemData":{"id":8733,"type":"article-journal","abstract":"The diffusion model (Ratcliff, 1978) and the leaky competing accumulator model (LCA, Usher &amp; McClelland, 2001) were tested against two-choice data collected from the same subjects with the standard response time procedure and the response signal procedure. In the response signal procedure, a stimulus is presented and then, at one of a number of experimenter-determined times, a signal to respond is presented. The models were fit to the data from the two procedures simultaneously under the assumption that responses in the response signal procedure were based on a mixture of decision processes that had already terminated at response boundaries before the signal and decision processes that had not yet terminated. In the latter case, decisions were based on partial information in one variant of each model or on guessing in a second variant. Both variants of the diffusion model fit the data well and both fit better than either variant of the LCA model, although the differences in numerical goodness-of-fit measures were not large enough to allow decisive selection between the models.","container-title":"Cognitive Psychology","DOI":"10.1016/j.cogpsych.2005.10.002","ISSN":"0010-0285","issue":"3","journalAbbreviation":"Cogn Psychol","language":"eng","note":"PMID: 16890214\nPMCID: PMC2397556","page":"195-237","source":"PubMed","title":"Modeling response signal and response time data","volume":"53","author":[{"family":"Ratcliff","given":"Roger"}],"issued":{"date-parts":[["2006",11]]}}},{"id":729,"uris":["http://zotero.org/users/5679506/items/CQ3GUDKP"],"itemData":{"id":729,"type":"article-journal","abstract":"The time course of perceptual choice is discussed in a model of gradual, leaky, stochastic, and competitive information accumulation in nonlinear decision units. Special cases of the model match a classical diffusion process, but leakage and competition work together to address several challenges to existing diffusion, random walk, and accumulator models. The model accounts for data from choice tasks using both time-controlled (e.g., response signal) and standard reaction time paradigms and its adequacy compares favorably with other approaches. A new paradigm that controls the time of arrival of information supporting different choice alternatives provides further support. The model captures choice behavior regardless of the number of alternatives, accounting for the log-linear relation between reaction time and number of alternatives (Hick's law) and explains a complex pattern of visual and contextual priming in visual word identification.","container-title":"Psychological Review","DOI":"10.1037/0033-295x.108.3.550","ISSN":"0033-295X","issue":"3","journalAbbreviation":"Psychol Rev","language":"eng","note":"PMID: 11488378","page":"550-592","source":"PubMed","title":"The time course of perceptual choice: the leaky, competing accumulator model","title-short":"The time course of perceptual choice","volume":"108","author":[{"family":"Usher","given":"M."},{"family":"McClelland","given":"J. L."}],"issued":{"date-parts":[["2001",7]]}}}],"schema":"https://github.com/citation-style-language/schema/raw/master/csl-citation.json"} </w:instrText>
      </w:r>
      <w:r w:rsidR="00C57F6F">
        <w:fldChar w:fldCharType="separate"/>
      </w:r>
      <w:r w:rsidR="00C57F6F" w:rsidRPr="00C57F6F">
        <w:t>(Meyer et al., 1985, 1988; Ratcliff, 1988, 2006; Usher &amp; McClelland, 2001)</w:t>
      </w:r>
      <w:r w:rsidR="00C57F6F">
        <w:fldChar w:fldCharType="end"/>
      </w:r>
      <w:r w:rsidR="008953BE">
        <w:t>.</w:t>
      </w:r>
      <w:r w:rsidR="00160D4C">
        <w:t xml:space="preserve"> </w:t>
      </w:r>
      <w:r w:rsidR="00907D4A">
        <w:t>Within</w:t>
      </w:r>
      <w:r w:rsidR="00FC2DBB">
        <w:t xml:space="preserve"> </w:t>
      </w:r>
      <w:r w:rsidR="00907D4A">
        <w:t>GCD</w:t>
      </w:r>
      <w:r w:rsidR="00907D4A" w:rsidRPr="00F648B7">
        <w:rPr>
          <w:vertAlign w:val="subscript"/>
        </w:rPr>
        <w:t>RS</w:t>
      </w:r>
      <w:r w:rsidR="00907D4A">
        <w:t xml:space="preserve">, this problem could be </w:t>
      </w:r>
      <w:r w:rsidR="00317A04">
        <w:t xml:space="preserve">formulated </w:t>
      </w:r>
      <w:r w:rsidR="00907D4A">
        <w:t>as follows. If the decision-maker has access to partial cumulative evidence, then the level of cumulated evidence could be maintained at the motor preparation level during the delay. The starting point for the second phase of accumulation would then correspond to this level. If not, then the decision-maker would produce a guess. In this case, the starting point for the second phase of accumulation should be 0 (baseline level</w:t>
      </w:r>
      <w:proofErr w:type="gramStart"/>
      <w:r w:rsidR="00907D4A">
        <w:t>)</w:t>
      </w:r>
      <w:r w:rsidR="003B4135">
        <w:t>, and</w:t>
      </w:r>
      <w:proofErr w:type="gramEnd"/>
      <w:r w:rsidR="003B4135">
        <w:t xml:space="preserve"> should thus be located farther away from the gate</w:t>
      </w:r>
      <w:r w:rsidR="00907D4A">
        <w:t>. Although a rigorous test of these two alternative hypotheses would require for</w:t>
      </w:r>
      <w:r w:rsidR="00EC708D">
        <w:t xml:space="preserve">mal modeling, two aspects </w:t>
      </w:r>
      <w:r w:rsidR="00EC708D">
        <w:lastRenderedPageBreak/>
        <w:t xml:space="preserve">of </w:t>
      </w:r>
      <w:r w:rsidR="00541F4C">
        <w:t>the</w:t>
      </w:r>
      <w:r w:rsidR="00907D4A">
        <w:t xml:space="preserve"> data</w:t>
      </w:r>
      <w:r w:rsidR="00541F4C">
        <w:t xml:space="preserve"> from Experiment 2</w:t>
      </w:r>
      <w:r w:rsidR="00907D4A">
        <w:t xml:space="preserve"> appear to favor the partial cumulative evidence hypothesis. First, response accuracy </w:t>
      </w:r>
      <w:r w:rsidR="00945ECE">
        <w:t>did not differ in the 40 % coherence condition between the three stimulus presentation durations</w:t>
      </w:r>
      <w:r w:rsidR="00190093">
        <w:t xml:space="preserve"> (post-hoc pairwise comparisons corrected with Holm's procedure: all </w:t>
      </w:r>
      <w:proofErr w:type="spellStart"/>
      <w:r w:rsidR="00190093" w:rsidRPr="00190093">
        <w:rPr>
          <w:i/>
        </w:rPr>
        <w:t>ps</w:t>
      </w:r>
      <w:proofErr w:type="spellEnd"/>
      <w:r w:rsidR="00190093">
        <w:t xml:space="preserve"> &gt; .05)</w:t>
      </w:r>
      <w:r w:rsidR="00945ECE">
        <w:t xml:space="preserve">. This result is difficult to reconcile with the guessing hypothesis, so long as one assumes that the probability of unterminated processes is not null in the 40 % coherence / 0.3 s stimulus presentation condition. </w:t>
      </w:r>
      <w:r w:rsidR="00190093">
        <w:t xml:space="preserve">The </w:t>
      </w:r>
      <w:r w:rsidR="00966CD2">
        <w:t>partial cumulative evidence hypothesis appears more plausible, as the level of cumulative evidence for nonterminated processes should be close to the threshold</w:t>
      </w:r>
      <w:r w:rsidR="00541F4C">
        <w:t xml:space="preserve"> on average</w:t>
      </w:r>
      <w:r w:rsidR="00966CD2">
        <w:t xml:space="preserve">. </w:t>
      </w:r>
      <w:r w:rsidR="00945ECE">
        <w:t xml:space="preserve">Second, the guessing hypothesis predicts a </w:t>
      </w:r>
      <w:r w:rsidR="00966CD2">
        <w:t>drop in response accuracy at</w:t>
      </w:r>
      <w:r w:rsidR="00EC708D">
        <w:t xml:space="preserve"> slow PM</w:t>
      </w:r>
      <w:r w:rsidR="00945ECE">
        <w:t>Ts</w:t>
      </w:r>
      <w:r w:rsidR="00015F88">
        <w:t xml:space="preserve">, </w:t>
      </w:r>
      <w:r w:rsidR="009F7D79">
        <w:t xml:space="preserve">because the starting point of motor preparation for guesses should be located farther away from the gate compared to regular trials. The amplitude of this drop </w:t>
      </w:r>
      <w:r w:rsidR="00015F88">
        <w:t>should increase as stimulus presentation decreases</w:t>
      </w:r>
      <w:r w:rsidR="009F7D79">
        <w:t xml:space="preserve">, because the proportion of guesses should increase. </w:t>
      </w:r>
      <w:r w:rsidR="00945ECE">
        <w:t>One way to evaluate this hypothesis con</w:t>
      </w:r>
      <w:r w:rsidR="00412185">
        <w:t>sists</w:t>
      </w:r>
      <w:r w:rsidR="00945ECE">
        <w:t xml:space="preserve"> in computing the proportion of correct resp</w:t>
      </w:r>
      <w:r w:rsidR="00EC708D">
        <w:t>onses as a function of PMT</w:t>
      </w:r>
      <w:r w:rsidR="00966CD2">
        <w:t xml:space="preserve"> bins</w:t>
      </w:r>
      <w:r w:rsidR="00945ECE">
        <w:t xml:space="preserve">. </w:t>
      </w:r>
      <w:r w:rsidR="00966CD2">
        <w:t xml:space="preserve">These so-called conditional accuracy functions </w:t>
      </w:r>
      <w:r w:rsidR="00966CD2">
        <w:fldChar w:fldCharType="begin"/>
      </w:r>
      <w:r w:rsidR="00966CD2">
        <w:instrText xml:space="preserve"> ADDIN ZOTERO_ITEM CSL_CITATION {"citationID":"GB4pN4HY","properties":{"formattedCitation":"(Gratton et al., 1988; Luce, 1986)","plainCitation":"(Gratton et al., 1988; Luce, 1986)","noteIndex":0},"citationItems":[{"id":277,"uris":["http://zotero.org/users/5679506/items/7JP5KWRW"],"itemData":{"id":277,"type":"article-journal","abstract":"To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Perform","language":"eng","note":"PMID: 2971764","page":"331-344","source":"PubMed","title":"Pre-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W."},{"family":"Donchin","given":"E."}],"issued":{"date-parts":[["1988",8]]}}},{"id":7246,"uris":["http://zotero.org/groups/4876799/items/EQG5CC8E"],"itemData":{"id":7246,"type":"book","event-place":"New York","publisher":"Oxford University Press","publisher-place":"New York","title":"Response times: Their role in inferring elementary mental organization.","author":[{"family":"Luce","given":"R. D."}],"issued":{"date-parts":[["1986"]]}}}],"schema":"https://github.com/citation-style-language/schema/raw/master/csl-citation.json"} </w:instrText>
      </w:r>
      <w:r w:rsidR="00966CD2">
        <w:fldChar w:fldCharType="separate"/>
      </w:r>
      <w:r w:rsidR="00966CD2" w:rsidRPr="00966CD2">
        <w:t>(Gratton et al., 1988; Luce, 1986)</w:t>
      </w:r>
      <w:r w:rsidR="00966CD2">
        <w:fldChar w:fldCharType="end"/>
      </w:r>
      <w:r w:rsidR="00966CD2">
        <w:t xml:space="preserve"> are shown in Appendix C. </w:t>
      </w:r>
      <w:r w:rsidR="005E2F39">
        <w:t>C</w:t>
      </w:r>
      <w:r w:rsidR="002B3757">
        <w:t>onditional accuracy dynamics are</w:t>
      </w:r>
      <w:r w:rsidR="005E2F39">
        <w:t xml:space="preserve"> very similar across the three stimulus duration conditions, and do not show a clear drop of accuracy for slow </w:t>
      </w:r>
      <w:proofErr w:type="spellStart"/>
      <w:r w:rsidR="005E2F39">
        <w:t>PMTs.</w:t>
      </w:r>
      <w:proofErr w:type="spellEnd"/>
      <w:r w:rsidR="005E2F39">
        <w:t xml:space="preserve"> </w:t>
      </w:r>
    </w:p>
    <w:p w14:paraId="5EBD8CC6" w14:textId="5C25E9F8" w:rsidR="005E2F39" w:rsidRDefault="00B10D9E" w:rsidP="00A06F40">
      <w:r>
        <w:tab/>
        <w:t xml:space="preserve">Lastly, </w:t>
      </w:r>
      <w:r w:rsidR="00B57798">
        <w:t>the manipulation of delay in Experiments 1 and 3 provides insight into temporal preparation</w:t>
      </w:r>
      <w:r w:rsidR="002A09C9">
        <w:t xml:space="preserve"> mechanisms</w:t>
      </w:r>
      <w:r w:rsidR="00ED7ED2">
        <w:t xml:space="preserve"> within RS tasks</w:t>
      </w:r>
      <w:r w:rsidR="00B57798">
        <w:t xml:space="preserve">. </w:t>
      </w:r>
      <w:r w:rsidR="001A416E">
        <w:t>As expected, longer delays reduced the quantity/quality of attentional resources allocated to the RS, and the impact of this modulation on performance was detectable only when RS processing was demanding</w:t>
      </w:r>
      <w:r w:rsidR="008A0EB5">
        <w:t xml:space="preserve">. Specifically, we observed a reliable increase in mean PMT and mean MT as the delay increased in Experiment 3 only, as well as a decrease in the slope of muscle activation, similar to previous findings obtained using the </w:t>
      </w:r>
      <w:proofErr w:type="spellStart"/>
      <w:r w:rsidR="008A0EB5">
        <w:t>foreperiod</w:t>
      </w:r>
      <w:proofErr w:type="spellEnd"/>
      <w:r w:rsidR="008A0EB5">
        <w:t xml:space="preserve"> paradigm </w:t>
      </w:r>
      <w:r w:rsidR="00F6113E">
        <w:fldChar w:fldCharType="begin"/>
      </w:r>
      <w:r w:rsidR="00F6113E">
        <w:instrText xml:space="preserve"> ADDIN ZOTERO_ITEM CSL_CITATION {"citationID":"7pE9yDbs","properties":{"formattedCitation":"(Hasbroucq et al., 1995; Tandonnet et al., 2003)","plainCitation":"(Hasbroucq et al., 1995; Tandonnet et al., 2003)","noteIndex":0},"citationItems":[{"id":11247,"uris":["http://zotero.org/users/5679506/items/4ZW6YKP6"],"itemData":{"id":11247,"type":"article-journal","abstract":"Two fractionated reaction time (RT) experiments tested whether the response-preparation or response-implementation hypothesis better accounts for the observation that 2-choice RT usually takes longer when the responses are performed by the fingers of the same hand than by the fingers of the 2 hands. In Exp 1, with 8 adults, the effect of repertoire on the premotor time and the motor time were studied. RT was divided into the 2 periods with respect to the onset of change in EMG activity of the flexor digitorum profundus. Type of repertoire affected both time periods. In Exp 2, with 16 adults, the effects of repertoire and foreperiod duration on the premotor and motor times of the flexor digitorum profundus and flexor digitorum sublimis were studied. The results of Exp 1 were confirmed, and the effects of repertoire and foreperiod duration were found to be additive on premotor time but interactive on motor time. (PsycINFO Database Record (c) 2016 APA, all rights reserved)","container-title":"Journal of Motor Behavior","DOI":"10.1080/00222895.1995.9941715","ISSN":"1940-1027","issue":"3","note":"publisher-place: US\npublisher: Heldref Publications","page":"251-262","source":"APA PsycNet","title":"Finger pairings in two-choice reaction time tasks: Does the between-hands advantage reflect response preparation?","title-short":"Finger pairings in two-choice reaction time tasks","volume":"27","author":[{"family":"Hasbroucq","given":"Thierry"},{"family":"Akamatsu","given":"Motoyuki"},{"family":"Mouret","given":"Isabelle"},{"family":"Seal","given":"John"}],"issued":{"date-parts":[["1995"]]}}},{"id":11249,"uris":["http://zotero.org/users/5679506/items/R3YDYC7A"],"itemData":{"id":11249,"type":"article-journal","abstract":"OBJECTIVE: The present study was aimed at testing whether foreperiod duration affects the activity recorded over the primary sensorimotor cortices during the reaction time.\nMETHODS: The foreperiod duration (500 or 2500 ms) was varied across blocks of trials during a between-hand choice reaction time task; surface Laplacians were estimated from EEG recordings by the source derivation method.\nRESULTS: Reaction time was shorter for the 500 ms foreperiod than for the 2500 ms foreperiod. A contralateral negativity/ipsilateral positivity pattern showed up over the primary sensorimotor cortices. The time between the contralateral negativity onset and the electromyographic onset was shorter for the 500 ms foreperiod than for the 2500 ms foreperiod, which suggests that the foreperiod affects the implementation of the motor command. Furthermore, the interval between the onset of the voluntary electromyographic activity and the mechanical response was shorter for the 500 ms foreperiod than for the 2500 ms foreperiod.\nCONCLUSIONS: These results indicate that time preparation affects both central and peripheral motor processes.","container-title":"Clinical Neurophysiology: Official Journal of the International Federation of Clinical Neurophysiology","DOI":"10.1016/s1388-2457(03)00253-0","ISSN":"1388-2457","issue":"12","journalAbbreviation":"Clin Neurophysiol","language":"eng","note":"PMID: 14652098","page":"2376-2384","source":"PubMed","title":"The influence of time preparation on motor processes assessed by surface Laplacian estimation","volume":"114","author":[{"family":"Tandonnet","given":"C."},{"family":"Burle","given":"B."},{"family":"Vidal","given":"F."},{"family":"Hasbroucq","given":"T."}],"issued":{"date-parts":[["2003",12]]}}}],"schema":"https://github.com/citation-style-language/schema/raw/master/csl-citation.json"} </w:instrText>
      </w:r>
      <w:r w:rsidR="00F6113E">
        <w:fldChar w:fldCharType="separate"/>
      </w:r>
      <w:r w:rsidR="00F6113E" w:rsidRPr="00F6113E">
        <w:t>(</w:t>
      </w:r>
      <w:proofErr w:type="spellStart"/>
      <w:r w:rsidR="00F6113E" w:rsidRPr="00F6113E">
        <w:t>Hasbroucq</w:t>
      </w:r>
      <w:proofErr w:type="spellEnd"/>
      <w:r w:rsidR="00F6113E" w:rsidRPr="00F6113E">
        <w:t xml:space="preserve"> et al., 1995; Tandonnet et al., 2003)</w:t>
      </w:r>
      <w:r w:rsidR="00F6113E">
        <w:fldChar w:fldCharType="end"/>
      </w:r>
      <w:r w:rsidR="00F6113E">
        <w:t xml:space="preserve">. </w:t>
      </w:r>
      <w:r w:rsidR="001A416E">
        <w:t xml:space="preserve"> </w:t>
      </w:r>
      <w:r w:rsidR="00F6113E">
        <w:t>GCD</w:t>
      </w:r>
      <w:r w:rsidR="00F6113E" w:rsidRPr="00F648B7">
        <w:rPr>
          <w:vertAlign w:val="subscript"/>
        </w:rPr>
        <w:t>RS</w:t>
      </w:r>
      <w:r w:rsidR="00F6113E">
        <w:t xml:space="preserve"> offer</w:t>
      </w:r>
      <w:r w:rsidR="00A42D4A">
        <w:t>s a simple explanation for this phenomenon</w:t>
      </w:r>
      <w:r w:rsidR="00F6113E">
        <w:t>: the decrease in attentional resources allocated to the RS as the delay increases</w:t>
      </w:r>
      <w:r w:rsidR="00581D2D">
        <w:t xml:space="preserve"> </w:t>
      </w:r>
      <w:r w:rsidR="00581D2D" w:rsidRPr="00581D2D">
        <w:t>results in a</w:t>
      </w:r>
      <w:r w:rsidR="00F6113E">
        <w:t xml:space="preserve"> decrease</w:t>
      </w:r>
      <w:r w:rsidR="00581D2D">
        <w:t xml:space="preserve"> in</w:t>
      </w:r>
      <w:r w:rsidR="00F6113E">
        <w:t xml:space="preserve"> the quality of evidence </w:t>
      </w:r>
      <w:r w:rsidR="00F6113E">
        <w:lastRenderedPageBreak/>
        <w:t>accumulated in phase 2</w:t>
      </w:r>
      <w:r w:rsidR="00A42D4A">
        <w:t xml:space="preserve">. The lower rate of evidence accumulation </w:t>
      </w:r>
      <w:r w:rsidR="00A42D4A" w:rsidRPr="00A42D4A">
        <w:rPr>
          <w:i/>
        </w:rPr>
        <w:t>w</w:t>
      </w:r>
      <w:r w:rsidR="00A42D4A">
        <w:t xml:space="preserve"> produces an increase in mean PMT and mean MT, and a decrease in </w:t>
      </w:r>
      <w:r w:rsidR="00F6113E">
        <w:t>the slope of muscle activation. Therefore, GCD</w:t>
      </w:r>
      <w:r w:rsidR="00F6113E" w:rsidRPr="00F648B7">
        <w:rPr>
          <w:vertAlign w:val="subscript"/>
        </w:rPr>
        <w:t>RS</w:t>
      </w:r>
      <w:r w:rsidR="00F6113E">
        <w:t xml:space="preserve"> appears </w:t>
      </w:r>
      <w:r w:rsidR="006747BC">
        <w:t xml:space="preserve">to be </w:t>
      </w:r>
      <w:r w:rsidR="00F6113E">
        <w:t xml:space="preserve">a promising tool </w:t>
      </w:r>
      <w:r w:rsidR="006747BC">
        <w:t>for</w:t>
      </w:r>
      <w:r w:rsidR="00F6113E">
        <w:t xml:space="preserve"> further </w:t>
      </w:r>
      <w:r w:rsidR="006747BC">
        <w:t>investigation of</w:t>
      </w:r>
      <w:r w:rsidR="00F6113E">
        <w:t xml:space="preserve"> </w:t>
      </w:r>
      <w:r w:rsidR="006747BC">
        <w:t xml:space="preserve">the </w:t>
      </w:r>
      <w:r w:rsidR="00F6113E">
        <w:t xml:space="preserve">processing mechanisms underlying temporal preparation. </w:t>
      </w:r>
    </w:p>
    <w:p w14:paraId="205A8BB1" w14:textId="67C68B1A" w:rsidR="00B1580C" w:rsidRPr="00A06F40" w:rsidRDefault="00B1580C" w:rsidP="00B85FE8">
      <w:pPr>
        <w:pStyle w:val="Titre2"/>
      </w:pPr>
      <w:r w:rsidRPr="00A06F40">
        <w:t>Limitations and future directions</w:t>
      </w:r>
    </w:p>
    <w:p w14:paraId="4C83B706" w14:textId="5A80F347" w:rsidR="00DB75EF" w:rsidRDefault="00B1580C" w:rsidP="00A06F40">
      <w:r>
        <w:tab/>
      </w:r>
      <w:r w:rsidR="00DB75EF">
        <w:t>To our knowledge, this work constitutes the first attempt to extend recent continuous flow decision-making models proposed in the context of immediate decision reports to delayed decision reports</w:t>
      </w:r>
      <w:r w:rsidR="00F60530">
        <w:t xml:space="preserve"> in humans</w:t>
      </w:r>
      <w:r w:rsidR="00DB75EF">
        <w:t xml:space="preserve">. </w:t>
      </w:r>
      <w:r w:rsidR="002617EB">
        <w:t>It is also the first EMG invest</w:t>
      </w:r>
      <w:r w:rsidR="0081146D">
        <w:t>igation of motor control</w:t>
      </w:r>
      <w:r w:rsidR="002617EB">
        <w:t xml:space="preserve"> in RS tasks. </w:t>
      </w:r>
      <w:r w:rsidR="00B91610">
        <w:t>Three</w:t>
      </w:r>
      <w:r w:rsidR="00DB75EF">
        <w:t xml:space="preserve"> limitations restrict its scope, but we see these limitations as directions for future research rather than theoretical or methodological flaws.   </w:t>
      </w:r>
    </w:p>
    <w:p w14:paraId="72FD5710" w14:textId="393C798B" w:rsidR="00862C21" w:rsidRDefault="00DB75EF" w:rsidP="00A06F40">
      <w:r>
        <w:tab/>
        <w:t xml:space="preserve">A first limitation </w:t>
      </w:r>
      <w:r w:rsidR="00D87054">
        <w:t xml:space="preserve">concerns the absence of a continuous motor preparation neurophysiological signal to </w:t>
      </w:r>
      <w:r w:rsidR="00827623">
        <w:t xml:space="preserve">further </w:t>
      </w:r>
      <w:r w:rsidR="00D427B5">
        <w:t xml:space="preserve">test latent assumptions of </w:t>
      </w:r>
      <w:r w:rsidR="00D87054">
        <w:t>GCD</w:t>
      </w:r>
      <w:r w:rsidR="00D87054" w:rsidRPr="00F648B7">
        <w:rPr>
          <w:vertAlign w:val="subscript"/>
        </w:rPr>
        <w:t>RS</w:t>
      </w:r>
      <w:r w:rsidR="00192E23">
        <w:t xml:space="preserve">. </w:t>
      </w:r>
      <w:r w:rsidR="001B246D">
        <w:t>EEG, in particular, offers tw</w:t>
      </w:r>
      <w:r w:rsidR="00D427B5">
        <w:t>o markers of motor preparation i</w:t>
      </w:r>
      <w:r w:rsidR="001B246D">
        <w:t>n the case of left/right manual responses: the lateralized readiness potential and the decrease in spectral activity in the mu/beta band over the motor cortex</w:t>
      </w:r>
      <w:r w:rsidR="00701736">
        <w:t xml:space="preserve"> </w:t>
      </w:r>
      <w:r w:rsidR="00701736">
        <w:fldChar w:fldCharType="begin"/>
      </w:r>
      <w:r w:rsidR="00701736">
        <w:instrText xml:space="preserve"> ADDIN ZOTERO_ITEM CSL_CITATION {"citationID":"enurQ020","properties":{"formattedCitation":"(de Jong et al., 1988; Gratton et al., 1988; Pfurtscheller &amp; Lopes da Silva, 1999)","plainCitation":"(de Jong et al., 1988; Gratton et al., 1988; Pfurtscheller &amp; Lopes da Silva, 1999)","noteIndex":0},"citationItems":[{"id":6766,"uris":["http://zotero.org/users/5679506/items/VN3EHMWV"],"itemData":{"id":6766,"type":"article-journal","abstract":"We examined the reaction time (RT) benefit that is obtained when salient features of the stimulus set and response set correspond. Components of the event-related brain potentials were used to measure the timing of stimulus-related and response-related processes in order to determine the locus of this effect. Of particular importance was the development of a new index of selective response preparation, the corrected motor asymmetry (CMA). We found no evidence for the use of preliminary, partial stimulus information in response preparation. These results suggest that the benefit is located primarily in response selection processes and probably reflects a more efficient algorithm for stimulus-response translation. Also, we found trial-to-trial variability in the duration of response selection to be the major determinant of variability in RT, whereas the durations of subsequent response-related processes were relatively invariant. Implications of these results for discrete and continuous models of choice reaction performance are discussed. (PsycINFO Database Record (c) 2016 APA, all rights reserved)","container-title":"Journal of Experimental Psychology: Human Perception and Performance","DOI":"10.1037/0096-1523.14.4.682","ISSN":"1939-1277","issue":"4","note":"publisher-place: US\npublisher: American Psychological Association","page":"682-692","source":"APA PsycNet","title":"Use of partial stimulus information in response processing","volume":"14","author":[{"family":"Jong","given":"Ritske","non-dropping-particle":"de"},{"family":"Wierda","given":"Marcel"},{"family":"Mulder","given":"Gijsbertus"},{"family":"Mulder","given":"Lambertus J."}],"issued":{"date-parts":[["1988"]]}}},{"id":277,"uris":["http://zotero.org/users/5679506/items/7JP5KWRW"],"itemData":{"id":277,"type":"article-journal","abstract":"To examine mechanisms of response activation, we asked subjects to respond differentially to the central letter of one of four arrays--HHHHH, SSHSS, SSSSS, and HHSHH--and measured event-related brain potentials (ERPs) and electromyographic activity (EMG). For very fast responses, accuracy was at chance level for all arrays, suggesting that subjects were guessing. For intermediate latency responses, accuracy was above chance if the noise was compatible with the targets and below chance if it was incompatible, suggesting that these responses were based on partial stimulus analysis. For slow responses, accuracy was above chance for all arrays, suggesting that these responses were based on complete stimulus analysis. The occurrence and accuracy of fast responses could be predicted by examining motor potentials preceding the presentation of the array. Measures of the motor potentials in the period following the presentation of the array suggested that partial analysis of stimulus information could activate responses and that the level of response activation at the time of the EMG response was constant for trials with different response latencies. The data are discussed in terms of a response channel conception.","container-title":"Journal of Experimental Psychology. Human Perception and Performance","DOI":"10.1037//0096-1523.14.3.331","ISSN":"0096-1523","issue":"3","journalAbbreviation":"J Exp Psychol Hum Percept Perform","language":"eng","note":"PMID: 2971764","page":"331-344","source":"PubMed","title":"Pre- and poststimulus activation of response channels: a psychophysiological analysis","title-short":"Pre- and poststimulus activation of response channels","volume":"14","author":[{"family":"Gratton","given":"G."},{"family":"Coles","given":"M. G."},{"family":"Sirevaag","given":"E. J."},{"family":"Eriksen","given":"C. W."},{"family":"Donchin","given":"E."}],"issued":{"date-parts":[["1988",8]]}}},{"id":6772,"uris":["http://zotero.org/users/5679506/items/5HAKLDWP"],"itemData":{"id":6772,"type":"article-jo</w:instrText>
      </w:r>
      <w:r w:rsidR="00701736" w:rsidRPr="00701736">
        <w:rPr>
          <w:lang w:val="fr-FR"/>
        </w:rPr>
        <w:instrText xml:space="preserve">urnal","abstract":"An internally or externally paced event results not only in the generation of an event-related potential (ERP) but also in a change in the ongoing EEG/MEG in form of an event-related desynchronization (ERD) or event-related synchronization (ERS). The ERP on the one side and the ERD/ERS on the other side are different responses of neuronal structures in the brain. While the former is phase-locked, the latter is not phase-locked to the event. The most important difference between both phenomena is that the ERD/ERS is highly frequency band-specific, whereby either the same or different locations on the scalp can display ERD and ERS simultaneously. Quantification of ERD/ERS in time and space is demonstrated on data from a number of movement experiments.","container-title":"Clinical Neurophysiology: Official Journal of the International Federation of Clinical Neurophysiology","DOI":"10.1016/s1388-2457(99)00141-8","ISSN":"1388-2457","issue":"11","journalAbbreviation":"Clin Neurophysiol","language":"eng","note":"PMID: 10576479","page":"1842-1857","source":"PubMed","title":"Event-related EEG/MEG synchronization and desynchronization: basic principles","title-short":"Event-related EEG/MEG synchronization and desynchronization","volume":"110","author":[{"family":"Pfurtscheller","given":"G."},{"family":"Lopes da Silva","given":"F. H."}],"issued":{"date-parts":[["1999",11]]}}}],"schema":"https://github.com/citation-style-language/schema/raw/master/csl-citation.json"} </w:instrText>
      </w:r>
      <w:r w:rsidR="00701736">
        <w:fldChar w:fldCharType="separate"/>
      </w:r>
      <w:r w:rsidR="00701736" w:rsidRPr="00701736">
        <w:rPr>
          <w:lang w:val="fr-FR"/>
        </w:rPr>
        <w:t>(de Jong et al., 1988; Gratton et al., 1988; Pfurtscheller &amp; Lopes da Silva, 1999)</w:t>
      </w:r>
      <w:r w:rsidR="00701736">
        <w:fldChar w:fldCharType="end"/>
      </w:r>
      <w:r w:rsidR="001B246D" w:rsidRPr="00701736">
        <w:rPr>
          <w:lang w:val="fr-FR"/>
        </w:rPr>
        <w:t xml:space="preserve">. </w:t>
      </w:r>
      <w:r w:rsidR="001B246D">
        <w:t xml:space="preserve">While both signals have been interpreted as reflecting evidence accumulation, recent studies </w:t>
      </w:r>
      <w:r w:rsidR="003B26EA">
        <w:t>suggest that only the mu/beta activity show ramping activities during stimulus presentation followed by sustained asymptotic activity during the memory delay</w:t>
      </w:r>
      <w:r w:rsidR="0078016A">
        <w:t xml:space="preserve"> </w:t>
      </w:r>
      <w:r w:rsidR="0078016A">
        <w:fldChar w:fldCharType="begin"/>
      </w:r>
      <w:r w:rsidR="0078016A">
        <w:instrText xml:space="preserve"> ADDIN ZOTERO_ITEM CSL_CITATION {"citationID":"oXwYd3fe","properties":{"formattedCitation":"(Rogge et al., 2022; Twomey et al., 2016)","plainCitation":"(Rogge et al., 2022; Twomey et al., 2016)","noteIndex":0},"citationItems":[{"id":8488,"uris":["http://zotero.org/users/5679506/items/CDYN7F8M"],"itemData":{"id":8488,"type":"article-journal","abstract":"Decision making often requires accumulating evidence in favour of a particular option. When choices are expressed with a motor response, these actions are preceded by reductions in the power of oscillations in the alpha and beta range in motor cortices. For unimanual movements, these reductions are greater over the hemisphere contralateral to the response side. Such lateralizations are hypothesized to be an online index of the neural state of decisions as they develop over time of processing. In contrast, the lateralized readiness potential (LRP) is considered to selectively activate a response and appears shortly before the motor output. We investigated to what extent these neural signals reflect integration of decision evidence or more motor-related action preparation. Using two different experiments, we found that lateralization of alpha and beta power (APL and BPL, respectively) rapidly emerged after stimulus presentation, even when making an overt response was not yet possible. In contrast, we show that even after prolonged stimulus presentation, no LRP was present. Instead, the LRP emerged only after an imperative cue, prompting participants to indicate their choice. Furthermore, we could show that variations in sensory evidence strength modulate APL and BPL onset times, suggesting that integration of evidence is represented in these motor cortical signals. We conclude that APL and BPL reflect higher cognitive processes rather than pure action preparation, whereas LRP is more closely tied to motor performance. APL and BPL potentially encode decision information in motor areas serving the later preparation of overt decision output.","container-title":"NeuroImage","DOI":"10.1016/j.neuroimage.2022.119667","ISSN":"1095-9572","journalAbbreviation":"Neuroimage","language":"eng","note":"PMID: 36202156","page":"119667","source":"PubMed","title":"Motor cortical signals reflecting decision making and action preparation","volume":"263","author":[{"family":"Rogge","given":"Julia"},{"family":"Jocham","given":"Gerhard"},{"family":"Ullsperger","given":"Markus"}],"issued":{"date-parts":[["2022",11]]}}},{"id":6987,"uris":["http://zotero.org/groups/4686760/items/JRPP36GV"],"itemData":{"id":6987,"type":"article-journal","abstract":"Electrophysiological research has isolated neural signatures of decision formation in a variety of brain regions. Studies in rodents and monkeys have focused primarily on effector-selective signals that translate the emerging decision into a specific motor plan, but, more recently, research on the human brain has identified an abstract signature of evidence accumulation that does not appear to play any direct role in action preparation. The functional dissociations between these distinct signal types have only begun to be characterized, and their dynamics during decisions with deferred actions with or without foreknowledge of stimulus-effector mapping, a commonly studied task scenario in single-unit and functional imaging investigations, have not been established. Here we traced the dynamics of distinct abstract and effector-selective decision signals in the form of the broad-band centro-parietal positivity (CPP) and limb-selective β-band (8-16 and 18-30 Hz) EEG activity, respectively, during delayed-reported motion direction decisions with and without foreknowledge of direction-response mapping. With foreknowledge, the CPP and β-band signals exhibited a similar gradual build-up following evidence onset, but whereas choice-predictive β-band activity persisted up until the delayed response, the CPP dropped toward baseline after peaking. Without foreknowledge, the CPP exhibited identical dynamics, whereas choice-selective β-band activity was eliminated. These findings highlight qualitative functional distinctions between effector-selective and abstract decision signals and are of relevance to the assumptions founding functional neuroimaging investigations of decision-making.\nSIGNIFICANCE STATEMENT: Neural signatures of evidence accumulation have been isolated in numerous brain regions. Although animal neurophysiology has largely concentrated on effector-selective decision signals that translate the emerging decision into a specific motor plan, recent research on the human brain has isolated abstract neural signatures of decision formation that are independent of specific sensory and motor requirements. Here, we examine the functional distinctions between the two distinct classes of decision variable signal during decisions with deferred actions with and without foreknowledge of stimulus-effector mapping. We find salient distinctions in the dynamics of abstract versus effector-selective decision signals in the human brain, in terms of sustainment through response delays and contingency on foreknowledge of stimulus-response mapping.","container-title":"The Journal of Neuroscience: The Official Journal of the Society for Neuroscience","DOI":"10.1523/JNEUROSCI.4162-15.2016","ISSN":"1529-2401","issue":"28","journalAbbreviation":"J Neurosci","language":"eng","note":"PMID: 27413146\nPMCID: PMC4945659","page":"7346-7352","source":"PubMed","title":"Abstract and Effector-Selective Decision Signals Exhibit Qualitatively Distinct Dynamics before Delayed Perceptual Reports","volume":"36","author":[{"family":"Twomey","given":"Deirdre M."},{"family":"Kelly","given":"Simon P."},{"family":"O'Connell","given":"Redmond G."}],"issued":{"date-parts":[["2016",7,13]]}}}],"schema":"https://github.com/citation-style-language/schema/raw/master/csl-citation.json"} </w:instrText>
      </w:r>
      <w:r w:rsidR="0078016A">
        <w:fldChar w:fldCharType="separate"/>
      </w:r>
      <w:r w:rsidR="0078016A" w:rsidRPr="0078016A">
        <w:t>(Rogge et al., 2022; Twomey et al., 2016)</w:t>
      </w:r>
      <w:r w:rsidR="0078016A">
        <w:fldChar w:fldCharType="end"/>
      </w:r>
      <w:r w:rsidR="003B26EA">
        <w:t xml:space="preserve">. </w:t>
      </w:r>
      <w:r w:rsidR="0078016A">
        <w:t>Therefore, this signal seems a good candidate to</w:t>
      </w:r>
      <w:r w:rsidR="00827623">
        <w:t xml:space="preserve"> further</w:t>
      </w:r>
      <w:r w:rsidR="0078016A">
        <w:t xml:space="preserve"> test motor preparation dynamics assumed by GCD</w:t>
      </w:r>
      <w:r w:rsidR="0078016A" w:rsidRPr="00F648B7">
        <w:rPr>
          <w:vertAlign w:val="subscript"/>
        </w:rPr>
        <w:t>RS</w:t>
      </w:r>
      <w:r w:rsidR="00D427B5">
        <w:t xml:space="preserve"> in humans</w:t>
      </w:r>
      <w:r w:rsidR="0078016A">
        <w:t xml:space="preserve">. </w:t>
      </w:r>
      <w:r w:rsidR="00E745DA">
        <w:t xml:space="preserve">The EEG technique, however, is not </w:t>
      </w:r>
      <w:r w:rsidR="00E745DA" w:rsidRPr="00E745DA">
        <w:t>well suited to the analysis of tasks featuring very long trials</w:t>
      </w:r>
      <w:r w:rsidR="00E745DA">
        <w:t xml:space="preserve">, due to the high probability of movement and electrical artifacts, though blind source separation method could be applied to mitigate this issue </w:t>
      </w:r>
      <w:r w:rsidR="00E745DA">
        <w:fldChar w:fldCharType="begin"/>
      </w:r>
      <w:r w:rsidR="00360F67">
        <w:instrText xml:space="preserve"> ADDIN ZOTERO_ITEM CSL_CITATION {"citationID":"TaYzlvXX","properties":{"formattedCitation":"(Makeig et al., 1995)","plainCitation":"(Makeig et al., 1995)","noteIndex":0},"citationItems":[{"id":11889,"uris":["http://zotero.org/users/5679506/items/TAYV2F9U"],"itemData":{"id":11889,"type":"paper-conference","abstract":"Because of the distance between the skull and brain and their differ(cid:173) ent resistivities,  electroencephalographic (EEG) data collected from  any  point  on  the  human scalp  includes  activity  generated  within  a  large  brain area.  This spatial smearing of EEG  data by  volume  conduction  does  not involve significant time delays,  however,  sug(cid:173) gesting that the Independent  Component  Analysis (ICA) algorithm  of Bell and Sejnowski [1]  is suitable for  performing blind source sep(cid:173) aration on EEG data.  The ICA algorithm separates the problem of  source  identification from  that of source  localization.  First  results  of applying the ICA  algorithm to  EEG and  event-related potential  (ERP)  data  collected  during  a  sustained  auditory  detection  task  show:  (1)  ICA training is insensitive to different  random seeds.  (2)  ICA may be used to segregate obvious artifactual EEG components  (line and muscle noise, eye movements) from other sources.  (3) ICA  is  capable of isolating overlapping  EEG  phenomena,  including  al(cid:173) pha and theta bursts and spatially-separable ERP components, to  separate  ICA  channels.  (4)  N onstationarities  in  EEG  and  behav(cid:173) ioral state can be  tracked using ICA  via changes  in  the  amount of  residual  correlation  between  ICA-filtered  output channels.","container-title":"Advances in Neural Information Processing Systems","publisher":"MIT Press","source":"Neural Information Processing Systems","title":"Independent Component Analysis of Electroencephalographic Data","URL":"https://papers.nips.cc/paper_files/paper/1995/hash/754dda4b1ba34c6fa89716b85d68532b-Abstract.html","volume":"8","author":[{"family":"Makeig","given":"Scott"},{"family":"Bell","given":"Anthony"},{"family":"Jung","given":"Tzyy-Ping"},{"family":"Sejnowski","given":"Terrence J"}],"accessed":{"date-parts":[["2024",8,5]]},"issued":{"date-parts":[["1995"]]}}}],"schema":"https://github.com/citation-style-language/schema/raw/master/csl-citation.json"} </w:instrText>
      </w:r>
      <w:r w:rsidR="00E745DA">
        <w:fldChar w:fldCharType="separate"/>
      </w:r>
      <w:r w:rsidR="00360F67" w:rsidRPr="00360F67">
        <w:t>(Makeig et al., 1995)</w:t>
      </w:r>
      <w:r w:rsidR="00E745DA">
        <w:fldChar w:fldCharType="end"/>
      </w:r>
      <w:r w:rsidR="00E745DA">
        <w:t>. Moreover, the</w:t>
      </w:r>
      <w:r w:rsidR="00862C21">
        <w:t xml:space="preserve"> poor signal-to-noise ratio of EEG</w:t>
      </w:r>
      <w:r w:rsidR="00D427B5">
        <w:t xml:space="preserve"> </w:t>
      </w:r>
      <w:r w:rsidR="00E745DA">
        <w:t>makes trial-by-trial signal analysis difficult</w:t>
      </w:r>
      <w:r w:rsidR="00D14E57">
        <w:t xml:space="preserve"> </w:t>
      </w:r>
      <w:r w:rsidR="00D14E57">
        <w:fldChar w:fldCharType="begin"/>
      </w:r>
      <w:r w:rsidR="00D14E57">
        <w:instrText xml:space="preserve"> ADDIN ZOTERO_ITEM CSL_CITATION {"citationID":"IaLXeyNB","properties":{"formattedCitation":"(but not impossible; e.g., Nunez et al., 2017; Ratcliff, Sederberg, et al., 2016)","plainCitation":"(but not impossible; e.g., Nunez et al., 2017; Ratcliff, Sederberg, et al., 2016)","noteIndex":0},"citationItems":[{"id":11901,"uris":["http://zotero.org/users/5679506/items/YQTMJWNF"],"itemData":{"id":11901,"type":"article-journal","abstract":"Perceptual decision making can be accounted for by drift-diffusion models, a class of decision-making models that assume a stochastic accumulation of evidence on each trial. Fitting response time and accuracy to a drift-diffusion model produces evidence accumulation rate and non-decision time parameter estimates that reflect cognitive processes. Our goal is to elucidate the effect of attention on visual decision making. In this study, we show that measures of attention obtained from simultaneous EEG recordings can explain per-trial evidence accumulation rates and perceptual preprocessing times during a visual decision making task. Models assuming linear relationships between diffusion model parameters and EEG measures as external inputs were fit in a single step in a hierarchical Bayesian framework. The EEG measures were features of the evoked potential (EP) to the onset of a masking noise and the onset of a task-relevant signal stimulus. Single-trial evoked EEG responses, P200s to the onsets of visual noise and N200s to the onsets of visual signal, explain single-trial evidence accumulation and preprocessing times. Within-trial evidence accumulation variance was not found to be influenced by attention to the signal or noise. Single-trial measures of attention lead to better out-of-sample predictions of accuracy and correct reaction time distributions for individual subjects.","collection-title":"Model-based Cognitive Neuroscience","container-title":"Journal of Mathematical Psychology","DOI":"10.1016/j.jmp.2016.03.003","ISSN":"0022-2496","journalAbbreviation":"Journal of Mathematical Psychology","page":"117-130","source":"ScienceDirect","title":"How attention influences perceptual decision making: Single-trial EEG correlates of drift-diffusion model parameters","title-short":"How attention influences perceptual decision making","volume":"76","author":[{"family":"Nunez","given":"Michael D."},{"family":"Vandekerckhove","given":"Joachim"},{"family":"Srinivasan","given":"Ramesh"}],"issued":{"date-parts":[["2017",2,1]]}},"label":"page","prefix":"but not impossible; e.g., "},{"id":11898,"uris":["http://zotero.org/users/5679506/items/WI5AUMCP"],"itemData":{"id":11898,"type":"article-journal","abstract":"Recent work in perceptual decision-making has shown that although two distinct neural components differentiate experimental conditions (e.g., did you see a face or a car), only one tracked the evidence guiding the decision process. In the memory literature, there is a distinction between a fronto-central evoked potential measured with EEG beginning at 350 ms that seems to track familiarity and a late parietal evoked potential that peaks at 600 ms that tracks recollection. Here, we applied single-trial regressor analysis (similar to multivariate pattern analysis MVPA) and diffusion decision modeling to EEG and behavioral data from two recognition memory experiments to test whether these two components contribute to the </w:instrText>
      </w:r>
      <w:r w:rsidR="00D14E57" w:rsidRPr="00D14E57">
        <w:rPr>
          <w:lang w:val="fr-FR"/>
        </w:rPr>
        <w:instrText xml:space="preserve">recognition decision process. The regressor analysis only involved whether an item was studied or not and did not involve any use of the behavioral data. Only the EEG activity that distinguishes studied from not studied items at about 600 ms following each test item onset predicted the diffusion model drift rate derived from the behavioral choice and reaction times but only for studied items. When drift rate was made a linear function of the trial-level regressor values, the estimate for studied items was different than zero. This showed that the later EEG activity indexed the trial-to-trial variability in drift rate for studied items. Our results provide strong evidence that only a single EEG component reflects evidence being used in the decision process.","container-title":"Neuropsychologia","DOI":"10.1016/j.neuropsychologia.2016.09.026","ISSN":"0028-3932","issue":"Pt A","journalAbbreviation":"Neuropsychologia","note":"PMID: 27693702\nPMCID: PMC5148728","page":"128-141","source":"PubMed Central","title":"A Single Trial Analysis of EEG in Recognition Memory: Tracking the Neural Correlates of Memory Strength","title-short":"A Single Trial Analysis of EEG in Recognition Memory","volume":"93","author":[{"family":"Ratcliff","given":"Roger"},{"family":"Sederberg","given":"Per"},{"family":"Smith","given":"Troy"},{"family":"Childers","given":"Russ"}],"issued":{"date-parts":[["2016",12]]}}}],"schema":"https://github.com/citation-style-language/schema/raw/master/csl-citation.json"} </w:instrText>
      </w:r>
      <w:r w:rsidR="00D14E57">
        <w:fldChar w:fldCharType="separate"/>
      </w:r>
      <w:r w:rsidR="00D14E57" w:rsidRPr="00D14E57">
        <w:rPr>
          <w:lang w:val="fr-FR"/>
        </w:rPr>
        <w:t xml:space="preserve">(but not impossible; e.g., Nunez et al., 2017; </w:t>
      </w:r>
      <w:r w:rsidR="00D14E57" w:rsidRPr="00D14E57">
        <w:rPr>
          <w:lang w:val="fr-FR"/>
        </w:rPr>
        <w:lastRenderedPageBreak/>
        <w:t>Ratcliff, Sederberg, et al., 2016)</w:t>
      </w:r>
      <w:r w:rsidR="00D14E57">
        <w:fldChar w:fldCharType="end"/>
      </w:r>
      <w:r w:rsidR="00E745DA" w:rsidRPr="00D14E57">
        <w:rPr>
          <w:lang w:val="fr-FR"/>
        </w:rPr>
        <w:t xml:space="preserve">. </w:t>
      </w:r>
      <w:r w:rsidR="00862C21">
        <w:t>T</w:t>
      </w:r>
      <w:r w:rsidR="00E745DA">
        <w:t>herefore, we believe that EEG</w:t>
      </w:r>
      <w:r w:rsidR="00862C21">
        <w:t xml:space="preserve"> investigation</w:t>
      </w:r>
      <w:r w:rsidR="00E745DA">
        <w:t>s</w:t>
      </w:r>
      <w:r w:rsidR="00224F79">
        <w:t xml:space="preserve"> of delayed decision reports</w:t>
      </w:r>
      <w:r w:rsidR="00862C21">
        <w:t xml:space="preserve"> should be conducted in tandem with EMG. </w:t>
      </w:r>
    </w:p>
    <w:p w14:paraId="7B2F4482" w14:textId="20B382B2" w:rsidR="00B91610" w:rsidRDefault="00862C21" w:rsidP="00202A71">
      <w:r>
        <w:tab/>
        <w:t>A second limitatio</w:t>
      </w:r>
      <w:r w:rsidR="003603C7">
        <w:t>n concerns the absence of mathematical</w:t>
      </w:r>
      <w:r>
        <w:t xml:space="preserve"> modeling</w:t>
      </w:r>
      <w:r w:rsidR="003603C7">
        <w:t xml:space="preserve"> of the data</w:t>
      </w:r>
      <w:r>
        <w:t>.</w:t>
      </w:r>
      <w:r w:rsidR="003603C7">
        <w:t xml:space="preserve"> </w:t>
      </w:r>
      <w:r w:rsidR="00F60530">
        <w:t xml:space="preserve">An important strength of current continuous flow evidence accumulation models is their mathematical formalization, </w:t>
      </w:r>
      <w:r w:rsidR="003603C7">
        <w:t>which makes</w:t>
      </w:r>
      <w:r w:rsidR="00F60530">
        <w:t xml:space="preserve"> </w:t>
      </w:r>
      <w:r w:rsidR="003603C7">
        <w:t>mechanistic assumptions explicit and predictions clear</w:t>
      </w:r>
      <w:r w:rsidR="00FD6BD6">
        <w:t xml:space="preserve"> </w:t>
      </w:r>
      <w:r w:rsidR="004B1F84">
        <w:fldChar w:fldCharType="begin"/>
      </w:r>
      <w:r w:rsidR="004B1F84">
        <w:instrText xml:space="preserve"> ADDIN ZOTERO_ITEM CSL_CITATION {"citationID":"CvGkkhQA","properties":{"formattedCitation":"(Lewandowsky &amp; Farrell, 2011)","plainCitation":"(Lewandowsky &amp; Farrell, 2011)","noteIndex":0},"citationItems":[{"id":1431,"uris":["http://zotero.org/users/5679506/items/UJ49UWKQ"],"itemData":{"id":1431,"type":"book","event-place":"Thousand Oaks, CA","publisher":"Sage","publisher-place":"Thousand Oaks, CA","title":"Computational Modeling in Cognition: Principles and Practice","author":[{"family":"Lewandowsky","given":"S"},{"family":"Farrell","given":"S"}],"issued":{"date-parts":[["2011"]]}}}],"schema":"https://github.com/citation-style-language/schema/raw/master/csl-citation.json"} </w:instrText>
      </w:r>
      <w:r w:rsidR="004B1F84">
        <w:fldChar w:fldCharType="separate"/>
      </w:r>
      <w:r w:rsidR="004B1F84" w:rsidRPr="004B1F84">
        <w:t>(Lewandowsky &amp; Farrell, 2011)</w:t>
      </w:r>
      <w:r w:rsidR="004B1F84">
        <w:fldChar w:fldCharType="end"/>
      </w:r>
      <w:r w:rsidR="003603C7">
        <w:t xml:space="preserve">. </w:t>
      </w:r>
      <w:r w:rsidR="004B1F84">
        <w:t>This formalization, however, requires solving detailed and complex mechanistic problems, such as the transition between evidence accumulation and sustained activity within GCD</w:t>
      </w:r>
      <w:r w:rsidR="004B1F84" w:rsidRPr="00F648B7">
        <w:rPr>
          <w:vertAlign w:val="subscript"/>
        </w:rPr>
        <w:t>RS</w:t>
      </w:r>
      <w:r w:rsidR="004B1F84">
        <w:t xml:space="preserve">, taking into account the mechanics of the </w:t>
      </w:r>
      <w:r w:rsidR="00D14E57">
        <w:t>Kalman-</w:t>
      </w:r>
      <w:proofErr w:type="spellStart"/>
      <w:r w:rsidR="00D14E57">
        <w:t>Bucy</w:t>
      </w:r>
      <w:proofErr w:type="spellEnd"/>
      <w:r w:rsidR="004B1F84">
        <w:t xml:space="preserve"> filter</w:t>
      </w:r>
      <w:r w:rsidR="00D14E57">
        <w:t xml:space="preserve"> at the motor preparation lev</w:t>
      </w:r>
      <w:r w:rsidR="00AE737E">
        <w:t>e</w:t>
      </w:r>
      <w:r w:rsidR="00D14E57">
        <w:t>l</w:t>
      </w:r>
      <w:r w:rsidR="004B1F84">
        <w:t xml:space="preserve">. Since the goal of the present work was to extend general processing aspects of immediate decision reports to delayed decision reports, this step appeared premature, but we believe that it is necessary for future model developments and applications. </w:t>
      </w:r>
      <w:r w:rsidR="001E08A6">
        <w:t>A</w:t>
      </w:r>
      <w:r w:rsidR="007D1FDB">
        <w:t>n important challenge concerns the small amount of available data given the complexity of the model. In essence, the RS paradigm used in the present work offers no behavioral data prior to the RS to constrain model parameters. Consequently, we doubt that model parameters will be identifiable if GCD</w:t>
      </w:r>
      <w:r w:rsidR="007D1FDB" w:rsidRPr="00F648B7">
        <w:rPr>
          <w:vertAlign w:val="subscript"/>
        </w:rPr>
        <w:t>RS</w:t>
      </w:r>
      <w:r w:rsidR="007D1FDB">
        <w:t xml:space="preserve"> is fit to behavioral data only. </w:t>
      </w:r>
      <w:r w:rsidR="00CA4B9B">
        <w:t xml:space="preserve">We see two complementary ways to mitigate this problem. </w:t>
      </w:r>
      <w:r w:rsidR="003F470E">
        <w:t>First, t</w:t>
      </w:r>
      <w:r w:rsidR="00CA4B9B">
        <w:t xml:space="preserve">he original GCD could be fit to data </w:t>
      </w:r>
      <w:r w:rsidR="007D1FDB">
        <w:t>from FR</w:t>
      </w:r>
      <w:r w:rsidR="00CA4B9B">
        <w:t xml:space="preserve"> blocks, and the rate of evidence accumulation during stimulus presentation could be used to reduce the degrees of freedom within GCD</w:t>
      </w:r>
      <w:r w:rsidR="00CA4B9B" w:rsidRPr="00F648B7">
        <w:rPr>
          <w:vertAlign w:val="subscript"/>
        </w:rPr>
        <w:t>RS</w:t>
      </w:r>
      <w:r w:rsidR="00CA4B9B">
        <w:t>.</w:t>
      </w:r>
      <w:r w:rsidR="00701736">
        <w:t xml:space="preserve"> </w:t>
      </w:r>
      <w:r w:rsidR="003F470E">
        <w:t xml:space="preserve">Second, </w:t>
      </w:r>
      <w:r w:rsidR="00AE737E">
        <w:t>electrophysiological</w:t>
      </w:r>
      <w:r w:rsidR="003F470E">
        <w:t xml:space="preserve"> data could help constrain the model</w:t>
      </w:r>
      <w:r w:rsidR="00AE737E">
        <w:t xml:space="preserve">. </w:t>
      </w:r>
      <w:r w:rsidR="00014DE4">
        <w:t xml:space="preserve">For instance, the rate of partial muscle activation could be incorporated </w:t>
      </w:r>
      <w:r w:rsidR="00AE737E">
        <w:t>into the loss function quantifying the discrepancy between data and model predictions (Dendauw et al., 2024)</w:t>
      </w:r>
      <w:r w:rsidR="00014DE4">
        <w:t xml:space="preserve">. However, partial muscle activations will provide little constraints on the model when the stimulus-response mapping is delivered by the RS, so </w:t>
      </w:r>
      <w:r w:rsidR="00290B08">
        <w:t>we believe that the best strategy would be to constrain GCD</w:t>
      </w:r>
      <w:r w:rsidR="00290B08" w:rsidRPr="00F648B7">
        <w:rPr>
          <w:vertAlign w:val="subscript"/>
        </w:rPr>
        <w:t>RS</w:t>
      </w:r>
      <w:r w:rsidR="00290B08">
        <w:t xml:space="preserve"> with both </w:t>
      </w:r>
      <w:r w:rsidR="00777435">
        <w:t xml:space="preserve">EMG and EEG </w:t>
      </w:r>
      <w:r w:rsidR="00290B08">
        <w:t>data.</w:t>
      </w:r>
    </w:p>
    <w:p w14:paraId="0430C805" w14:textId="7BC311E0" w:rsidR="00B40B5D" w:rsidRDefault="00B91610" w:rsidP="00B40B5D">
      <w:pPr>
        <w:sectPr w:rsidR="00B40B5D">
          <w:pgSz w:w="11906" w:h="16838"/>
          <w:pgMar w:top="1417" w:right="1417" w:bottom="1417" w:left="1417" w:header="708" w:footer="708" w:gutter="0"/>
          <w:cols w:space="708"/>
          <w:docGrid w:linePitch="360"/>
        </w:sectPr>
      </w:pPr>
      <w:r>
        <w:tab/>
        <w:t>Finally, the scope of GCD</w:t>
      </w:r>
      <w:r w:rsidRPr="00F648B7">
        <w:rPr>
          <w:vertAlign w:val="subscript"/>
        </w:rPr>
        <w:t>RS</w:t>
      </w:r>
      <w:r>
        <w:t xml:space="preserve"> is </w:t>
      </w:r>
      <w:r w:rsidR="00D856A1">
        <w:t xml:space="preserve">currently </w:t>
      </w:r>
      <w:r>
        <w:t xml:space="preserve">limited to </w:t>
      </w:r>
      <w:r w:rsidR="007F093C">
        <w:t xml:space="preserve">short </w:t>
      </w:r>
      <w:r>
        <w:t>delays</w:t>
      </w:r>
      <w:r w:rsidR="007F093C">
        <w:t xml:space="preserve"> between decisions and actions. </w:t>
      </w:r>
      <w:r w:rsidR="00D4366E">
        <w:t>An important task for future research will be to extend the model's scope to longer</w:t>
      </w:r>
      <w:r w:rsidR="007F093C">
        <w:t xml:space="preserve"> </w:t>
      </w:r>
      <w:r w:rsidR="007F093C">
        <w:lastRenderedPageBreak/>
        <w:t>delays, involving</w:t>
      </w:r>
      <w:r w:rsidR="00D4366E">
        <w:t xml:space="preserve"> long-term memory. </w:t>
      </w:r>
      <w:r w:rsidR="004E5086">
        <w:t xml:space="preserve">Since the choice cannot be actively maintained </w:t>
      </w:r>
      <w:r w:rsidR="00D32A60">
        <w:t xml:space="preserve">in the form of sustained activity </w:t>
      </w:r>
      <w:r w:rsidR="00D856A1">
        <w:t>over</w:t>
      </w:r>
      <w:r w:rsidR="004E5086">
        <w:t xml:space="preserve"> long periods</w:t>
      </w:r>
      <w:r w:rsidR="00D856A1">
        <w:t xml:space="preserve"> of time</w:t>
      </w:r>
      <w:r w:rsidR="004E5086">
        <w:t xml:space="preserve">, </w:t>
      </w:r>
      <w:r w:rsidR="004E5086" w:rsidRPr="004E5086">
        <w:t xml:space="preserve">it </w:t>
      </w:r>
      <w:r w:rsidR="00D856A1">
        <w:t xml:space="preserve">must be </w:t>
      </w:r>
      <w:r w:rsidR="00C97CC4">
        <w:t xml:space="preserve">stored using different neurophysiological mechanisms </w:t>
      </w:r>
      <w:r w:rsidR="00D41708">
        <w:fldChar w:fldCharType="begin"/>
      </w:r>
      <w:r w:rsidR="00D41708">
        <w:instrText xml:space="preserve"> ADDIN ZOTERO_ITEM CSL_CITATION {"citationID":"zv1zOMIC","properties":{"formattedCitation":"(e.g., long-term potentiation and depression; Abraham et al., 2019)","plainCitation":"(e.g., long-term potentiation and depression; Abraham et al., 2019)","noteIndex":0},"citationItems":[{"id":11912,"uris":["http://zotero.org/users/5679506/items/JKIHXCS8"],"itemData":{"id":11912,"type":"article-journal","abstract":"It has been 70 years since Donald Hebb published his formalized theory of synaptic adaptation during learning. Hebb's seminal work foreshadowed some of the great neuroscientific discoveries of the following decades, including the discovery of long-term potentiation and other lasting forms of synaptic plasticity, and more recently the residence of memories in synaptically connected neuronal assemblies. Our understanding of the processes underlying learning and memory has been dominated by the view that synapses are the principal site of information storage in the brain. This view has received substantial support from research in several model systems, with the vast majority of studies on the topic corroborating a role for synapses in memory storage. Yet, despite the neuroscience community's best efforts, we are still without conclusive proof that memories reside at synapses. Furthermore, an increasing number of non-synaptic mechanisms have emerged that are also capable of acting as memory substrates. In this review, we address the key findings from the synaptic plasticity literature that make these phenomena such attractive memory mechanisms. We then turn our attention to evidence that questions the reliance of memory exclusively on changes at the synapse and attempt to integrate these opposing views.","container-title":"NPJ science of learning","DOI":"10.1038/s41539-019-0048-y","ISSN":"2056-7936","journalAbbreviation":"NPJ Sci Learn","language":"eng","note":"PMID: 31285847\nPMCID: PMC6606636","page":"9","source":"PubMed","title":"Is plasticity of synapses the mechanism of long-term memory storage?","volume":"4","author":[{"family":"Abraham","given":"Wickliffe C."},{"family":"Jones","given":"Owen D."},{"family":"Glanzman","given":"David L."}],"issued":{"date-parts":[["2019"]]}},"label":"page","prefix":"e.g., long-term potentiation and depression;  "}],"schema":"https://github.com/citation-style-language/schema/raw/master/csl-citation.json"} </w:instrText>
      </w:r>
      <w:r w:rsidR="00D41708">
        <w:fldChar w:fldCharType="separate"/>
      </w:r>
      <w:r w:rsidR="00D41708" w:rsidRPr="00D41708">
        <w:t>(e.g., long-term potentiation and depression; Abraham et al., 2019</w:t>
      </w:r>
      <w:ins w:id="21" w:author="Johan  ACHARD" w:date="2024-08-13T14:38:00Z" w16du:dateUtc="2024-08-13T12:38:00Z">
        <w:r w:rsidR="00B40B5D">
          <w:t xml:space="preserve">, </w:t>
        </w:r>
      </w:ins>
      <w:ins w:id="22" w:author="Johan  ACHARD" w:date="2024-08-13T14:39:00Z" w16du:dateUtc="2024-08-13T12:39:00Z">
        <w:r w:rsidR="00B40B5D">
          <w:t>Malleret et al., 2024</w:t>
        </w:r>
      </w:ins>
      <w:r w:rsidR="00D41708" w:rsidRPr="00D41708">
        <w:t>)</w:t>
      </w:r>
      <w:r w:rsidR="00D41708">
        <w:fldChar w:fldCharType="end"/>
      </w:r>
      <w:r w:rsidR="00D41708">
        <w:t>. The present work su</w:t>
      </w:r>
      <w:r w:rsidR="00D856A1">
        <w:t>ggests that subjects</w:t>
      </w:r>
      <w:r w:rsidR="00665998">
        <w:t xml:space="preserve"> store </w:t>
      </w:r>
      <w:r w:rsidR="00D41708">
        <w:t>samples of evidence</w:t>
      </w:r>
      <w:r w:rsidR="00D856A1">
        <w:t xml:space="preserve"> as well</w:t>
      </w:r>
      <w:r w:rsidR="0047577E">
        <w:t>, presumably</w:t>
      </w:r>
      <w:r w:rsidR="004961FD">
        <w:t xml:space="preserve"> </w:t>
      </w:r>
      <w:r w:rsidR="00665998">
        <w:t>to</w:t>
      </w:r>
      <w:r w:rsidR="004961FD">
        <w:t xml:space="preserve"> be able to</w:t>
      </w:r>
      <w:r w:rsidR="00665998">
        <w:t xml:space="preserve"> check the initial choice. This strategy appears particularly important in the context of long delays, because it will allow </w:t>
      </w:r>
      <w:r w:rsidR="004961FD">
        <w:t xml:space="preserve">subjects </w:t>
      </w:r>
      <w:r w:rsidR="00665998">
        <w:t>to recompute</w:t>
      </w:r>
      <w:r w:rsidR="00D856A1">
        <w:t xml:space="preserve"> –and potentially revise–</w:t>
      </w:r>
      <w:r w:rsidR="004961FD">
        <w:t xml:space="preserve"> the choice</w:t>
      </w:r>
      <w:r w:rsidR="00233F82">
        <w:t xml:space="preserve">, </w:t>
      </w:r>
      <w:proofErr w:type="gramStart"/>
      <w:r w:rsidR="00233F82">
        <w:t>taking into account</w:t>
      </w:r>
      <w:proofErr w:type="gramEnd"/>
      <w:r w:rsidR="00665998">
        <w:t xml:space="preserve"> new </w:t>
      </w:r>
      <w:r w:rsidR="004961FD">
        <w:t>events that have occurred</w:t>
      </w:r>
      <w:r w:rsidR="00D856A1">
        <w:t xml:space="preserve"> during the delay. </w:t>
      </w:r>
    </w:p>
    <w:p w14:paraId="4C30ECAA" w14:textId="0F8F740A" w:rsidR="00E84454" w:rsidRDefault="00E84454" w:rsidP="00B40B5D">
      <w:pPr>
        <w:pStyle w:val="Titre1"/>
        <w:spacing w:after="0"/>
      </w:pPr>
      <w:r>
        <w:lastRenderedPageBreak/>
        <w:t>Appendix A</w:t>
      </w:r>
    </w:p>
    <w:p w14:paraId="69DB9B88" w14:textId="0F73E25B" w:rsidR="005B208A" w:rsidRDefault="00E84454" w:rsidP="00ED6A56">
      <w:pPr>
        <w:pStyle w:val="Titre1"/>
        <w:spacing w:after="0"/>
      </w:pPr>
      <w:r>
        <w:t>Illustration of partial muscle activations</w:t>
      </w:r>
    </w:p>
    <w:p w14:paraId="79B8F0BB" w14:textId="31E18595" w:rsidR="005B208A" w:rsidRDefault="005B208A" w:rsidP="00B85FE8">
      <w:pPr>
        <w:pStyle w:val="Titre2"/>
      </w:pPr>
      <w:r>
        <w:t xml:space="preserve">Figure A1. </w:t>
      </w:r>
    </w:p>
    <w:p w14:paraId="10FE1739" w14:textId="183B02E3" w:rsidR="005B208A" w:rsidRPr="006102BA" w:rsidRDefault="005B208A" w:rsidP="00B85FE8">
      <w:r w:rsidRPr="005B208A">
        <w:t>Illustration of partial muscle activations</w:t>
      </w:r>
      <w:r>
        <w:t xml:space="preserve"> </w:t>
      </w:r>
      <w:r w:rsidR="006102BA">
        <w:t xml:space="preserve">during the premotor time </w:t>
      </w:r>
      <w:r>
        <w:t xml:space="preserve">in FR </w:t>
      </w:r>
      <w:r w:rsidR="006102BA">
        <w:t xml:space="preserve">trials </w:t>
      </w:r>
      <w:r>
        <w:t xml:space="preserve">(left column) and </w:t>
      </w:r>
      <w:r w:rsidR="006102BA">
        <w:t xml:space="preserve">during the delay in </w:t>
      </w:r>
      <w:r>
        <w:t>RS trials (right column)</w:t>
      </w:r>
    </w:p>
    <w:p w14:paraId="4740C5C3" w14:textId="2A727D47" w:rsidR="004475C9" w:rsidRDefault="005B208A" w:rsidP="00521C94">
      <w:pPr>
        <w:pStyle w:val="Titre1"/>
      </w:pPr>
      <w:r>
        <w:rPr>
          <w:noProof/>
          <w:lang w:val="fr-FR" w:eastAsia="fr-FR"/>
        </w:rPr>
        <w:drawing>
          <wp:inline distT="0" distB="0" distL="0" distR="0" wp14:anchorId="2E77E4FA" wp14:editId="5BB82854">
            <wp:extent cx="5340328" cy="5953125"/>
            <wp:effectExtent l="0" t="0" r="0" b="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ure 1A.tif"/>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346862" cy="5960408"/>
                    </a:xfrm>
                    <a:prstGeom prst="rect">
                      <a:avLst/>
                    </a:prstGeom>
                  </pic:spPr>
                </pic:pic>
              </a:graphicData>
            </a:graphic>
          </wp:inline>
        </w:drawing>
      </w:r>
    </w:p>
    <w:p w14:paraId="4B7BCB41" w14:textId="0DB8A2A6" w:rsidR="002752A0" w:rsidRPr="00DC2783" w:rsidRDefault="005B208A" w:rsidP="00BB3FA0">
      <w:pPr>
        <w:pStyle w:val="Sansinterligne"/>
        <w:rPr>
          <w:rStyle w:val="Accentuationlgre"/>
        </w:rPr>
      </w:pPr>
      <w:r w:rsidRPr="00DC2783">
        <w:rPr>
          <w:rStyle w:val="Accentuationlgre"/>
          <w:i/>
        </w:rPr>
        <w:t>Note.</w:t>
      </w:r>
      <w:r w:rsidRPr="00BB3FA0">
        <w:rPr>
          <w:rStyle w:val="Accentuationlgre"/>
        </w:rPr>
        <w:t xml:space="preserve"> </w:t>
      </w:r>
      <w:r w:rsidR="006102BA" w:rsidRPr="00BB3FA0">
        <w:rPr>
          <w:rStyle w:val="Accentuationlgre"/>
        </w:rPr>
        <w:t>Each of the eight</w:t>
      </w:r>
      <w:r w:rsidRPr="00BB3FA0">
        <w:rPr>
          <w:rStyle w:val="Accentuationlgre"/>
        </w:rPr>
        <w:t xml:space="preserve"> subplots represents a trial containing at least one partial muscle activation. The upper EMG signal corresponds to the left hand, and the lower EMG signal corresponds to the right hand. </w:t>
      </w:r>
      <w:r w:rsidR="006102BA" w:rsidRPr="00BB3FA0">
        <w:rPr>
          <w:rStyle w:val="Accentuationlgre"/>
        </w:rPr>
        <w:t xml:space="preserve">The green solid vertical line corresponds to the onset of the stimulus. The blue solid vertical line </w:t>
      </w:r>
      <w:r w:rsidR="006102BA" w:rsidRPr="00DC2783">
        <w:rPr>
          <w:rStyle w:val="Accentuationlgre"/>
        </w:rPr>
        <w:lastRenderedPageBreak/>
        <w:t xml:space="preserve">corresponds to the response, and the number below corresponds to the reaction time (so the timescale is different between subplots). Each partial muscle activation is indicated by a red arrow. </w:t>
      </w:r>
      <w:r w:rsidRPr="00DC2783">
        <w:rPr>
          <w:rStyle w:val="Accentuationlgre"/>
        </w:rPr>
        <w:t>The activation</w:t>
      </w:r>
      <w:r w:rsidR="006102BA" w:rsidRPr="00DC2783">
        <w:rPr>
          <w:rStyle w:val="Accentuationlgre"/>
        </w:rPr>
        <w:t xml:space="preserve"> of the muscle leading to the response is indicated by a blue arrow. In RS trials, the offset of the stimulus is represented by a green vertical dashed line, and the onset of the RS is represented by a blue vertical dashed line. </w:t>
      </w:r>
    </w:p>
    <w:p w14:paraId="02E87702" w14:textId="77777777" w:rsidR="00ED6A56" w:rsidRDefault="00ED6A56" w:rsidP="00B85FE8">
      <w:pPr>
        <w:pStyle w:val="Titre1"/>
        <w:sectPr w:rsidR="00ED6A56">
          <w:pgSz w:w="11906" w:h="16838"/>
          <w:pgMar w:top="1417" w:right="1417" w:bottom="1417" w:left="1417" w:header="708" w:footer="708" w:gutter="0"/>
          <w:cols w:space="708"/>
          <w:docGrid w:linePitch="360"/>
        </w:sectPr>
      </w:pPr>
    </w:p>
    <w:p w14:paraId="3EC95058" w14:textId="7A9676B1" w:rsidR="00484969" w:rsidRPr="009B113E" w:rsidRDefault="00D45507" w:rsidP="00ED6A56">
      <w:pPr>
        <w:pStyle w:val="Titre1"/>
        <w:spacing w:after="0"/>
      </w:pPr>
      <w:r>
        <w:lastRenderedPageBreak/>
        <w:t>Appendix B</w:t>
      </w:r>
    </w:p>
    <w:p w14:paraId="6E759C17" w14:textId="1E17EC01" w:rsidR="00484969" w:rsidRDefault="00484969" w:rsidP="00ED6A56">
      <w:pPr>
        <w:pStyle w:val="Titre1"/>
        <w:spacing w:after="0"/>
      </w:pPr>
      <w:r w:rsidRPr="009B113E">
        <w:t>EMG onset detection</w:t>
      </w:r>
    </w:p>
    <w:p w14:paraId="30F21A10" w14:textId="77777777" w:rsidR="00484969" w:rsidRDefault="00484969" w:rsidP="00B85FE8">
      <w:r>
        <w:tab/>
        <w:t xml:space="preserve">In each experiment, we applied the following 3-step method to the rectified EMG signals to detect onsets. The first step allowed us to identify time windows of active EMG activity. For each epoch and EMG channel, we first computed the mean </w:t>
      </w:r>
      <w:r w:rsidRPr="005947DC">
        <w:rPr>
          <w:i/>
        </w:rPr>
        <w:t>M</w:t>
      </w:r>
      <w:r>
        <w:rPr>
          <w:i/>
          <w:vertAlign w:val="subscript"/>
        </w:rPr>
        <w:t>b</w:t>
      </w:r>
      <w:r>
        <w:t xml:space="preserve"> and standard deviation </w:t>
      </w:r>
      <w:proofErr w:type="spellStart"/>
      <w:r w:rsidRPr="005947DC">
        <w:rPr>
          <w:i/>
        </w:rPr>
        <w:t>SD</w:t>
      </w:r>
      <w:r>
        <w:rPr>
          <w:i/>
          <w:vertAlign w:val="subscript"/>
        </w:rPr>
        <w:t>b</w:t>
      </w:r>
      <w:proofErr w:type="spellEnd"/>
      <w:r>
        <w:t xml:space="preserve"> of the signal in the baseline period (from the beginning of the epoch to stimulus onset). Time windows of EMG activity corresponded to time windows in which the amplitude of the signal exceeded the following criterion:</w:t>
      </w:r>
    </w:p>
    <w:p w14:paraId="52DEAD74" w14:textId="77777777" w:rsidR="00484969" w:rsidRPr="00900380" w:rsidRDefault="00484969" w:rsidP="003628F4">
      <m:oMathPara>
        <m:oMath>
          <m:r>
            <w:rPr>
              <w:rFonts w:ascii="Cambria Math" w:hAnsi="Cambria Math"/>
            </w:rPr>
            <m:t>criterion</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b</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7×</m:t>
              </m:r>
              <m:r>
                <w:rPr>
                  <w:rFonts w:ascii="Cambria Math" w:hAnsi="Cambria Math"/>
                </w:rPr>
                <m:t>SD</m:t>
              </m:r>
            </m:e>
            <m:sub>
              <m:r>
                <w:rPr>
                  <w:rFonts w:ascii="Cambria Math" w:hAnsi="Cambria Math"/>
                </w:rPr>
                <m:t>b</m:t>
              </m:r>
            </m:sub>
          </m:sSub>
        </m:oMath>
      </m:oMathPara>
    </w:p>
    <w:p w14:paraId="43B12C95" w14:textId="4A03DDDA" w:rsidR="00484969" w:rsidRDefault="00484969" w:rsidP="00B85FE8">
      <w:r>
        <w:t xml:space="preserve">This algorithm was applied to the entire epoch. Due to the </w:t>
      </w:r>
      <w:r w:rsidRPr="007A0090">
        <w:t>oscillatory nature of EMG</w:t>
      </w:r>
      <w:r>
        <w:t xml:space="preserve"> activity, the amplitude of the signal can sometimes fall below the criterion during an EMG burst. We thus merged consecutive time windows of EMG activity separated by less than 0.025 s. To further increase the robustness of EMG detection in the presence of background noise, we discarded periods of active EMG activity with a duration &lt; </w:t>
      </w:r>
      <w:r w:rsidRPr="00A313B3">
        <w:rPr>
          <w:i/>
        </w:rPr>
        <w:t>n</w:t>
      </w:r>
      <w:r>
        <w:rPr>
          <w:i/>
        </w:rPr>
        <w:t xml:space="preserve"> </w:t>
      </w:r>
      <w:r>
        <w:t xml:space="preserve">+ 3 samples (since the sampling frequency of our recordings is 1024 Hz, 1 sample corresponds to 0.98 </w:t>
      </w:r>
      <w:proofErr w:type="spellStart"/>
      <w:r>
        <w:t>ms</w:t>
      </w:r>
      <w:proofErr w:type="spellEnd"/>
      <w:r w:rsidR="006C1DD4">
        <w:t xml:space="preserve">), where </w:t>
      </w:r>
      <w:r w:rsidR="006C1DD4" w:rsidRPr="006C1DD4">
        <w:rPr>
          <w:i/>
        </w:rPr>
        <w:t xml:space="preserve">n </w:t>
      </w:r>
      <w:r w:rsidRPr="00A313B3">
        <w:t>corresponded</w:t>
      </w:r>
      <w:r>
        <w:t xml:space="preserve"> to the number of time windows</w:t>
      </w:r>
      <w:r w:rsidRPr="008B58C1">
        <w:t xml:space="preserve"> </w:t>
      </w:r>
      <w:r w:rsidR="006C1DD4">
        <w:t xml:space="preserve">per second </w:t>
      </w:r>
      <w:r>
        <w:t xml:space="preserve">with a duration </w:t>
      </w:r>
      <w:r w:rsidR="006C1DD4">
        <w:t>&lt; 7</w:t>
      </w:r>
      <w:r w:rsidRPr="006514FC">
        <w:t xml:space="preserve"> samples</w:t>
      </w:r>
      <w:r w:rsidR="006C1DD4">
        <w:t xml:space="preserve"> (estimated on the whole epoch)</w:t>
      </w:r>
      <w:r>
        <w:t xml:space="preserve">. Finally, we removed time windows before stimulus onset and after the response. This algorithm has the advantage of making minimal assumptions regarding the minimal duration of an EMG burst (because there is no theory specifying how long an EMG burst should be) while increasing the detection criterion in the presence of background noise. </w:t>
      </w:r>
    </w:p>
    <w:p w14:paraId="7E1ECA65" w14:textId="205A8F03" w:rsidR="001A25A2" w:rsidRDefault="00484969" w:rsidP="00B85FE8">
      <w:r>
        <w:tab/>
        <w:t>The above method allowed us to identify time windows of active EMG acti</w:t>
      </w:r>
      <w:r w:rsidR="00F052A0">
        <w:t>vity, but it is not optimal to precisely identify</w:t>
      </w:r>
      <w:r>
        <w:t xml:space="preserve"> EMG onsets because it </w:t>
      </w:r>
      <w:r w:rsidR="000C6094">
        <w:t>is sensitive to fluctuation</w:t>
      </w:r>
      <w:r w:rsidR="00F052A0">
        <w:t>s</w:t>
      </w:r>
      <w:r w:rsidR="000C6094">
        <w:t xml:space="preserve"> in the signal-to-noise ratio</w:t>
      </w:r>
      <w:r w:rsidR="00F052A0">
        <w:t xml:space="preserve"> of the signal and</w:t>
      </w:r>
      <w:r w:rsidR="000C6094">
        <w:t xml:space="preserve"> </w:t>
      </w:r>
      <w:r w:rsidR="00F052A0">
        <w:t xml:space="preserve">the presence of </w:t>
      </w:r>
      <w:r w:rsidR="000C6094">
        <w:t xml:space="preserve">artifacts during the </w:t>
      </w:r>
      <w:r w:rsidR="00F052A0">
        <w:t>baseline period.</w:t>
      </w:r>
      <w:r w:rsidR="006D370E">
        <w:t xml:space="preserve"> </w:t>
      </w:r>
      <w:r w:rsidR="006C7B8F">
        <w:t xml:space="preserve">To </w:t>
      </w:r>
      <w:r w:rsidR="006C7B8F">
        <w:lastRenderedPageBreak/>
        <w:t xml:space="preserve">address this problem, we </w:t>
      </w:r>
      <w:r w:rsidR="000C6094">
        <w:t xml:space="preserve">applied the EMG onset detection algorithm proposed by </w:t>
      </w:r>
      <w:proofErr w:type="spellStart"/>
      <w:r w:rsidR="000C6094">
        <w:t>Santello</w:t>
      </w:r>
      <w:proofErr w:type="spellEnd"/>
      <w:r w:rsidR="000C6094">
        <w:t xml:space="preserve"> and McDonagh </w:t>
      </w:r>
      <w:r w:rsidR="000C6094">
        <w:fldChar w:fldCharType="begin"/>
      </w:r>
      <w:r w:rsidR="000C6094">
        <w:instrText xml:space="preserve"> ADDIN ZOTERO_ITEM CSL_CITATION {"citationID":"u6HHdXnG","properties":{"formattedCitation":"(1998)","plainCitation":"(1998)","noteIndex":0},"citationItems":[{"id":827,"uris":["http://zotero.org/users/5679506/items/G6JQ8YRV"],"itemData":{"id":827,"type":"article-journal","abstract":"The control of self-initiated falls from different heights was studied. The objective of the study was to investigate in a quantitative manner the modulation of EMG timing (i.e. onset from take-off and duration from onset to touch-down) and amplitude (before and after foot contact) as a function of fall height. The muscles studied were m. soleus and m. tibialis anterior. Kinematic (ankle joint angle) and kinetic (ground reaction force) variables were also measured. Six subjects took part in the experiments that consisted of ten landings from each of five heights (0.2, 0.4, 0.6, 0.8 and 1 m) onto a force platform. We found a consistent pattern of co-contraction before and after touch-down across the fall heights studied. In both muscles, the onset of pre-landing EMG activity occurred at a longer latency following take-off when landing from greater heights. The absolute EMG duration was affected to a lesser extent by increasing fall height. These findings suggest that the onset of muscle activity of the muscles studied prior to foot contact is timed relative to the expected time of foot contact. Pre- and post-landing EMG amplitude tended to increase with height. Despite a doubling in the magnitude of ground reaction force, the amplitude of ankle joint rotation caused by the impact remained constant across heights. These findings suggest that the observed pattern of co-contraction is responsible for increasing ankle joint stiffness as fall height is increased. The attainment of an appropriate level of EMG amplitude seems to be controlled by (a) timing muscle activation at a latency timed from the expected instant of foot contact and (b) varying the rate at which EMG builds up.","container-title":"Experimental Physiology","DOI":"10.1113/expphysiol.1998.sp004165","ISSN":"0958-0670","issue":"6","journalAbbreviation":"Exp. Physiol.","language":"eng","note":"PMID: 9782194","page":"857-874","source":"PubMed","title":"The control of timing and amplitude of EMG activity in landing movements in humans","volume":"83","author":[{"family":"Santello","given":"M."},{"family":"McDonagh","given":"M. J."}],"issued":{"date-parts":[["1998",11]]}},"label":"page","suppress-author":true}],"schema":"https://github.com/citation-style-language/schema/raw/master/csl-citation.json"} </w:instrText>
      </w:r>
      <w:r w:rsidR="000C6094">
        <w:fldChar w:fldCharType="separate"/>
      </w:r>
      <w:r w:rsidR="000C6094" w:rsidRPr="000C6094">
        <w:t>(1998)</w:t>
      </w:r>
      <w:r w:rsidR="000C6094">
        <w:fldChar w:fldCharType="end"/>
      </w:r>
      <w:r w:rsidR="000C6094">
        <w:t xml:space="preserve"> to each of these new windows</w:t>
      </w:r>
      <w:r w:rsidR="008E3754">
        <w:t xml:space="preserve"> </w:t>
      </w:r>
      <w:r w:rsidR="008E3754">
        <w:fldChar w:fldCharType="begin"/>
      </w:r>
      <w:r w:rsidR="008E3754">
        <w:instrText xml:space="preserve"> ADDIN ZOTERO_ITEM CSL_CITATION {"citationID":"YboSLSIL","properties":{"formattedCitation":"(see also Liu &amp; Liu, 2016)","plainCitation":"(see also Liu &amp; Liu, 2016)","noteIndex":0},"citationItems":[{"id":830,"uris":["http://zotero.org/users/5679506/items/W38I3PJ5"],"itemData":{"id":830,"type":"article-journal","abstract":"Following neurological injuries, such as spinal cord injury (SCI), voluntary muscle activity detection from electromyography (EMG) signals can be problematic due to spurious involuntary spikes produced by physiological and extrinsic/accidental origins. The purpose of this study was to demonstrate the usefulness of the integrated profile for voluntary muscle activity detection in the presence of spurious background spikes for SCI patients. Two onset detection methods (the sample entropy analysis and the integrated profile) were evaluated using both semi-synthetic and experimental surface EMG signals with spurious background spikes recorded from SCI patients. For all the examined signal to noise ratios, the integrated profile method was able to achieve comparable performance with the sample entropy analysis-based method but while taking significantly shorter running time (P&lt;0.001). The findings suggest the integrated profile method is robust with large involuntary spikes in the baseline signal and can highlight voluntary muscle contractions.","container-title":"Biomedical Signal Processing and Control","DOI":"10.1016/j.bspc.2015.09.004","ISSN":"1746-8094","journalAbbreviation":"Biomedical Signal Processing and Control","language":"en","page":"19-24","source":"ScienceDirect","title":"Use of the integrated profile for voluntary muscle activity detection using EMG signals with spurious background spikes: A study with incomplete spinal cord injury","title-short":"Use of the integrated profile for voluntary muscle activity detection using EMG signals with spurious background spikes","volume":"24","author":[{"family":"Liu","given":"Jie"},{"family":"Liu","given":"Qiuping"}],"issued":{"date-parts":[["2016",2,1]]}},"label":"page","prefix":"see also "}],"schema":"https://github.com/citation-style-language/schema/raw/master/csl-citation.json"} </w:instrText>
      </w:r>
      <w:r w:rsidR="008E3754">
        <w:fldChar w:fldCharType="separate"/>
      </w:r>
      <w:r w:rsidR="008E3754" w:rsidRPr="008E3754">
        <w:t>(see also Liu &amp; Liu, 2016)</w:t>
      </w:r>
      <w:r w:rsidR="008E3754">
        <w:fldChar w:fldCharType="end"/>
      </w:r>
      <w:r w:rsidR="008E3754">
        <w:t xml:space="preserve">. </w:t>
      </w:r>
      <w:r w:rsidR="00B55DB7">
        <w:t>Finally,</w:t>
      </w:r>
      <w:r w:rsidR="00770AC0">
        <w:t xml:space="preserve"> all triggers relative to stimulus and response identiﬁcation were removed, and each trial was visually inspected by the experimenter. Erroneous EMG onsets were manually corrected.</w:t>
      </w:r>
    </w:p>
    <w:p w14:paraId="4C32C2DA" w14:textId="77777777" w:rsidR="00ED6A56" w:rsidRDefault="00ED6A56">
      <w:pPr>
        <w:spacing w:line="259" w:lineRule="auto"/>
        <w:outlineLvl w:val="9"/>
        <w:rPr>
          <w:b/>
          <w:bCs/>
          <w:sz w:val="28"/>
          <w:szCs w:val="28"/>
        </w:rPr>
      </w:pPr>
      <w:r>
        <w:br w:type="page"/>
      </w:r>
    </w:p>
    <w:p w14:paraId="059A8BC5" w14:textId="33472A69" w:rsidR="00966CD2" w:rsidRDefault="00966CD2" w:rsidP="00ED6A56">
      <w:pPr>
        <w:pStyle w:val="Titre1"/>
        <w:spacing w:after="0"/>
      </w:pPr>
      <w:r>
        <w:lastRenderedPageBreak/>
        <w:t>Appendix C</w:t>
      </w:r>
    </w:p>
    <w:p w14:paraId="3CBF98B0" w14:textId="02100B73" w:rsidR="00966CD2" w:rsidRDefault="00966CD2" w:rsidP="00ED6A56">
      <w:pPr>
        <w:pStyle w:val="Titre1"/>
        <w:spacing w:after="0"/>
      </w:pPr>
      <w:r>
        <w:t>Conditional accuracy functions</w:t>
      </w:r>
    </w:p>
    <w:p w14:paraId="1D517CDE" w14:textId="1D93C5E6" w:rsidR="00966CD2" w:rsidRDefault="00966CD2" w:rsidP="00B85FE8">
      <w:pPr>
        <w:pStyle w:val="Titre2"/>
      </w:pPr>
      <w:r>
        <w:t xml:space="preserve">Figure C1. </w:t>
      </w:r>
    </w:p>
    <w:p w14:paraId="1FB86DF5" w14:textId="28143F50" w:rsidR="006B68B2" w:rsidRDefault="006B68B2" w:rsidP="00A73348">
      <w:pPr>
        <w:pStyle w:val="Sansinterligne"/>
      </w:pPr>
      <w:r>
        <w:t xml:space="preserve">Conditional accuracy functions averaged across subjects for each condition of Experiment 1 (panel A), Experiment 2 (Panel B), and Experiment 3 (Panel C). </w:t>
      </w:r>
    </w:p>
    <w:p w14:paraId="2BCDA453" w14:textId="77777777" w:rsidR="00EE1090" w:rsidRDefault="00EE1090" w:rsidP="00A73348">
      <w:pPr>
        <w:pStyle w:val="Sansinterligne"/>
      </w:pPr>
    </w:p>
    <w:p w14:paraId="0F557B3C" w14:textId="30765C45" w:rsidR="00966CD2" w:rsidRDefault="007428C2" w:rsidP="003628F4">
      <w:r>
        <w:rPr>
          <w:noProof/>
        </w:rPr>
        <w:pict w14:anchorId="26F864B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3.85pt;height:390.85pt;mso-width-percent:0;mso-height-percent:0;mso-width-percent:0;mso-height-percent:0">
            <v:imagedata r:id="rId18" o:title="figure supp CAF"/>
          </v:shape>
        </w:pict>
      </w:r>
    </w:p>
    <w:p w14:paraId="1BCE3209" w14:textId="77777777" w:rsidR="00ED6A56" w:rsidRPr="00DC2783" w:rsidRDefault="006B68B2" w:rsidP="00DC2783">
      <w:pPr>
        <w:spacing w:line="276" w:lineRule="auto"/>
        <w:rPr>
          <w:rStyle w:val="Accentuationlgre"/>
        </w:rPr>
        <w:sectPr w:rsidR="00ED6A56" w:rsidRPr="00DC2783">
          <w:pgSz w:w="11906" w:h="16838"/>
          <w:pgMar w:top="1417" w:right="1417" w:bottom="1417" w:left="1417" w:header="708" w:footer="708" w:gutter="0"/>
          <w:cols w:space="708"/>
          <w:docGrid w:linePitch="360"/>
        </w:sectPr>
      </w:pPr>
      <w:r w:rsidRPr="00DC2783">
        <w:rPr>
          <w:rStyle w:val="Accentuationlgre"/>
        </w:rPr>
        <w:t xml:space="preserve">Note. Each condition accuracy function was computed by plotting the proportion of correct responses (y-axis) as a function of the mean in each corresponding premotor time (PMT) bin. Ten PMT bins of equal size were chosen to provide a detailed window on condition accuracy dynamics. </w:t>
      </w:r>
    </w:p>
    <w:p w14:paraId="1D16FDC2" w14:textId="5D85E34F" w:rsidR="002752A0" w:rsidRPr="00ED6A56" w:rsidRDefault="00487B33" w:rsidP="00ED6A56">
      <w:pPr>
        <w:pStyle w:val="Titre1"/>
        <w:rPr>
          <w:iCs/>
          <w:sz w:val="22"/>
          <w:szCs w:val="22"/>
        </w:rPr>
      </w:pPr>
      <w:r w:rsidRPr="00487B33">
        <w:lastRenderedPageBreak/>
        <w:t>References</w:t>
      </w:r>
    </w:p>
    <w:p w14:paraId="47EA07E9" w14:textId="77777777" w:rsidR="00D41708" w:rsidRDefault="002752A0" w:rsidP="00D41708">
      <w:pPr>
        <w:pStyle w:val="Bibliographie"/>
      </w:pPr>
      <w:r>
        <w:fldChar w:fldCharType="begin"/>
      </w:r>
      <w:r w:rsidR="009974E8">
        <w:instrText xml:space="preserve"> ADDIN ZOTERO_BIBL {"uncited":[],"omitted":[],"custom":[]} CSL_BIBLIOGRAPHY </w:instrText>
      </w:r>
      <w:r>
        <w:fldChar w:fldCharType="separate"/>
      </w:r>
      <w:r w:rsidR="00D41708">
        <w:t xml:space="preserve">Abraham, W. C., Jones, O. D., &amp; Glanzman, D. L. (2019). Is plasticity of synapses the mechanism of long-term memory storage? </w:t>
      </w:r>
      <w:r w:rsidR="00D41708">
        <w:rPr>
          <w:i/>
          <w:iCs/>
        </w:rPr>
        <w:t>NPJ Science of Learning</w:t>
      </w:r>
      <w:r w:rsidR="00D41708">
        <w:t xml:space="preserve">, </w:t>
      </w:r>
      <w:r w:rsidR="00D41708">
        <w:rPr>
          <w:i/>
          <w:iCs/>
        </w:rPr>
        <w:t>4</w:t>
      </w:r>
      <w:r w:rsidR="00D41708">
        <w:t>, 9. https://doi.org/10.1038/s41539-019-0048-y</w:t>
      </w:r>
    </w:p>
    <w:p w14:paraId="783E4D02" w14:textId="77777777" w:rsidR="00D41708" w:rsidRDefault="00D41708" w:rsidP="00D41708">
      <w:pPr>
        <w:pStyle w:val="Bibliographie"/>
      </w:pPr>
      <w:r>
        <w:t xml:space="preserve">Balsdon, T., Verdonck, S., Loossens, T., &amp; Philiastides, M. G. (2023). Secondary motor integration as a final arbiter in sensorimotor decision-making. </w:t>
      </w:r>
      <w:r>
        <w:rPr>
          <w:i/>
          <w:iCs/>
        </w:rPr>
        <w:t>PLoS Biology</w:t>
      </w:r>
      <w:r>
        <w:t xml:space="preserve">, </w:t>
      </w:r>
      <w:r>
        <w:rPr>
          <w:i/>
          <w:iCs/>
        </w:rPr>
        <w:t>21</w:t>
      </w:r>
      <w:r>
        <w:t>(7), e3002200. https://doi.org/10.1371/journal.pbio.3002200</w:t>
      </w:r>
    </w:p>
    <w:p w14:paraId="091D3DFD" w14:textId="77777777" w:rsidR="00D41708" w:rsidRDefault="00D41708" w:rsidP="00D41708">
      <w:pPr>
        <w:pStyle w:val="Bibliographie"/>
      </w:pPr>
      <w:r>
        <w:t xml:space="preserve">Bennur, S., &amp; Gold, J. I. (2011). Distinct representations of a perceptual decision and the associated oculomotor plan in the monkey lateral intraparietal area. </w:t>
      </w:r>
      <w:r>
        <w:rPr>
          <w:i/>
          <w:iCs/>
        </w:rPr>
        <w:t>The Journal of Neuroscience: The Official Journal of the Society for Neuroscience</w:t>
      </w:r>
      <w:r>
        <w:t xml:space="preserve">, </w:t>
      </w:r>
      <w:r>
        <w:rPr>
          <w:i/>
          <w:iCs/>
        </w:rPr>
        <w:t>31</w:t>
      </w:r>
      <w:r>
        <w:t>(3), 913–921. https://doi.org/10.1523/JNEUROSCI.4417-10.2011</w:t>
      </w:r>
    </w:p>
    <w:p w14:paraId="41DFDAEB" w14:textId="77777777" w:rsidR="00D41708" w:rsidRDefault="00D41708" w:rsidP="00D41708">
      <w:pPr>
        <w:pStyle w:val="Bibliographie"/>
      </w:pPr>
      <w:r w:rsidRPr="00D41708">
        <w:rPr>
          <w:lang w:val="fr-FR"/>
        </w:rPr>
        <w:t xml:space="preserve">Burle, B., Tandonnet, C., &amp; Hasbroucq, T. (2010). </w:t>
      </w:r>
      <w:r>
        <w:t xml:space="preserve">Excitatory and inhibitory motor mechanisms of temporal preparation. In A. C. Nobre &amp; J. T. Coull (Eds.), </w:t>
      </w:r>
      <w:r>
        <w:rPr>
          <w:i/>
          <w:iCs/>
        </w:rPr>
        <w:t>Attention and Time</w:t>
      </w:r>
      <w:r>
        <w:t xml:space="preserve"> (pp. 243–256). Oxford University Press. https://doi.org/10.1093/acprof:oso/9780199563456.003.0018</w:t>
      </w:r>
    </w:p>
    <w:p w14:paraId="43DE3234" w14:textId="77777777" w:rsidR="00D41708" w:rsidRPr="00D41708" w:rsidRDefault="00D41708" w:rsidP="00D41708">
      <w:pPr>
        <w:pStyle w:val="Bibliographie"/>
        <w:rPr>
          <w:lang w:val="fr-FR"/>
        </w:rPr>
      </w:pPr>
      <w:r>
        <w:t xml:space="preserve">Calderon, C. B., Gevers, W., &amp; Verguts, T. (2018). The unfolding action model of initiation times, movement times, and movement paths. </w:t>
      </w:r>
      <w:r w:rsidRPr="00D41708">
        <w:rPr>
          <w:i/>
          <w:iCs/>
          <w:lang w:val="fr-FR"/>
        </w:rPr>
        <w:t>Psychological Review</w:t>
      </w:r>
      <w:r w:rsidRPr="00D41708">
        <w:rPr>
          <w:lang w:val="fr-FR"/>
        </w:rPr>
        <w:t xml:space="preserve">, </w:t>
      </w:r>
      <w:r w:rsidRPr="00D41708">
        <w:rPr>
          <w:i/>
          <w:iCs/>
          <w:lang w:val="fr-FR"/>
        </w:rPr>
        <w:t>125</w:t>
      </w:r>
      <w:r w:rsidRPr="00D41708">
        <w:rPr>
          <w:lang w:val="fr-FR"/>
        </w:rPr>
        <w:t>(5), 785–805. https://doi.org/10.1037/rev0000110</w:t>
      </w:r>
    </w:p>
    <w:p w14:paraId="3E38BDA5" w14:textId="77777777" w:rsidR="00D41708" w:rsidRDefault="00D41708" w:rsidP="00D41708">
      <w:pPr>
        <w:pStyle w:val="Bibliographie"/>
      </w:pPr>
      <w:r w:rsidRPr="00D41708">
        <w:rPr>
          <w:lang w:val="fr-FR"/>
        </w:rPr>
        <w:t xml:space="preserve">Calderon, C. B., Verguts, T., &amp; Gevers, W. (2015). </w:t>
      </w:r>
      <w:r>
        <w:t xml:space="preserve">Losing the boundary: Cognition biases action well after action selection. </w:t>
      </w:r>
      <w:r>
        <w:rPr>
          <w:i/>
          <w:iCs/>
        </w:rPr>
        <w:t>Journal of Experimental Psychology. General</w:t>
      </w:r>
      <w:r>
        <w:t xml:space="preserve">, </w:t>
      </w:r>
      <w:r>
        <w:rPr>
          <w:i/>
          <w:iCs/>
        </w:rPr>
        <w:t>144</w:t>
      </w:r>
      <w:r>
        <w:t>(4), 737–743. https://doi.org/10.1037/xge0000087</w:t>
      </w:r>
    </w:p>
    <w:p w14:paraId="21D04B18" w14:textId="77777777" w:rsidR="00D41708" w:rsidRDefault="00D41708" w:rsidP="00D41708">
      <w:pPr>
        <w:pStyle w:val="Bibliographie"/>
      </w:pPr>
      <w:r>
        <w:t xml:space="preserve">Campbell, J. I. D., &amp; Thompson, V. A. (2012). MorePower 6.0 for ANOVA with relational confidence intervals and Bayesian analysis. </w:t>
      </w:r>
      <w:r>
        <w:rPr>
          <w:i/>
          <w:iCs/>
        </w:rPr>
        <w:t>Behavior Research Methods</w:t>
      </w:r>
      <w:r>
        <w:t xml:space="preserve">, </w:t>
      </w:r>
      <w:r>
        <w:rPr>
          <w:i/>
          <w:iCs/>
        </w:rPr>
        <w:t>44</w:t>
      </w:r>
      <w:r>
        <w:t>(4), 1255–1265. https://doi.org/10.3758/s13428-012-0186-0</w:t>
      </w:r>
    </w:p>
    <w:p w14:paraId="4EDD9DA0" w14:textId="77777777" w:rsidR="00D41708" w:rsidRDefault="00D41708" w:rsidP="00D41708">
      <w:pPr>
        <w:pStyle w:val="Bibliographie"/>
      </w:pPr>
      <w:r>
        <w:lastRenderedPageBreak/>
        <w:t xml:space="preserve">Chapman, C. S., Gallivan, J. P., Wood, D. K., Milne, J. L., Culham, J. C., &amp; Goodale, M. A. (2010). Reaching for the unknown: Multiple target encoding and real-time decision-making in a rapid reach task. </w:t>
      </w:r>
      <w:r>
        <w:rPr>
          <w:i/>
          <w:iCs/>
        </w:rPr>
        <w:t>Cognition</w:t>
      </w:r>
      <w:r>
        <w:t xml:space="preserve">, </w:t>
      </w:r>
      <w:r>
        <w:rPr>
          <w:i/>
          <w:iCs/>
        </w:rPr>
        <w:t>116</w:t>
      </w:r>
      <w:r>
        <w:t>(2), 168–176. https://doi.org/10.1016/j.cognition.2010.04.008</w:t>
      </w:r>
    </w:p>
    <w:p w14:paraId="26F4EF06" w14:textId="77777777" w:rsidR="00D41708" w:rsidRDefault="00D41708" w:rsidP="00D41708">
      <w:pPr>
        <w:pStyle w:val="Bibliographie"/>
      </w:pPr>
      <w:r>
        <w:t xml:space="preserve">Cisek, P., Puskas, G. A., &amp; El-Murr, S. (2009). Decisions in changing conditions: The urgency-gating model. </w:t>
      </w:r>
      <w:r>
        <w:rPr>
          <w:i/>
          <w:iCs/>
        </w:rPr>
        <w:t>The Journal of Neuroscience: The Official Journal of the Society for Neuroscience</w:t>
      </w:r>
      <w:r>
        <w:t xml:space="preserve">, </w:t>
      </w:r>
      <w:r>
        <w:rPr>
          <w:i/>
          <w:iCs/>
        </w:rPr>
        <w:t>29</w:t>
      </w:r>
      <w:r>
        <w:t>(37), 11560–11571. https://doi.org/10.1523/JNEUROSCI.1844-09.2009</w:t>
      </w:r>
    </w:p>
    <w:p w14:paraId="1D82823D" w14:textId="77777777" w:rsidR="00D41708" w:rsidRDefault="00D41708" w:rsidP="00D41708">
      <w:pPr>
        <w:pStyle w:val="Bibliographie"/>
      </w:pPr>
      <w:r>
        <w:t xml:space="preserve">Coallier, É., &amp; Kalaska, J. F. (2014). Reach target selection in humans using ambiguous decision cues containing variable amounts of conflicting sensory evidence supporting each target choice. </w:t>
      </w:r>
      <w:r>
        <w:rPr>
          <w:i/>
          <w:iCs/>
        </w:rPr>
        <w:t>Journal of Neurophysiology</w:t>
      </w:r>
      <w:r>
        <w:t xml:space="preserve">, </w:t>
      </w:r>
      <w:r>
        <w:rPr>
          <w:i/>
          <w:iCs/>
        </w:rPr>
        <w:t>112</w:t>
      </w:r>
      <w:r>
        <w:t>(11), 2916–2938. https://doi.org/10.1152/jn.00145.2014</w:t>
      </w:r>
    </w:p>
    <w:p w14:paraId="32CB1575" w14:textId="77777777" w:rsidR="00D41708" w:rsidRDefault="00D41708" w:rsidP="00D41708">
      <w:pPr>
        <w:pStyle w:val="Bibliographie"/>
      </w:pPr>
      <w:r>
        <w:t xml:space="preserve">Coles, M. G. (1989). Modern mind-brain reading: Psychophysiology, physiology, and cognition. </w:t>
      </w:r>
      <w:r>
        <w:rPr>
          <w:i/>
          <w:iCs/>
        </w:rPr>
        <w:t>Psychophysiology</w:t>
      </w:r>
      <w:r>
        <w:t xml:space="preserve">, </w:t>
      </w:r>
      <w:r>
        <w:rPr>
          <w:i/>
          <w:iCs/>
        </w:rPr>
        <w:t>26</w:t>
      </w:r>
      <w:r>
        <w:t>(3), 251–269. https://doi.org/10.1111/j.1469-8986.1989.tb01916.x</w:t>
      </w:r>
    </w:p>
    <w:p w14:paraId="3403054B" w14:textId="77777777" w:rsidR="00D41708" w:rsidRDefault="00D41708" w:rsidP="00D41708">
      <w:pPr>
        <w:pStyle w:val="Bibliographie"/>
      </w:pPr>
      <w:r>
        <w:t xml:space="preserve">Correa, A., Lupiáñez, J., Madrid, E., &amp; Tudela, P. (2006). Temporal attention enhances early visual processing: A review and new evidence from event-related potentials. </w:t>
      </w:r>
      <w:r>
        <w:rPr>
          <w:i/>
          <w:iCs/>
        </w:rPr>
        <w:t>Brain Research</w:t>
      </w:r>
      <w:r>
        <w:t xml:space="preserve">, </w:t>
      </w:r>
      <w:r>
        <w:rPr>
          <w:i/>
          <w:iCs/>
        </w:rPr>
        <w:t>1076</w:t>
      </w:r>
      <w:r>
        <w:t>(1), 116–128. https://doi.org/10.1016/j.brainres.2005.11.074</w:t>
      </w:r>
    </w:p>
    <w:p w14:paraId="72EED546" w14:textId="77777777" w:rsidR="00D41708" w:rsidRDefault="00D41708" w:rsidP="00D41708">
      <w:pPr>
        <w:pStyle w:val="Bibliographie"/>
      </w:pPr>
      <w:r>
        <w:t xml:space="preserve">de Jong, R., Wierda, M., Mulder, G., &amp; Mulder, L. J. (1988). Use of partial stimulus information in response processing. </w:t>
      </w:r>
      <w:r>
        <w:rPr>
          <w:i/>
          <w:iCs/>
        </w:rPr>
        <w:t>Journal of Experimental Psychology: Human Perception and Performance</w:t>
      </w:r>
      <w:r>
        <w:t xml:space="preserve">, </w:t>
      </w:r>
      <w:r>
        <w:rPr>
          <w:i/>
          <w:iCs/>
        </w:rPr>
        <w:t>14</w:t>
      </w:r>
      <w:r>
        <w:t>(4), 682–692. https://doi.org/10.1037/0096-1523.14.4.682</w:t>
      </w:r>
    </w:p>
    <w:p w14:paraId="4F78E620" w14:textId="77777777" w:rsidR="00D41708" w:rsidRDefault="00D41708" w:rsidP="00D41708">
      <w:pPr>
        <w:pStyle w:val="Bibliographie"/>
      </w:pPr>
      <w:r w:rsidRPr="00D41708">
        <w:rPr>
          <w:lang w:val="fr-FR"/>
        </w:rPr>
        <w:t xml:space="preserve">de Lafuente, V., Jazayeri, M., &amp; Shadlen, M. N. (2015). </w:t>
      </w:r>
      <w:r>
        <w:t xml:space="preserve">Representation of accumulating evidence for a decision in two parietal areas. </w:t>
      </w:r>
      <w:r>
        <w:rPr>
          <w:i/>
          <w:iCs/>
        </w:rPr>
        <w:t xml:space="preserve">The Journal of Neuroscience: The </w:t>
      </w:r>
      <w:r>
        <w:rPr>
          <w:i/>
          <w:iCs/>
        </w:rPr>
        <w:lastRenderedPageBreak/>
        <w:t>Official Journal of the Society for Neuroscience</w:t>
      </w:r>
      <w:r>
        <w:t xml:space="preserve">, </w:t>
      </w:r>
      <w:r>
        <w:rPr>
          <w:i/>
          <w:iCs/>
        </w:rPr>
        <w:t>35</w:t>
      </w:r>
      <w:r>
        <w:t>(10), 4306–4318. https://doi.org/10.1523/JNEUROSCI.2451-14.2015</w:t>
      </w:r>
    </w:p>
    <w:p w14:paraId="6C2131AA" w14:textId="77777777" w:rsidR="00D41708" w:rsidRDefault="00D41708" w:rsidP="00D41708">
      <w:pPr>
        <w:pStyle w:val="Bibliographie"/>
      </w:pPr>
      <w:r w:rsidRPr="00D41708">
        <w:rPr>
          <w:lang w:val="fr-FR"/>
        </w:rPr>
        <w:t xml:space="preserve">de Lange, F. P., Rahnev, D. A., Donner, T. H., &amp; Lau, H. (2013). </w:t>
      </w:r>
      <w:r>
        <w:t xml:space="preserve">Prestimulus oscillatory activity over motor cortex reflects perceptual expectations. </w:t>
      </w:r>
      <w:r>
        <w:rPr>
          <w:i/>
          <w:iCs/>
        </w:rPr>
        <w:t>The Journal of Neuroscience: The Official Journal of the Society for Neuroscience</w:t>
      </w:r>
      <w:r>
        <w:t xml:space="preserve">, </w:t>
      </w:r>
      <w:r>
        <w:rPr>
          <w:i/>
          <w:iCs/>
        </w:rPr>
        <w:t>33</w:t>
      </w:r>
      <w:r>
        <w:t>(4), 1400–1410. https://doi.org/10.1523/JNEUROSCI.1094-12.2013</w:t>
      </w:r>
    </w:p>
    <w:p w14:paraId="507B3101" w14:textId="77777777" w:rsidR="00D41708" w:rsidRDefault="00D41708" w:rsidP="00D41708">
      <w:pPr>
        <w:pStyle w:val="Bibliographie"/>
      </w:pPr>
      <w:r>
        <w:t xml:space="preserve">Dendauw, E., Evans, N. J., Logan, G. D., Haffen, E., Bennabi, D., Gajdos, T., &amp; Servant, M. (2024). The gated cascade diffusion model: An integrated theory of decision making, motor preparation, and motor execution. </w:t>
      </w:r>
      <w:r>
        <w:rPr>
          <w:i/>
          <w:iCs/>
        </w:rPr>
        <w:t>Psychological Review</w:t>
      </w:r>
      <w:r>
        <w:t>. https://doi.org/10.1037/rev0000464</w:t>
      </w:r>
    </w:p>
    <w:p w14:paraId="2113E315" w14:textId="77777777" w:rsidR="00D41708" w:rsidRDefault="00D41708" w:rsidP="00D41708">
      <w:pPr>
        <w:pStyle w:val="Bibliographie"/>
      </w:pPr>
      <w:r>
        <w:t xml:space="preserve">Ditterich, J. (2006a). Evidence for time-variant decision making. </w:t>
      </w:r>
      <w:r>
        <w:rPr>
          <w:i/>
          <w:iCs/>
        </w:rPr>
        <w:t>The European Journal of Neuroscience</w:t>
      </w:r>
      <w:r>
        <w:t xml:space="preserve">, </w:t>
      </w:r>
      <w:r>
        <w:rPr>
          <w:i/>
          <w:iCs/>
        </w:rPr>
        <w:t>24</w:t>
      </w:r>
      <w:r>
        <w:t>(12), 3628–3641. https://doi.org/10.1111/j.1460-9568.2006.05221.x</w:t>
      </w:r>
    </w:p>
    <w:p w14:paraId="12FB6FCD" w14:textId="77777777" w:rsidR="00D41708" w:rsidRDefault="00D41708" w:rsidP="00D41708">
      <w:pPr>
        <w:pStyle w:val="Bibliographie"/>
      </w:pPr>
      <w:r>
        <w:t xml:space="preserve">Ditterich, J. (2006b). Stochastic models of decisions about motion direction: Behavior and physiology. </w:t>
      </w:r>
      <w:r>
        <w:rPr>
          <w:i/>
          <w:iCs/>
        </w:rPr>
        <w:t>Neural Networks: The Official Journal of the International Neural Network Society</w:t>
      </w:r>
      <w:r>
        <w:t xml:space="preserve">, </w:t>
      </w:r>
      <w:r>
        <w:rPr>
          <w:i/>
          <w:iCs/>
        </w:rPr>
        <w:t>19</w:t>
      </w:r>
      <w:r>
        <w:t>(8), 981–1012. https://doi.org/10.1016/j.neunet.2006.05.042</w:t>
      </w:r>
    </w:p>
    <w:p w14:paraId="52FCD6C6" w14:textId="77777777" w:rsidR="00D41708" w:rsidRDefault="00D41708" w:rsidP="00D41708">
      <w:pPr>
        <w:pStyle w:val="Bibliographie"/>
      </w:pPr>
      <w:r>
        <w:t xml:space="preserve">Donner, T. H., Siegel, M., Fries, P., &amp; Engel, A. K. (2009). Buildup of choice-predictive activity in human motor cortex during perceptual decision making. </w:t>
      </w:r>
      <w:r>
        <w:rPr>
          <w:i/>
          <w:iCs/>
        </w:rPr>
        <w:t>Current Biology: CB</w:t>
      </w:r>
      <w:r>
        <w:t xml:space="preserve">, </w:t>
      </w:r>
      <w:r>
        <w:rPr>
          <w:i/>
          <w:iCs/>
        </w:rPr>
        <w:t>19</w:t>
      </w:r>
      <w:r>
        <w:t>(18), 1581–1585. https://doi.org/10.1016/j.cub.2009.07.066</w:t>
      </w:r>
    </w:p>
    <w:p w14:paraId="48C858D3" w14:textId="77777777" w:rsidR="00D41708" w:rsidRDefault="00D41708" w:rsidP="00D41708">
      <w:pPr>
        <w:pStyle w:val="Bibliographie"/>
      </w:pPr>
      <w:r>
        <w:t xml:space="preserve">Drugowitsch, J., Moreno-Bote, R., Churchland, A. K., Shadlen, M. N., &amp; Pouget, A. (2012). The cost of accumulating evidence in perceptual decision making. </w:t>
      </w:r>
      <w:r>
        <w:rPr>
          <w:i/>
          <w:iCs/>
        </w:rPr>
        <w:t>The Journal of Neuroscience: The Official Journal of the Society for Neuroscience</w:t>
      </w:r>
      <w:r>
        <w:t xml:space="preserve">, </w:t>
      </w:r>
      <w:r>
        <w:rPr>
          <w:i/>
          <w:iCs/>
        </w:rPr>
        <w:t>32</w:t>
      </w:r>
      <w:r>
        <w:t>(11), 3612–3628. https://doi.org/10.1523/JNEUROSCI.4010-11.2012</w:t>
      </w:r>
    </w:p>
    <w:p w14:paraId="490469E6" w14:textId="77777777" w:rsidR="00D41708" w:rsidRDefault="00D41708" w:rsidP="00D41708">
      <w:pPr>
        <w:pStyle w:val="Bibliographie"/>
      </w:pPr>
      <w:r>
        <w:t xml:space="preserve">Eriksen, C. W., Coles, M. G. H., Morris, L. R., &amp; O’hara, W. P. (1985). An electromyographic examination of response competition. </w:t>
      </w:r>
      <w:r>
        <w:rPr>
          <w:i/>
          <w:iCs/>
        </w:rPr>
        <w:t>Bulletin of the Psychonomic Society</w:t>
      </w:r>
      <w:r>
        <w:t xml:space="preserve">, </w:t>
      </w:r>
      <w:r>
        <w:rPr>
          <w:i/>
          <w:iCs/>
        </w:rPr>
        <w:t>23</w:t>
      </w:r>
      <w:r>
        <w:t>(3), 165–168. https://doi.org/10.3758/BF03329816</w:t>
      </w:r>
    </w:p>
    <w:p w14:paraId="495F6ED3" w14:textId="77777777" w:rsidR="00D41708" w:rsidRDefault="00D41708" w:rsidP="00D41708">
      <w:pPr>
        <w:pStyle w:val="Bibliographie"/>
      </w:pPr>
      <w:r>
        <w:lastRenderedPageBreak/>
        <w:t xml:space="preserve">Eriksen, C. W., &amp; Eriksen, B. A. (1979). Target redundancy in visual search: Do repetitions of the target within thedisplay impair processing? </w:t>
      </w:r>
      <w:r>
        <w:rPr>
          <w:i/>
          <w:iCs/>
        </w:rPr>
        <w:t>Perception &amp; Psychophysics</w:t>
      </w:r>
      <w:r>
        <w:t xml:space="preserve">, </w:t>
      </w:r>
      <w:r>
        <w:rPr>
          <w:i/>
          <w:iCs/>
        </w:rPr>
        <w:t>26</w:t>
      </w:r>
      <w:r>
        <w:t>(3), 195–205. https://doi.org/10.3758/BF03199869</w:t>
      </w:r>
    </w:p>
    <w:p w14:paraId="6D2B7F6C" w14:textId="77777777" w:rsidR="00D41708" w:rsidRDefault="00D41708" w:rsidP="00D41708">
      <w:pPr>
        <w:pStyle w:val="Bibliographie"/>
      </w:pPr>
      <w:r>
        <w:t xml:space="preserve">Forstmann, B. U., Ratcliff, R., &amp; Wagenmakers, E.-J. (2016). Sequential Sampling Models in Cognitive Neuroscience: Advantages, Applications, and Extensions. </w:t>
      </w:r>
      <w:r>
        <w:rPr>
          <w:i/>
          <w:iCs/>
        </w:rPr>
        <w:t>Annual Review of Psychology</w:t>
      </w:r>
      <w:r>
        <w:t xml:space="preserve">, </w:t>
      </w:r>
      <w:r>
        <w:rPr>
          <w:i/>
          <w:iCs/>
        </w:rPr>
        <w:t>67</w:t>
      </w:r>
      <w:r>
        <w:t>, 641–666. https://doi.org/10.1146/annurev-psych-122414-033645</w:t>
      </w:r>
    </w:p>
    <w:p w14:paraId="38C44C38" w14:textId="77777777" w:rsidR="00D41708" w:rsidRDefault="00D41708" w:rsidP="00D41708">
      <w:pPr>
        <w:pStyle w:val="Bibliographie"/>
      </w:pPr>
      <w:r>
        <w:t xml:space="preserve">Gold, J. I., &amp; Shadlen, M. N. (2003). The influence of behavioral context on the representation of a perceptual decision in developing oculomotor commands. </w:t>
      </w:r>
      <w:r>
        <w:rPr>
          <w:i/>
          <w:iCs/>
        </w:rPr>
        <w:t>The Journal of Neuroscience: The Official Journal of the Society for Neuroscience</w:t>
      </w:r>
      <w:r>
        <w:t xml:space="preserve">, </w:t>
      </w:r>
      <w:r>
        <w:rPr>
          <w:i/>
          <w:iCs/>
        </w:rPr>
        <w:t>23</w:t>
      </w:r>
      <w:r>
        <w:t>(2), 632–651.</w:t>
      </w:r>
    </w:p>
    <w:p w14:paraId="5DACCF18" w14:textId="77777777" w:rsidR="00D41708" w:rsidRDefault="00D41708" w:rsidP="00D41708">
      <w:pPr>
        <w:pStyle w:val="Bibliographie"/>
      </w:pPr>
      <w:r>
        <w:t xml:space="preserve">Gold, J. I., &amp; Shadlen, M. N. (2007). The neural basis of decision making. </w:t>
      </w:r>
      <w:r>
        <w:rPr>
          <w:i/>
          <w:iCs/>
        </w:rPr>
        <w:t>Annual Review of Neuroscience</w:t>
      </w:r>
      <w:r>
        <w:t xml:space="preserve">, </w:t>
      </w:r>
      <w:r>
        <w:rPr>
          <w:i/>
          <w:iCs/>
        </w:rPr>
        <w:t>30</w:t>
      </w:r>
      <w:r>
        <w:t>, 535–574. https://doi.org/10.1146/annurev.neuro.29.051605.113038</w:t>
      </w:r>
    </w:p>
    <w:p w14:paraId="4991A1E3" w14:textId="77777777" w:rsidR="00D41708" w:rsidRDefault="00D41708" w:rsidP="00D41708">
      <w:pPr>
        <w:pStyle w:val="Bibliographie"/>
      </w:pPr>
      <w:r>
        <w:t xml:space="preserve">Gratton, G., Coles, M. G., Sirevaag, E. J., Eriksen, C. W., &amp; Donchin, E. (1988). Pre- and poststimulus activation of response channels: A psychophysiological analysis. </w:t>
      </w:r>
      <w:r>
        <w:rPr>
          <w:i/>
          <w:iCs/>
        </w:rPr>
        <w:t>Journal of Experimental Psychology. Human Perception and Performance</w:t>
      </w:r>
      <w:r>
        <w:t xml:space="preserve">, </w:t>
      </w:r>
      <w:r>
        <w:rPr>
          <w:i/>
          <w:iCs/>
        </w:rPr>
        <w:t>14</w:t>
      </w:r>
      <w:r>
        <w:t>(3), 331–344. https://doi.org/10.1037//0096-1523.14.3.331</w:t>
      </w:r>
    </w:p>
    <w:p w14:paraId="72FC56F5" w14:textId="77777777" w:rsidR="00D41708" w:rsidRPr="00D41708" w:rsidRDefault="00D41708" w:rsidP="00D41708">
      <w:pPr>
        <w:pStyle w:val="Bibliographie"/>
        <w:rPr>
          <w:lang w:val="fr-FR"/>
        </w:rPr>
      </w:pPr>
      <w:r>
        <w:t xml:space="preserve">Hanks, T. D., &amp; Summerfield, C. (2017). Perceptual Decision Making in Rodents, Monkeys, and Humans. </w:t>
      </w:r>
      <w:r w:rsidRPr="00D41708">
        <w:rPr>
          <w:i/>
          <w:iCs/>
          <w:lang w:val="fr-FR"/>
        </w:rPr>
        <w:t>Neuron</w:t>
      </w:r>
      <w:r w:rsidRPr="00D41708">
        <w:rPr>
          <w:lang w:val="fr-FR"/>
        </w:rPr>
        <w:t xml:space="preserve">, </w:t>
      </w:r>
      <w:r w:rsidRPr="00D41708">
        <w:rPr>
          <w:i/>
          <w:iCs/>
          <w:lang w:val="fr-FR"/>
        </w:rPr>
        <w:t>93</w:t>
      </w:r>
      <w:r w:rsidRPr="00D41708">
        <w:rPr>
          <w:lang w:val="fr-FR"/>
        </w:rPr>
        <w:t>(1), 15–31. https://doi.org/10.1016/j.neuron.2016.12.003</w:t>
      </w:r>
    </w:p>
    <w:p w14:paraId="55A0D882" w14:textId="77777777" w:rsidR="00D41708" w:rsidRPr="00D41708" w:rsidRDefault="00D41708" w:rsidP="00D41708">
      <w:pPr>
        <w:pStyle w:val="Bibliographie"/>
        <w:rPr>
          <w:lang w:val="fr-FR"/>
        </w:rPr>
      </w:pPr>
      <w:r w:rsidRPr="00D41708">
        <w:rPr>
          <w:lang w:val="fr-FR"/>
        </w:rPr>
        <w:t xml:space="preserve">Harvey, C. D., Coen, P., &amp; Tank, D. W. (2012). </w:t>
      </w:r>
      <w:r>
        <w:t xml:space="preserve">Choice-specific sequences in parietal cortex during a virtual-navigation decision task. </w:t>
      </w:r>
      <w:r w:rsidRPr="00D41708">
        <w:rPr>
          <w:i/>
          <w:iCs/>
          <w:lang w:val="fr-FR"/>
        </w:rPr>
        <w:t>Nature</w:t>
      </w:r>
      <w:r w:rsidRPr="00D41708">
        <w:rPr>
          <w:lang w:val="fr-FR"/>
        </w:rPr>
        <w:t xml:space="preserve">, </w:t>
      </w:r>
      <w:r w:rsidRPr="00D41708">
        <w:rPr>
          <w:i/>
          <w:iCs/>
          <w:lang w:val="fr-FR"/>
        </w:rPr>
        <w:t>484</w:t>
      </w:r>
      <w:r w:rsidRPr="00D41708">
        <w:rPr>
          <w:lang w:val="fr-FR"/>
        </w:rPr>
        <w:t>(7392), 62–68. https://doi.org/10.1038/nature10918</w:t>
      </w:r>
    </w:p>
    <w:p w14:paraId="169ED576" w14:textId="77777777" w:rsidR="00D41708" w:rsidRDefault="00D41708" w:rsidP="00D41708">
      <w:pPr>
        <w:pStyle w:val="Bibliographie"/>
      </w:pPr>
      <w:r w:rsidRPr="00D41708">
        <w:rPr>
          <w:lang w:val="fr-FR"/>
        </w:rPr>
        <w:t xml:space="preserve">Hasbroucq, T., Akamatsu, M., Mouret, I., &amp; Seal, J. (1995). </w:t>
      </w:r>
      <w:r>
        <w:t xml:space="preserve">Finger pairings in two-choice reaction time tasks: Does the between-hands advantage reflect response preparation? </w:t>
      </w:r>
      <w:r>
        <w:rPr>
          <w:i/>
          <w:iCs/>
        </w:rPr>
        <w:t>Journal of Motor Behavior</w:t>
      </w:r>
      <w:r>
        <w:t xml:space="preserve">, </w:t>
      </w:r>
      <w:r>
        <w:rPr>
          <w:i/>
          <w:iCs/>
        </w:rPr>
        <w:t>27</w:t>
      </w:r>
      <w:r>
        <w:t>(3), 251–262. https://doi.org/10.1080/00222895.1995.9941715</w:t>
      </w:r>
    </w:p>
    <w:p w14:paraId="666FC85C" w14:textId="77777777" w:rsidR="00D41708" w:rsidRDefault="00D41708" w:rsidP="00D41708">
      <w:pPr>
        <w:pStyle w:val="Bibliographie"/>
      </w:pPr>
      <w:r>
        <w:lastRenderedPageBreak/>
        <w:t xml:space="preserve">Horwitz, G. D., &amp; Newsome, W. T. (1999). Separate signals for target selection and movement specification in the superior colliculus. </w:t>
      </w:r>
      <w:r>
        <w:rPr>
          <w:i/>
          <w:iCs/>
        </w:rPr>
        <w:t>Science (New York, N.Y.)</w:t>
      </w:r>
      <w:r>
        <w:t xml:space="preserve">, </w:t>
      </w:r>
      <w:r>
        <w:rPr>
          <w:i/>
          <w:iCs/>
        </w:rPr>
        <w:t>284</w:t>
      </w:r>
      <w:r>
        <w:t>(5417), 1158–1161. https://doi.org/10.1126/science.284.5417.1158</w:t>
      </w:r>
    </w:p>
    <w:p w14:paraId="69666FF9" w14:textId="77777777" w:rsidR="00D41708" w:rsidRDefault="00D41708" w:rsidP="00D41708">
      <w:pPr>
        <w:pStyle w:val="Bibliographie"/>
      </w:pPr>
      <w:r>
        <w:t xml:space="preserve">Kelly, S. P., &amp; O’Connell, R. G. (2013). Internal and External Influences on the Rate of Sensory Evidence Accumulation in the Human Brain. </w:t>
      </w:r>
      <w:r>
        <w:rPr>
          <w:i/>
          <w:iCs/>
        </w:rPr>
        <w:t>Journal of Neuroscience</w:t>
      </w:r>
      <w:r>
        <w:t xml:space="preserve">, </w:t>
      </w:r>
      <w:r>
        <w:rPr>
          <w:i/>
          <w:iCs/>
        </w:rPr>
        <w:t>33</w:t>
      </w:r>
      <w:r>
        <w:t>(50), 19434–19441. https://doi.org/10.1523/JNEUROSCI.3355-13.2013</w:t>
      </w:r>
    </w:p>
    <w:p w14:paraId="19E29BA5" w14:textId="77777777" w:rsidR="00D41708" w:rsidRDefault="00D41708" w:rsidP="00D41708">
      <w:pPr>
        <w:pStyle w:val="Bibliographie"/>
      </w:pPr>
      <w:r>
        <w:t xml:space="preserve">Kelly, S. P., &amp; O’Connell, R. G. (2015). The neural processes underlying perceptual decision making in humans: Recent progress and future directions. </w:t>
      </w:r>
      <w:r>
        <w:rPr>
          <w:i/>
          <w:iCs/>
        </w:rPr>
        <w:t>Journal of Physiology, Paris</w:t>
      </w:r>
      <w:r>
        <w:t xml:space="preserve">, </w:t>
      </w:r>
      <w:r>
        <w:rPr>
          <w:i/>
          <w:iCs/>
        </w:rPr>
        <w:t>109</w:t>
      </w:r>
      <w:r>
        <w:t>(1–3), 27–37. https://doi.org/10.1016/j.jphysparis.2014.08.003</w:t>
      </w:r>
    </w:p>
    <w:p w14:paraId="2579C9E8" w14:textId="77777777" w:rsidR="00D41708" w:rsidRDefault="00D41708" w:rsidP="00D41708">
      <w:pPr>
        <w:pStyle w:val="Bibliographie"/>
      </w:pPr>
      <w:r>
        <w:t xml:space="preserve">Kiani, R., Hanks, T. D., &amp; Shadlen, M. N. (2008). Bounded integration in parietal cortex underlies decisions even when viewing duration is dictated by the environment. </w:t>
      </w:r>
      <w:r>
        <w:rPr>
          <w:i/>
          <w:iCs/>
        </w:rPr>
        <w:t>The Journal of Neuroscience: The Official Journal of the Society for Neuroscience</w:t>
      </w:r>
      <w:r>
        <w:t xml:space="preserve">, </w:t>
      </w:r>
      <w:r>
        <w:rPr>
          <w:i/>
          <w:iCs/>
        </w:rPr>
        <w:t>28</w:t>
      </w:r>
      <w:r>
        <w:t>(12), 3017–3029. https://doi.org/10.1523/JNEUROSCI.4761-07.2008</w:t>
      </w:r>
    </w:p>
    <w:p w14:paraId="4C438F44" w14:textId="77777777" w:rsidR="00D41708" w:rsidRDefault="00D41708" w:rsidP="00D41708">
      <w:pPr>
        <w:pStyle w:val="Bibliographie"/>
      </w:pPr>
      <w:r>
        <w:t xml:space="preserve">Kinder, K. T., Buss, A. T., &amp; Tas, A. C. (2022). Tracking flanker task dynamics: Evidence for continuous attentional selectivity. </w:t>
      </w:r>
      <w:r>
        <w:rPr>
          <w:i/>
          <w:iCs/>
        </w:rPr>
        <w:t>Journal of Experimental Psychology. Human Perception and Performance</w:t>
      </w:r>
      <w:r>
        <w:t xml:space="preserve">, </w:t>
      </w:r>
      <w:r>
        <w:rPr>
          <w:i/>
          <w:iCs/>
        </w:rPr>
        <w:t>48</w:t>
      </w:r>
      <w:r>
        <w:t>(7), 771–781. https://doi.org/10.1037/xhp0001023</w:t>
      </w:r>
    </w:p>
    <w:p w14:paraId="56DBF034" w14:textId="77777777" w:rsidR="00D41708" w:rsidRPr="00D41708" w:rsidRDefault="00D41708" w:rsidP="00D41708">
      <w:pPr>
        <w:pStyle w:val="Bibliographie"/>
        <w:rPr>
          <w:lang w:val="fr-FR"/>
        </w:rPr>
      </w:pPr>
      <w:r>
        <w:t xml:space="preserve">LaBerge, D. (1962). A recruitment theory of simple behavior. </w:t>
      </w:r>
      <w:r w:rsidRPr="00D41708">
        <w:rPr>
          <w:i/>
          <w:iCs/>
          <w:lang w:val="fr-FR"/>
        </w:rPr>
        <w:t>Psychometrika</w:t>
      </w:r>
      <w:r w:rsidRPr="00D41708">
        <w:rPr>
          <w:lang w:val="fr-FR"/>
        </w:rPr>
        <w:t xml:space="preserve">, </w:t>
      </w:r>
      <w:r w:rsidRPr="00D41708">
        <w:rPr>
          <w:i/>
          <w:iCs/>
          <w:lang w:val="fr-FR"/>
        </w:rPr>
        <w:t>27</w:t>
      </w:r>
      <w:r w:rsidRPr="00D41708">
        <w:rPr>
          <w:lang w:val="fr-FR"/>
        </w:rPr>
        <w:t>(4), 375–396. https://doi.org/10.1007/BF02289645</w:t>
      </w:r>
    </w:p>
    <w:p w14:paraId="4E9AE630" w14:textId="77777777" w:rsidR="00D41708" w:rsidRDefault="00D41708" w:rsidP="00D41708">
      <w:pPr>
        <w:pStyle w:val="Bibliographie"/>
      </w:pPr>
      <w:r w:rsidRPr="00D41708">
        <w:rPr>
          <w:lang w:val="fr-FR"/>
        </w:rPr>
        <w:t xml:space="preserve">Laming, D. R. J. (1968). </w:t>
      </w:r>
      <w:r>
        <w:rPr>
          <w:i/>
          <w:iCs/>
        </w:rPr>
        <w:t>Information theory of choice-reaction times</w:t>
      </w:r>
      <w:r>
        <w:t>. Academic Press.</w:t>
      </w:r>
    </w:p>
    <w:p w14:paraId="277D9D79" w14:textId="77777777" w:rsidR="00D41708" w:rsidRDefault="00D41708" w:rsidP="00D41708">
      <w:pPr>
        <w:pStyle w:val="Bibliographie"/>
      </w:pPr>
      <w:r>
        <w:t xml:space="preserve">Lewandowsky, S., &amp; Farrell, S. (2011). </w:t>
      </w:r>
      <w:r>
        <w:rPr>
          <w:i/>
          <w:iCs/>
        </w:rPr>
        <w:t>Computational Modeling in Cognition: Principles and Practice</w:t>
      </w:r>
      <w:r>
        <w:t>. Sage.</w:t>
      </w:r>
    </w:p>
    <w:p w14:paraId="190F033A" w14:textId="77777777" w:rsidR="00D41708" w:rsidRDefault="00D41708" w:rsidP="00D41708">
      <w:pPr>
        <w:pStyle w:val="Bibliographie"/>
      </w:pPr>
      <w:r>
        <w:t xml:space="preserve">Liu, J., &amp; Liu, Q. (2016). Use of the integrated profile for voluntary muscle activity detection using EMG signals with spurious background spikes: A study with incomplete spinal cord injury. </w:t>
      </w:r>
      <w:r>
        <w:rPr>
          <w:i/>
          <w:iCs/>
        </w:rPr>
        <w:t>Biomedical Signal Processing and Control</w:t>
      </w:r>
      <w:r>
        <w:t xml:space="preserve">, </w:t>
      </w:r>
      <w:r>
        <w:rPr>
          <w:i/>
          <w:iCs/>
        </w:rPr>
        <w:t>24</w:t>
      </w:r>
      <w:r>
        <w:t>, 19–24. https://doi.org/10.1016/j.bspc.2015.09.004</w:t>
      </w:r>
    </w:p>
    <w:p w14:paraId="6FFB7A7F" w14:textId="77777777" w:rsidR="00D41708" w:rsidRDefault="00D41708" w:rsidP="00D41708">
      <w:pPr>
        <w:pStyle w:val="Bibliographie"/>
      </w:pPr>
      <w:r>
        <w:lastRenderedPageBreak/>
        <w:t xml:space="preserve">Luce, R. D. (1986). </w:t>
      </w:r>
      <w:r>
        <w:rPr>
          <w:i/>
          <w:iCs/>
        </w:rPr>
        <w:t>Response times: Their role in inferring elementary mental organization.</w:t>
      </w:r>
      <w:r>
        <w:t xml:space="preserve"> Oxford University Press.</w:t>
      </w:r>
    </w:p>
    <w:p w14:paraId="1D973D58" w14:textId="77777777" w:rsidR="00D41708" w:rsidRDefault="00D41708" w:rsidP="00D41708">
      <w:pPr>
        <w:pStyle w:val="Bibliographie"/>
      </w:pPr>
      <w:r>
        <w:t xml:space="preserve">Makeig, S., Bell, A., Jung, T.-P., &amp; Sejnowski, T. J. (1995). Independent Component Analysis of Electroencephalographic Data. </w:t>
      </w:r>
      <w:r>
        <w:rPr>
          <w:i/>
          <w:iCs/>
        </w:rPr>
        <w:t>Advances in Neural Information Processing Systems</w:t>
      </w:r>
      <w:r>
        <w:t xml:space="preserve">, </w:t>
      </w:r>
      <w:r>
        <w:rPr>
          <w:i/>
          <w:iCs/>
        </w:rPr>
        <w:t>8</w:t>
      </w:r>
      <w:r>
        <w:t>. https://papers.nips.cc/paper_files/paper/1995/hash/754dda4b1ba34c6fa89716b85d68532b-Abstract.html</w:t>
      </w:r>
    </w:p>
    <w:p w14:paraId="13C9D28F" w14:textId="1F576F7F" w:rsidR="00911775" w:rsidRPr="000F779E" w:rsidRDefault="00911775" w:rsidP="000D1CAB">
      <w:pPr>
        <w:spacing w:after="0"/>
        <w:ind w:left="709" w:hanging="709"/>
        <w:outlineLvl w:val="9"/>
        <w:rPr>
          <w:ins w:id="23" w:author="Johan  ACHARD" w:date="2024-08-13T14:48:00Z" w16du:dateUtc="2024-08-13T12:48:00Z"/>
          <w:rFonts w:eastAsia="Times New Roman"/>
          <w:lang w:eastAsia="fr-FR"/>
          <w:rPrChange w:id="24" w:author="GAJDOS Thibault" w:date="2024-11-12T13:50:00Z" w16du:dateUtc="2024-11-12T12:50:00Z">
            <w:rPr>
              <w:ins w:id="25" w:author="Johan  ACHARD" w:date="2024-08-13T14:48:00Z" w16du:dateUtc="2024-08-13T12:48:00Z"/>
              <w:rFonts w:eastAsia="Times New Roman"/>
              <w:lang w:val="fr-FR" w:eastAsia="fr-FR"/>
            </w:rPr>
          </w:rPrChange>
        </w:rPr>
      </w:pPr>
      <w:ins w:id="26" w:author="Johan  ACHARD" w:date="2024-08-13T14:48:00Z" w16du:dateUtc="2024-08-13T12:48:00Z">
        <w:r w:rsidRPr="000D1CAB">
          <w:rPr>
            <w:rFonts w:eastAsia="Times New Roman"/>
            <w:lang w:eastAsia="fr-FR"/>
          </w:rPr>
          <w:t xml:space="preserve">Malleret, G., Salin, P., Mazza, S., &amp; Plancher, G. (2024). Working memory forgetting: Bridging gaps between human and animal studies. </w:t>
        </w:r>
        <w:r w:rsidRPr="000F779E">
          <w:rPr>
            <w:rFonts w:eastAsia="Times New Roman"/>
            <w:i/>
            <w:iCs/>
            <w:lang w:eastAsia="fr-FR"/>
            <w:rPrChange w:id="27" w:author="GAJDOS Thibault" w:date="2024-11-12T13:50:00Z" w16du:dateUtc="2024-11-12T12:50:00Z">
              <w:rPr>
                <w:rFonts w:eastAsia="Times New Roman"/>
                <w:i/>
                <w:iCs/>
                <w:lang w:val="fr-FR" w:eastAsia="fr-FR"/>
              </w:rPr>
            </w:rPrChange>
          </w:rPr>
          <w:t>Neuroscience &amp; Biobehavioral Reviews</w:t>
        </w:r>
        <w:r w:rsidRPr="000F779E">
          <w:rPr>
            <w:rFonts w:eastAsia="Times New Roman"/>
            <w:lang w:eastAsia="fr-FR"/>
            <w:rPrChange w:id="28" w:author="GAJDOS Thibault" w:date="2024-11-12T13:50:00Z" w16du:dateUtc="2024-11-12T12:50:00Z">
              <w:rPr>
                <w:rFonts w:eastAsia="Times New Roman"/>
                <w:lang w:val="fr-FR" w:eastAsia="fr-FR"/>
              </w:rPr>
            </w:rPrChange>
          </w:rPr>
          <w:t xml:space="preserve">, </w:t>
        </w:r>
        <w:r w:rsidRPr="000F779E">
          <w:rPr>
            <w:rFonts w:eastAsia="Times New Roman"/>
            <w:i/>
            <w:iCs/>
            <w:lang w:eastAsia="fr-FR"/>
            <w:rPrChange w:id="29" w:author="GAJDOS Thibault" w:date="2024-11-12T13:50:00Z" w16du:dateUtc="2024-11-12T12:50:00Z">
              <w:rPr>
                <w:rFonts w:eastAsia="Times New Roman"/>
                <w:i/>
                <w:iCs/>
                <w:lang w:val="fr-FR" w:eastAsia="fr-FR"/>
              </w:rPr>
            </w:rPrChange>
          </w:rPr>
          <w:t>163</w:t>
        </w:r>
        <w:r w:rsidRPr="000F779E">
          <w:rPr>
            <w:rFonts w:eastAsia="Times New Roman"/>
            <w:lang w:eastAsia="fr-FR"/>
            <w:rPrChange w:id="30" w:author="GAJDOS Thibault" w:date="2024-11-12T13:50:00Z" w16du:dateUtc="2024-11-12T12:50:00Z">
              <w:rPr>
                <w:rFonts w:eastAsia="Times New Roman"/>
                <w:lang w:val="fr-FR" w:eastAsia="fr-FR"/>
              </w:rPr>
            </w:rPrChange>
          </w:rPr>
          <w:t>, 105742. https://doi.org/10.1016/j.neubiorev.2024.105742</w:t>
        </w:r>
      </w:ins>
    </w:p>
    <w:p w14:paraId="4E191F53" w14:textId="44733BCC" w:rsidR="00D41708" w:rsidRDefault="00D41708" w:rsidP="00D41708">
      <w:pPr>
        <w:pStyle w:val="Bibliographie"/>
      </w:pPr>
      <w:r>
        <w:t xml:space="preserve">Masse, N. Y., Rosen, M. C., &amp; Freedman, D. J. (2020). Reevaluating the Role of Persistent Neural Activity in Short-Term Memory. </w:t>
      </w:r>
      <w:r>
        <w:rPr>
          <w:i/>
          <w:iCs/>
        </w:rPr>
        <w:t>Trends in Cognitive Sciences</w:t>
      </w:r>
      <w:r>
        <w:t xml:space="preserve">, </w:t>
      </w:r>
      <w:r>
        <w:rPr>
          <w:i/>
          <w:iCs/>
        </w:rPr>
        <w:t>24</w:t>
      </w:r>
      <w:r>
        <w:t>(3), 242–258. https://doi.org/10.1016/j.tics.2019.12.014</w:t>
      </w:r>
    </w:p>
    <w:p w14:paraId="34D3A27F" w14:textId="77777777" w:rsidR="00D41708" w:rsidRDefault="00D41708" w:rsidP="00D41708">
      <w:pPr>
        <w:pStyle w:val="Bibliographie"/>
      </w:pPr>
      <w:r>
        <w:t xml:space="preserve">Mazurek, M. E., Roitman, J. D., Ditterich, J., &amp; Shadlen, M. N. (2003). A role for neural integrators in perceptual decision making. </w:t>
      </w:r>
      <w:r>
        <w:rPr>
          <w:i/>
          <w:iCs/>
        </w:rPr>
        <w:t>Cerebral Cortex (New York, N.Y.: 1991)</w:t>
      </w:r>
      <w:r>
        <w:t xml:space="preserve">, </w:t>
      </w:r>
      <w:r>
        <w:rPr>
          <w:i/>
          <w:iCs/>
        </w:rPr>
        <w:t>13</w:t>
      </w:r>
      <w:r>
        <w:t>(11), 1257–1269. https://doi.org/10.1093/cercor/bhg097</w:t>
      </w:r>
    </w:p>
    <w:p w14:paraId="360DB8D4" w14:textId="77777777" w:rsidR="00D41708" w:rsidRDefault="00D41708" w:rsidP="00D41708">
      <w:pPr>
        <w:pStyle w:val="Bibliographie"/>
      </w:pPr>
      <w:r>
        <w:t xml:space="preserve">McClelland, J. L. (1979). On the time relations of mental processes: An examination of systems of processes in cascade. </w:t>
      </w:r>
      <w:r>
        <w:rPr>
          <w:i/>
          <w:iCs/>
        </w:rPr>
        <w:t>Psychological Review</w:t>
      </w:r>
      <w:r>
        <w:t xml:space="preserve">, </w:t>
      </w:r>
      <w:r>
        <w:rPr>
          <w:i/>
          <w:iCs/>
        </w:rPr>
        <w:t>86</w:t>
      </w:r>
      <w:r>
        <w:t>(4), 287–330. https://doi.org/10.1037/0033-295X.86.4.287</w:t>
      </w:r>
    </w:p>
    <w:p w14:paraId="47787CEC" w14:textId="77777777" w:rsidR="00D41708" w:rsidRDefault="00D41708" w:rsidP="00D41708">
      <w:pPr>
        <w:pStyle w:val="Bibliographie"/>
      </w:pPr>
      <w:r>
        <w:t xml:space="preserve">Meyer, D. E., Irwin, D. E., Osman, A. M., &amp; Kounois, J. (1988). The dynamics of cognition and action: Mental processes inferred from speed-accuracy decomposition. </w:t>
      </w:r>
      <w:r>
        <w:rPr>
          <w:i/>
          <w:iCs/>
        </w:rPr>
        <w:t>Psychological Review</w:t>
      </w:r>
      <w:r>
        <w:t xml:space="preserve">, </w:t>
      </w:r>
      <w:r>
        <w:rPr>
          <w:i/>
          <w:iCs/>
        </w:rPr>
        <w:t>95</w:t>
      </w:r>
      <w:r>
        <w:t>(2), 183–237. https://doi.org/10.1037/0033-295X.95.2.183</w:t>
      </w:r>
    </w:p>
    <w:p w14:paraId="745D56C1" w14:textId="77777777" w:rsidR="00D41708" w:rsidRPr="00D41708" w:rsidRDefault="00D41708" w:rsidP="00D41708">
      <w:pPr>
        <w:pStyle w:val="Bibliographie"/>
        <w:rPr>
          <w:lang w:val="fr-FR"/>
        </w:rPr>
      </w:pPr>
      <w:r>
        <w:t xml:space="preserve">Meyer, D. E., Yantis, S., Osman, A. M., &amp; Smith, J. E. (1985). Temporal properties of human information processing: Tests of discrete versus continuous models. </w:t>
      </w:r>
      <w:r w:rsidRPr="00D41708">
        <w:rPr>
          <w:i/>
          <w:iCs/>
          <w:lang w:val="fr-FR"/>
        </w:rPr>
        <w:t>Cognitive Psychology</w:t>
      </w:r>
      <w:r w:rsidRPr="00D41708">
        <w:rPr>
          <w:lang w:val="fr-FR"/>
        </w:rPr>
        <w:t xml:space="preserve">, </w:t>
      </w:r>
      <w:r w:rsidRPr="00D41708">
        <w:rPr>
          <w:i/>
          <w:iCs/>
          <w:lang w:val="fr-FR"/>
        </w:rPr>
        <w:t>17</w:t>
      </w:r>
      <w:r w:rsidRPr="00D41708">
        <w:rPr>
          <w:lang w:val="fr-FR"/>
        </w:rPr>
        <w:t>(4), 445–518. https://doi.org/10.1016/0010-0285(85)90016-7</w:t>
      </w:r>
    </w:p>
    <w:p w14:paraId="3BD60EF8" w14:textId="77777777" w:rsidR="00D41708" w:rsidRDefault="00D41708" w:rsidP="00D41708">
      <w:pPr>
        <w:pStyle w:val="Bibliographie"/>
      </w:pPr>
      <w:r w:rsidRPr="00D41708">
        <w:rPr>
          <w:lang w:val="fr-FR"/>
        </w:rPr>
        <w:lastRenderedPageBreak/>
        <w:t xml:space="preserve">Nakayama, K., Moher, J., &amp; Song, J.-H. (2023). </w:t>
      </w:r>
      <w:r>
        <w:t xml:space="preserve">Rethinking Vision and Action. </w:t>
      </w:r>
      <w:r>
        <w:rPr>
          <w:i/>
          <w:iCs/>
        </w:rPr>
        <w:t>Annual Review of Psychology</w:t>
      </w:r>
      <w:r>
        <w:t xml:space="preserve">, </w:t>
      </w:r>
      <w:r>
        <w:rPr>
          <w:i/>
          <w:iCs/>
        </w:rPr>
        <w:t>74</w:t>
      </w:r>
      <w:r>
        <w:t>(1), 59–86. https://doi.org/10.1146/annurev-psych-021422-043229</w:t>
      </w:r>
    </w:p>
    <w:p w14:paraId="1E090674" w14:textId="77777777" w:rsidR="00D41708" w:rsidRDefault="00D41708" w:rsidP="00D41708">
      <w:pPr>
        <w:pStyle w:val="Bibliographie"/>
      </w:pPr>
      <w:r>
        <w:t xml:space="preserve">Nunez, M. D., Vandekerckhove, J., &amp; Srinivasan, R. (2017). How attention influences perceptual decision making: Single-trial EEG correlates of drift-diffusion model parameters. </w:t>
      </w:r>
      <w:r>
        <w:rPr>
          <w:i/>
          <w:iCs/>
        </w:rPr>
        <w:t>Journal of Mathematical Psychology</w:t>
      </w:r>
      <w:r>
        <w:t xml:space="preserve">, </w:t>
      </w:r>
      <w:r>
        <w:rPr>
          <w:i/>
          <w:iCs/>
        </w:rPr>
        <w:t>76</w:t>
      </w:r>
      <w:r>
        <w:t>, 117–130. https://doi.org/10.1016/j.jmp.2016.03.003</w:t>
      </w:r>
    </w:p>
    <w:p w14:paraId="5B49591F" w14:textId="77777777" w:rsidR="00D41708" w:rsidRDefault="00D41708" w:rsidP="00D41708">
      <w:pPr>
        <w:pStyle w:val="Bibliographie"/>
      </w:pPr>
      <w:r>
        <w:t xml:space="preserve">O’Connell, R. G., &amp; Kelly, S. P. (2021). Neurophysiology of Human Perceptual Decision-Making. </w:t>
      </w:r>
      <w:r>
        <w:rPr>
          <w:i/>
          <w:iCs/>
        </w:rPr>
        <w:t>Annual Review of Neuroscience</w:t>
      </w:r>
      <w:r>
        <w:t xml:space="preserve">, </w:t>
      </w:r>
      <w:r>
        <w:rPr>
          <w:i/>
          <w:iCs/>
        </w:rPr>
        <w:t>44</w:t>
      </w:r>
      <w:r>
        <w:t>, 495–516. https://doi.org/10.1146/annurev-neuro-092019-100200</w:t>
      </w:r>
    </w:p>
    <w:p w14:paraId="27ECD0F5" w14:textId="77777777" w:rsidR="00D41708" w:rsidRDefault="00D41708" w:rsidP="00D41708">
      <w:pPr>
        <w:pStyle w:val="Bibliographie"/>
      </w:pPr>
      <w:r>
        <w:t xml:space="preserve">Peirce, J., Gray, J. R., Simpson, S., MacAskill, M., Höchenberger, R., Sogo, H., Kastman, E., &amp; Lindeløv, J. K. (2019). PsychoPy2: Experiments in behavior made easy. </w:t>
      </w:r>
      <w:r>
        <w:rPr>
          <w:i/>
          <w:iCs/>
        </w:rPr>
        <w:t>Behavior Research Methods</w:t>
      </w:r>
      <w:r>
        <w:t xml:space="preserve">, </w:t>
      </w:r>
      <w:r>
        <w:rPr>
          <w:i/>
          <w:iCs/>
        </w:rPr>
        <w:t>51</w:t>
      </w:r>
      <w:r>
        <w:t>(1), 195–203. https://doi.org/10.3758/s13428-018-01193-y</w:t>
      </w:r>
    </w:p>
    <w:p w14:paraId="4319008D" w14:textId="77777777" w:rsidR="00D41708" w:rsidRDefault="00D41708" w:rsidP="00D41708">
      <w:pPr>
        <w:pStyle w:val="Bibliographie"/>
      </w:pPr>
      <w:r>
        <w:t xml:space="preserve">Pfurtscheller, G., &amp; Lopes da Silva, F. H. (1999). Event-related EEG/MEG synchronization and desynchronization: Basic principles. </w:t>
      </w:r>
      <w:r>
        <w:rPr>
          <w:i/>
          <w:iCs/>
        </w:rPr>
        <w:t>Clinical Neurophysiology: Official Journal of the International Federation of Clinical Neurophysiology</w:t>
      </w:r>
      <w:r>
        <w:t xml:space="preserve">, </w:t>
      </w:r>
      <w:r>
        <w:rPr>
          <w:i/>
          <w:iCs/>
        </w:rPr>
        <w:t>110</w:t>
      </w:r>
      <w:r>
        <w:t>(11), 1842–1857. https://doi.org/10.1016/s1388-2457(99)00141-8</w:t>
      </w:r>
    </w:p>
    <w:p w14:paraId="3136E7E2" w14:textId="77777777" w:rsidR="00D41708" w:rsidRDefault="00D41708" w:rsidP="00D41708">
      <w:pPr>
        <w:pStyle w:val="Bibliographie"/>
      </w:pPr>
      <w:r>
        <w:t xml:space="preserve">Rao, V., DeAngelis, G. C., &amp; Snyder, L. H. (2012). Neural correlates of prior expectations of motion in the lateral intraparietal and middle temporal areas. </w:t>
      </w:r>
      <w:r>
        <w:rPr>
          <w:i/>
          <w:iCs/>
        </w:rPr>
        <w:t>The Journal of Neuroscience: The Official Journal of the Society for Neuroscience</w:t>
      </w:r>
      <w:r>
        <w:t xml:space="preserve">, </w:t>
      </w:r>
      <w:r>
        <w:rPr>
          <w:i/>
          <w:iCs/>
        </w:rPr>
        <w:t>32</w:t>
      </w:r>
      <w:r>
        <w:t>(29), 10063–10074. https://doi.org/10.1523/JNEUROSCI.5948-11.2012</w:t>
      </w:r>
    </w:p>
    <w:p w14:paraId="226A8798" w14:textId="77777777" w:rsidR="00D41708" w:rsidRDefault="00D41708" w:rsidP="00D41708">
      <w:pPr>
        <w:pStyle w:val="Bibliographie"/>
      </w:pPr>
      <w:r>
        <w:t xml:space="preserve">Ratcliff, R. (1988). Continuous versus discrete information processing modeling accumulation of partial information. </w:t>
      </w:r>
      <w:r>
        <w:rPr>
          <w:i/>
          <w:iCs/>
        </w:rPr>
        <w:t>Psychological Review</w:t>
      </w:r>
      <w:r>
        <w:t xml:space="preserve">, </w:t>
      </w:r>
      <w:r>
        <w:rPr>
          <w:i/>
          <w:iCs/>
        </w:rPr>
        <w:t>95</w:t>
      </w:r>
      <w:r>
        <w:t>(2), 238–255. https://doi.org/10.1037/0033-295x.95.2.238</w:t>
      </w:r>
    </w:p>
    <w:p w14:paraId="6BE0986D" w14:textId="77777777" w:rsidR="00D41708" w:rsidRDefault="00D41708" w:rsidP="00D41708">
      <w:pPr>
        <w:pStyle w:val="Bibliographie"/>
      </w:pPr>
      <w:r>
        <w:lastRenderedPageBreak/>
        <w:t xml:space="preserve">Ratcliff, R. (2006). Modeling response signal and response time data. </w:t>
      </w:r>
      <w:r>
        <w:rPr>
          <w:i/>
          <w:iCs/>
        </w:rPr>
        <w:t>Cognitive Psychology</w:t>
      </w:r>
      <w:r>
        <w:t xml:space="preserve">, </w:t>
      </w:r>
      <w:r>
        <w:rPr>
          <w:i/>
          <w:iCs/>
        </w:rPr>
        <w:t>53</w:t>
      </w:r>
      <w:r>
        <w:t>(3), 195–237. https://doi.org/10.1016/j.cogpsych.2005.10.002</w:t>
      </w:r>
    </w:p>
    <w:p w14:paraId="22446F02" w14:textId="77777777" w:rsidR="00D41708" w:rsidRDefault="00D41708" w:rsidP="00D41708">
      <w:pPr>
        <w:pStyle w:val="Bibliographie"/>
      </w:pPr>
      <w:r>
        <w:t xml:space="preserve">Ratcliff, R., Sederberg, P., Smith, T., &amp; Childers, R. (2016). A Single Trial Analysis of EEG in Recognition Memory: Tracking the Neural Correlates of Memory Strength. </w:t>
      </w:r>
      <w:r>
        <w:rPr>
          <w:i/>
          <w:iCs/>
        </w:rPr>
        <w:t>Neuropsychologia</w:t>
      </w:r>
      <w:r>
        <w:t xml:space="preserve">, </w:t>
      </w:r>
      <w:r>
        <w:rPr>
          <w:i/>
          <w:iCs/>
        </w:rPr>
        <w:t>93</w:t>
      </w:r>
      <w:r>
        <w:t>(Pt A), 128–141. https://doi.org/10.1016/j.neuropsychologia.2016.09.026</w:t>
      </w:r>
    </w:p>
    <w:p w14:paraId="3663584C" w14:textId="77777777" w:rsidR="00D41708" w:rsidRDefault="00D41708" w:rsidP="00D41708">
      <w:pPr>
        <w:pStyle w:val="Bibliographie"/>
      </w:pPr>
      <w:r>
        <w:t xml:space="preserve">Ratcliff, R., &amp; Smith, P. L. (2004). A comparison of sequential sampling models for two-choice reaction time. </w:t>
      </w:r>
      <w:r>
        <w:rPr>
          <w:i/>
          <w:iCs/>
        </w:rPr>
        <w:t>Psychological Review</w:t>
      </w:r>
      <w:r>
        <w:t xml:space="preserve">, </w:t>
      </w:r>
      <w:r>
        <w:rPr>
          <w:i/>
          <w:iCs/>
        </w:rPr>
        <w:t>111</w:t>
      </w:r>
      <w:r>
        <w:t>(2), 333–367. https://doi.org/10.1037/0033-295X.111.2.333</w:t>
      </w:r>
    </w:p>
    <w:p w14:paraId="1C3F3AC5" w14:textId="77777777" w:rsidR="00D41708" w:rsidRDefault="00D41708" w:rsidP="00D41708">
      <w:pPr>
        <w:pStyle w:val="Bibliographie"/>
      </w:pPr>
      <w:r>
        <w:t xml:space="preserve">Ratcliff, R., Smith, P. L., Brown, S. D., &amp; McKoon, G. (2016). Diffusion Decision Model: Current Issues and History. </w:t>
      </w:r>
      <w:r>
        <w:rPr>
          <w:i/>
          <w:iCs/>
        </w:rPr>
        <w:t>Trends in Cognitive Sciences</w:t>
      </w:r>
      <w:r>
        <w:t xml:space="preserve">, </w:t>
      </w:r>
      <w:r>
        <w:rPr>
          <w:i/>
          <w:iCs/>
        </w:rPr>
        <w:t>20</w:t>
      </w:r>
      <w:r>
        <w:t>(4), 260–281. https://doi.org/10.1016/j.tics.2016.01.007</w:t>
      </w:r>
    </w:p>
    <w:p w14:paraId="40BE6544" w14:textId="77777777" w:rsidR="00D41708" w:rsidRDefault="00D41708" w:rsidP="00D41708">
      <w:pPr>
        <w:pStyle w:val="Bibliographie"/>
      </w:pPr>
      <w:r>
        <w:t xml:space="preserve">Ratcliff, R., &amp; Van Dongen, H. P. A. (2011). Diffusion model for one-choice reaction-time tasks and the cognitive effects of sleep deprivation. </w:t>
      </w:r>
      <w:r>
        <w:rPr>
          <w:i/>
          <w:iCs/>
        </w:rPr>
        <w:t>Proceedings of the National Academy of Sciences of the United States of America</w:t>
      </w:r>
      <w:r>
        <w:t xml:space="preserve">, </w:t>
      </w:r>
      <w:r>
        <w:rPr>
          <w:i/>
          <w:iCs/>
        </w:rPr>
        <w:t>108</w:t>
      </w:r>
      <w:r>
        <w:t>(27), 11285–11290. https://doi.org/10.1073/pnas.1100483108</w:t>
      </w:r>
    </w:p>
    <w:p w14:paraId="633FC967" w14:textId="77777777" w:rsidR="00D41708" w:rsidRDefault="00D41708" w:rsidP="00D41708">
      <w:pPr>
        <w:pStyle w:val="Bibliographie"/>
      </w:pPr>
      <w:r>
        <w:t xml:space="preserve">Requin, J., Brener, J., &amp; Ring, C. (1991). Preparation for action. In </w:t>
      </w:r>
      <w:r>
        <w:rPr>
          <w:i/>
          <w:iCs/>
        </w:rPr>
        <w:t>Handbook of Cognitive Psychophysiology: Central and Autonomic Nervous System Approaches</w:t>
      </w:r>
      <w:r>
        <w:t xml:space="preserve"> (pp. 357–448). Wiley.</w:t>
      </w:r>
    </w:p>
    <w:p w14:paraId="211E5D3F" w14:textId="77777777" w:rsidR="00D41708" w:rsidRDefault="00D41708" w:rsidP="00D41708">
      <w:pPr>
        <w:pStyle w:val="Bibliographie"/>
      </w:pPr>
      <w:r>
        <w:t xml:space="preserve">Rogge, J., Jocham, G., &amp; Ullsperger, M. (2022). Motor cortical signals reflecting decision making and action preparation. </w:t>
      </w:r>
      <w:r>
        <w:rPr>
          <w:i/>
          <w:iCs/>
        </w:rPr>
        <w:t>NeuroImage</w:t>
      </w:r>
      <w:r>
        <w:t xml:space="preserve">, </w:t>
      </w:r>
      <w:r>
        <w:rPr>
          <w:i/>
          <w:iCs/>
        </w:rPr>
        <w:t>263</w:t>
      </w:r>
      <w:r>
        <w:t>, 119667. https://doi.org/10.1016/j.neuroimage.2022.119667</w:t>
      </w:r>
    </w:p>
    <w:p w14:paraId="24EBF1C9" w14:textId="77777777" w:rsidR="00D41708" w:rsidRDefault="00D41708" w:rsidP="00D41708">
      <w:pPr>
        <w:pStyle w:val="Bibliographie"/>
      </w:pPr>
      <w:r>
        <w:t xml:space="preserve">Roitman, J. D., &amp; Shadlen, M. N. (2002). Response of neurons in the lateral intraparietal area during a combined visual discrimination reaction time task. </w:t>
      </w:r>
      <w:r>
        <w:rPr>
          <w:i/>
          <w:iCs/>
        </w:rPr>
        <w:t xml:space="preserve">The Journal of </w:t>
      </w:r>
      <w:r>
        <w:rPr>
          <w:i/>
          <w:iCs/>
        </w:rPr>
        <w:lastRenderedPageBreak/>
        <w:t>Neuroscience: The Official Journal of the Society for Neuroscience</w:t>
      </w:r>
      <w:r>
        <w:t xml:space="preserve">, </w:t>
      </w:r>
      <w:r>
        <w:rPr>
          <w:i/>
          <w:iCs/>
        </w:rPr>
        <w:t>22</w:t>
      </w:r>
      <w:r>
        <w:t>(21), 9475–9489.</w:t>
      </w:r>
    </w:p>
    <w:p w14:paraId="0AA772D5" w14:textId="77777777" w:rsidR="00D41708" w:rsidRPr="00D41708" w:rsidRDefault="00D41708" w:rsidP="00D41708">
      <w:pPr>
        <w:pStyle w:val="Bibliographie"/>
        <w:rPr>
          <w:lang w:val="fr-FR"/>
        </w:rPr>
      </w:pPr>
      <w:r>
        <w:t xml:space="preserve">Rolke, B. (2008). Temporal preparation facilitates perceptual identification of letters. </w:t>
      </w:r>
      <w:r w:rsidRPr="00D41708">
        <w:rPr>
          <w:i/>
          <w:iCs/>
          <w:lang w:val="fr-FR"/>
        </w:rPr>
        <w:t>Perception &amp; Psychophysics</w:t>
      </w:r>
      <w:r w:rsidRPr="00D41708">
        <w:rPr>
          <w:lang w:val="fr-FR"/>
        </w:rPr>
        <w:t xml:space="preserve">, </w:t>
      </w:r>
      <w:r w:rsidRPr="00D41708">
        <w:rPr>
          <w:i/>
          <w:iCs/>
          <w:lang w:val="fr-FR"/>
        </w:rPr>
        <w:t>70</w:t>
      </w:r>
      <w:r w:rsidRPr="00D41708">
        <w:rPr>
          <w:lang w:val="fr-FR"/>
        </w:rPr>
        <w:t>(7), 1305–1313. https://doi.org/10.3758/PP.70.7.1305</w:t>
      </w:r>
    </w:p>
    <w:p w14:paraId="54ECFB71" w14:textId="77777777" w:rsidR="00D41708" w:rsidRDefault="00D41708" w:rsidP="00D41708">
      <w:pPr>
        <w:pStyle w:val="Bibliographie"/>
      </w:pPr>
      <w:r w:rsidRPr="00D41708">
        <w:rPr>
          <w:lang w:val="fr-FR"/>
        </w:rPr>
        <w:t xml:space="preserve">Rolke, B., &amp; Ulrich, R. (2010). </w:t>
      </w:r>
      <w:r>
        <w:t xml:space="preserve">On the locus of temporal preparation: Enhancement of premotor processes? In A. C. Nobre &amp; J. T. Coull (Eds.), </w:t>
      </w:r>
      <w:r>
        <w:rPr>
          <w:i/>
          <w:iCs/>
        </w:rPr>
        <w:t>Attention and Time</w:t>
      </w:r>
      <w:r>
        <w:t xml:space="preserve"> (pp. 227–242). Oxford University Press. https://doi.org/10.1093/acprof:oso/9780199563456.003.0017</w:t>
      </w:r>
    </w:p>
    <w:p w14:paraId="22770262" w14:textId="77777777" w:rsidR="00D41708" w:rsidRDefault="00D41708" w:rsidP="00D41708">
      <w:pPr>
        <w:pStyle w:val="Bibliographie"/>
      </w:pPr>
      <w:r>
        <w:t xml:space="preserve">Santello, M., &amp; McDonagh, M. J. (1998). The control of timing and amplitude of EMG activity in landing movements in humans. </w:t>
      </w:r>
      <w:r>
        <w:rPr>
          <w:i/>
          <w:iCs/>
        </w:rPr>
        <w:t>Experimental Physiology</w:t>
      </w:r>
      <w:r>
        <w:t xml:space="preserve">, </w:t>
      </w:r>
      <w:r>
        <w:rPr>
          <w:i/>
          <w:iCs/>
        </w:rPr>
        <w:t>83</w:t>
      </w:r>
      <w:r>
        <w:t>(6), 857–874. https://doi.org/10.1113/expphysiol.1998.sp004165</w:t>
      </w:r>
    </w:p>
    <w:p w14:paraId="4AA32565" w14:textId="77777777" w:rsidR="00D41708" w:rsidRDefault="00D41708" w:rsidP="00D41708">
      <w:pPr>
        <w:pStyle w:val="Bibliographie"/>
      </w:pPr>
      <w:r>
        <w:t xml:space="preserve">Schall, J. D. (2019). Accumulators, Neurons, and Response Time. </w:t>
      </w:r>
      <w:r>
        <w:rPr>
          <w:i/>
          <w:iCs/>
        </w:rPr>
        <w:t>Trends in Neurosciences</w:t>
      </w:r>
      <w:r>
        <w:t xml:space="preserve">, </w:t>
      </w:r>
      <w:r>
        <w:rPr>
          <w:i/>
          <w:iCs/>
        </w:rPr>
        <w:t>42</w:t>
      </w:r>
      <w:r>
        <w:t>(12), 848–860. https://doi.org/10.1016/j.tins.2019.10.001</w:t>
      </w:r>
    </w:p>
    <w:p w14:paraId="6FDE6B94" w14:textId="77777777" w:rsidR="00D41708" w:rsidRDefault="00D41708" w:rsidP="00D41708">
      <w:pPr>
        <w:pStyle w:val="Bibliographie"/>
      </w:pPr>
      <w:r>
        <w:t xml:space="preserve">Seibold, V. C., Balke, J., &amp; Rolke, B. (2023). Temporal attention. </w:t>
      </w:r>
      <w:r>
        <w:rPr>
          <w:i/>
          <w:iCs/>
        </w:rPr>
        <w:t>Frontiers in Cognition</w:t>
      </w:r>
      <w:r>
        <w:t xml:space="preserve">, </w:t>
      </w:r>
      <w:r>
        <w:rPr>
          <w:i/>
          <w:iCs/>
        </w:rPr>
        <w:t>2</w:t>
      </w:r>
      <w:r>
        <w:t>. https://doi.org/10.3389/fcogn.2023.1168320</w:t>
      </w:r>
    </w:p>
    <w:p w14:paraId="42D20F71" w14:textId="77777777" w:rsidR="00D41708" w:rsidRDefault="00D41708" w:rsidP="00D41708">
      <w:pPr>
        <w:pStyle w:val="Bibliographie"/>
      </w:pPr>
      <w:r>
        <w:t xml:space="preserve">Servant, M., Logan, G. D., Gajdos, T., &amp; Evans, N. J. (2021). An integrated theory of deciding and acting. </w:t>
      </w:r>
      <w:r>
        <w:rPr>
          <w:i/>
          <w:iCs/>
        </w:rPr>
        <w:t>Journal of Experimental Psychology. General</w:t>
      </w:r>
      <w:r>
        <w:t xml:space="preserve">, </w:t>
      </w:r>
      <w:r>
        <w:rPr>
          <w:i/>
          <w:iCs/>
        </w:rPr>
        <w:t>150</w:t>
      </w:r>
      <w:r>
        <w:t>(12), 2435–2454. https://doi.org/10.1037/xge0001063</w:t>
      </w:r>
    </w:p>
    <w:p w14:paraId="0FA73380" w14:textId="77777777" w:rsidR="00D41708" w:rsidRDefault="00D41708" w:rsidP="00D41708">
      <w:pPr>
        <w:pStyle w:val="Bibliographie"/>
      </w:pPr>
      <w:r>
        <w:t xml:space="preserve">Shadlen, M. N., &amp; Newsome, W. T. (2001). Neural basis of a perceptual decision in the parietal cortex (area LIP) of the rhesus monkey. </w:t>
      </w:r>
      <w:r>
        <w:rPr>
          <w:i/>
          <w:iCs/>
        </w:rPr>
        <w:t>Journal of Neurophysiology</w:t>
      </w:r>
      <w:r>
        <w:t xml:space="preserve">, </w:t>
      </w:r>
      <w:r>
        <w:rPr>
          <w:i/>
          <w:iCs/>
        </w:rPr>
        <w:t>86</w:t>
      </w:r>
      <w:r>
        <w:t>(4), 1916–1936. https://doi.org/10.1152/jn.2001.86.4.1916</w:t>
      </w:r>
    </w:p>
    <w:p w14:paraId="1C6F79FD" w14:textId="77777777" w:rsidR="00D41708" w:rsidRDefault="00D41708" w:rsidP="00D41708">
      <w:pPr>
        <w:pStyle w:val="Bibliographie"/>
      </w:pPr>
      <w:r>
        <w:t xml:space="preserve">Shushruth, S., Zylberberg, A., &amp; Shadlen, M. N. (2022). Sequential sampling from memory underlies action selection during abstract decision-making. </w:t>
      </w:r>
      <w:r>
        <w:rPr>
          <w:i/>
          <w:iCs/>
        </w:rPr>
        <w:t>Current Biology: CB</w:t>
      </w:r>
      <w:r>
        <w:t xml:space="preserve">, </w:t>
      </w:r>
      <w:r>
        <w:rPr>
          <w:i/>
          <w:iCs/>
        </w:rPr>
        <w:t>32</w:t>
      </w:r>
      <w:r>
        <w:t>(9), 1949-1960.e5. https://doi.org/10.1016/j.cub.2022.03.014</w:t>
      </w:r>
    </w:p>
    <w:p w14:paraId="7BA79322" w14:textId="77777777" w:rsidR="00D41708" w:rsidRDefault="00D41708" w:rsidP="00D41708">
      <w:pPr>
        <w:pStyle w:val="Bibliographie"/>
      </w:pPr>
      <w:r>
        <w:lastRenderedPageBreak/>
        <w:t xml:space="preserve">Smith, P. L. (1995). Psychophysically principled models of visual simple reaction time. </w:t>
      </w:r>
      <w:r>
        <w:rPr>
          <w:i/>
          <w:iCs/>
        </w:rPr>
        <w:t>Psychological Review</w:t>
      </w:r>
      <w:r>
        <w:t xml:space="preserve">, </w:t>
      </w:r>
      <w:r>
        <w:rPr>
          <w:i/>
          <w:iCs/>
        </w:rPr>
        <w:t>102</w:t>
      </w:r>
      <w:r>
        <w:t>(3), 567–593. https://doi.org/10.1037/0033-295X.102.3.567</w:t>
      </w:r>
    </w:p>
    <w:p w14:paraId="66C47057" w14:textId="77777777" w:rsidR="00D41708" w:rsidRDefault="00D41708" w:rsidP="00D41708">
      <w:pPr>
        <w:pStyle w:val="Bibliographie"/>
      </w:pPr>
      <w:r>
        <w:t xml:space="preserve">Song, J.-H., &amp; Nakayama, K. (2009). Hidden cognitive states revealed in choice reaching tasks. </w:t>
      </w:r>
      <w:r>
        <w:rPr>
          <w:i/>
          <w:iCs/>
        </w:rPr>
        <w:t>Trends in Cognitive Sciences</w:t>
      </w:r>
      <w:r>
        <w:t xml:space="preserve">, </w:t>
      </w:r>
      <w:r>
        <w:rPr>
          <w:i/>
          <w:iCs/>
        </w:rPr>
        <w:t>13</w:t>
      </w:r>
      <w:r>
        <w:t>(8), 360–366. https://doi.org/10.1016/j.tics.2009.04.009</w:t>
      </w:r>
    </w:p>
    <w:p w14:paraId="1916B683" w14:textId="77777777" w:rsidR="00D41708" w:rsidRDefault="00D41708" w:rsidP="00D41708">
      <w:pPr>
        <w:pStyle w:val="Bibliographie"/>
      </w:pPr>
      <w:r>
        <w:t xml:space="preserve">Stone, M. (1960). Models for choice-reaction time. </w:t>
      </w:r>
      <w:r>
        <w:rPr>
          <w:i/>
          <w:iCs/>
        </w:rPr>
        <w:t>Psychometrika</w:t>
      </w:r>
      <w:r>
        <w:t xml:space="preserve">, </w:t>
      </w:r>
      <w:r>
        <w:rPr>
          <w:i/>
          <w:iCs/>
        </w:rPr>
        <w:t>25</w:t>
      </w:r>
      <w:r>
        <w:t>(3), 251–260. https://doi.org/10.1007/BF02289729</w:t>
      </w:r>
    </w:p>
    <w:p w14:paraId="17649190" w14:textId="77777777" w:rsidR="00D41708" w:rsidRDefault="00D41708" w:rsidP="00D41708">
      <w:pPr>
        <w:pStyle w:val="Bibliographie"/>
      </w:pPr>
      <w:r>
        <w:t xml:space="preserve">Tandonnet, C., Burle, B., Vidal, F., &amp; Hasbroucq, T. (2003). The influence of time preparation on motor processes assessed by surface Laplacian estimation. </w:t>
      </w:r>
      <w:r>
        <w:rPr>
          <w:i/>
          <w:iCs/>
        </w:rPr>
        <w:t>Clinical Neurophysiology: Official Journal of the International Federation of Clinical Neurophysiology</w:t>
      </w:r>
      <w:r>
        <w:t xml:space="preserve">, </w:t>
      </w:r>
      <w:r>
        <w:rPr>
          <w:i/>
          <w:iCs/>
        </w:rPr>
        <w:t>114</w:t>
      </w:r>
      <w:r>
        <w:t>(12), 2376–2384. https://doi.org/10.1016/s1388-2457(03)00253-0</w:t>
      </w:r>
    </w:p>
    <w:p w14:paraId="08311037" w14:textId="77777777" w:rsidR="00D41708" w:rsidRDefault="00D41708" w:rsidP="00D41708">
      <w:pPr>
        <w:pStyle w:val="Bibliographie"/>
      </w:pPr>
      <w:r>
        <w:t xml:space="preserve">Thura, D., Beauregard-Racine, J., Fradet, C.-W., &amp; Cisek, P. (2012). Decision making by urgency gating: Theory and experimental support. </w:t>
      </w:r>
      <w:r>
        <w:rPr>
          <w:i/>
          <w:iCs/>
        </w:rPr>
        <w:t>Journal of Neurophysiology</w:t>
      </w:r>
      <w:r>
        <w:t xml:space="preserve">, </w:t>
      </w:r>
      <w:r>
        <w:rPr>
          <w:i/>
          <w:iCs/>
        </w:rPr>
        <w:t>108</w:t>
      </w:r>
      <w:r>
        <w:t>(11), 2912–2930. https://doi.org/10.1152/jn.01071.2011</w:t>
      </w:r>
    </w:p>
    <w:p w14:paraId="5D47CBB8" w14:textId="77777777" w:rsidR="00D41708" w:rsidRDefault="00D41708" w:rsidP="00D41708">
      <w:pPr>
        <w:pStyle w:val="Bibliographie"/>
      </w:pPr>
      <w:r>
        <w:t xml:space="preserve">Twomey, D. M., Kelly, S. P., &amp; O’Connell, R. G. (2016). Abstract and Effector-Selective Decision Signals Exhibit Qualitatively Distinct Dynamics before Delayed Perceptual Reports. </w:t>
      </w:r>
      <w:r>
        <w:rPr>
          <w:i/>
          <w:iCs/>
        </w:rPr>
        <w:t>The Journal of Neuroscience: The Official Journal of the Society for Neuroscience</w:t>
      </w:r>
      <w:r>
        <w:t xml:space="preserve">, </w:t>
      </w:r>
      <w:r>
        <w:rPr>
          <w:i/>
          <w:iCs/>
        </w:rPr>
        <w:t>36</w:t>
      </w:r>
      <w:r>
        <w:t>(28), 7346–7352. https://doi.org/10.1523/JNEUROSCI.4162-15.2016</w:t>
      </w:r>
    </w:p>
    <w:p w14:paraId="265F4576" w14:textId="77777777" w:rsidR="00D41708" w:rsidRDefault="00D41708" w:rsidP="00D41708">
      <w:pPr>
        <w:pStyle w:val="Bibliographie"/>
      </w:pPr>
      <w:r>
        <w:t xml:space="preserve">Usher, M., &amp; McClelland, J. L. (2001). The time course of perceptual choice: The leaky, competing accumulator model. </w:t>
      </w:r>
      <w:r>
        <w:rPr>
          <w:i/>
          <w:iCs/>
        </w:rPr>
        <w:t>Psychological Review</w:t>
      </w:r>
      <w:r>
        <w:t xml:space="preserve">, </w:t>
      </w:r>
      <w:r>
        <w:rPr>
          <w:i/>
          <w:iCs/>
        </w:rPr>
        <w:t>108</w:t>
      </w:r>
      <w:r>
        <w:t>(3), 550–592. https://doi.org/10.1037/0033-295x.108.3.550</w:t>
      </w:r>
    </w:p>
    <w:p w14:paraId="2FF87DC2" w14:textId="77777777" w:rsidR="00D41708" w:rsidRDefault="00D41708" w:rsidP="00D41708">
      <w:pPr>
        <w:pStyle w:val="Bibliographie"/>
      </w:pPr>
      <w:r>
        <w:t xml:space="preserve">Verdonck, S., Loossens, T., &amp; Philiastides, M. G. (2020). The Leaky Integrating Threshold and its impact on evidence accumulation models of choice response time (RT). </w:t>
      </w:r>
      <w:r>
        <w:rPr>
          <w:i/>
          <w:iCs/>
        </w:rPr>
        <w:t>Psychological Review</w:t>
      </w:r>
      <w:r>
        <w:t>. https://doi.org/10.1037/rev0000258</w:t>
      </w:r>
    </w:p>
    <w:p w14:paraId="6AFD56A9" w14:textId="77777777" w:rsidR="00D41708" w:rsidRDefault="00D41708" w:rsidP="00D41708">
      <w:pPr>
        <w:pStyle w:val="Bibliographie"/>
      </w:pPr>
      <w:r>
        <w:lastRenderedPageBreak/>
        <w:t xml:space="preserve">Vigotsky, A. D., Halperin, I., Lehman, G. J., Trajano, G. S., &amp; Vieira, T. M. (2018). Interpreting Signal Amplitudes in Surface Electromyography Studies in Sport and Rehabilitation Sciences. </w:t>
      </w:r>
      <w:r>
        <w:rPr>
          <w:i/>
          <w:iCs/>
        </w:rPr>
        <w:t>Frontiers in Physiology</w:t>
      </w:r>
      <w:r>
        <w:t xml:space="preserve">, </w:t>
      </w:r>
      <w:r>
        <w:rPr>
          <w:i/>
          <w:iCs/>
        </w:rPr>
        <w:t>8</w:t>
      </w:r>
      <w:r>
        <w:t>. https://doi.org/10.3389/fphys.2017.00985</w:t>
      </w:r>
    </w:p>
    <w:p w14:paraId="13F293C6" w14:textId="77777777" w:rsidR="00D41708" w:rsidRDefault="00D41708" w:rsidP="00D41708">
      <w:pPr>
        <w:pStyle w:val="Bibliographie"/>
      </w:pPr>
      <w:r>
        <w:t xml:space="preserve">Wang, X.-J. (2008). Decision making in recurrent neuronal circuits. </w:t>
      </w:r>
      <w:r>
        <w:rPr>
          <w:i/>
          <w:iCs/>
        </w:rPr>
        <w:t>Neuron</w:t>
      </w:r>
      <w:r>
        <w:t xml:space="preserve">, </w:t>
      </w:r>
      <w:r>
        <w:rPr>
          <w:i/>
          <w:iCs/>
        </w:rPr>
        <w:t>60</w:t>
      </w:r>
      <w:r>
        <w:t>(2), 215–234. https://doi.org/10.1016/j.neuron.2008.09.034</w:t>
      </w:r>
    </w:p>
    <w:p w14:paraId="5C1BC881" w14:textId="77777777" w:rsidR="00D41708" w:rsidRDefault="00D41708" w:rsidP="00D41708">
      <w:pPr>
        <w:pStyle w:val="Bibliographie"/>
      </w:pPr>
      <w:r>
        <w:t xml:space="preserve">Wong, K.-F., &amp; Wang, X.-J. (2006). A recurrent network mechanism of time integration in perceptual decisions. </w:t>
      </w:r>
      <w:r>
        <w:rPr>
          <w:i/>
          <w:iCs/>
        </w:rPr>
        <w:t>The Journal of Neuroscience: The Official Journal of the Society for Neuroscience</w:t>
      </w:r>
      <w:r>
        <w:t xml:space="preserve">, </w:t>
      </w:r>
      <w:r>
        <w:rPr>
          <w:i/>
          <w:iCs/>
        </w:rPr>
        <w:t>26</w:t>
      </w:r>
      <w:r>
        <w:t>(4), 1314–1328. https://doi.org/10.1523/JNEUROSCI.3733-05.2006</w:t>
      </w:r>
    </w:p>
    <w:p w14:paraId="30E7D1D5" w14:textId="77777777" w:rsidR="00D41708" w:rsidRDefault="00D41708" w:rsidP="00D41708">
      <w:pPr>
        <w:pStyle w:val="Bibliographie"/>
      </w:pPr>
      <w:r>
        <w:t xml:space="preserve">Woodrow, H. (1914). The measurement of attention. </w:t>
      </w:r>
      <w:r>
        <w:rPr>
          <w:i/>
          <w:iCs/>
        </w:rPr>
        <w:t>The Psychological Monographs</w:t>
      </w:r>
      <w:r>
        <w:t xml:space="preserve">, </w:t>
      </w:r>
      <w:r>
        <w:rPr>
          <w:i/>
          <w:iCs/>
        </w:rPr>
        <w:t>17</w:t>
      </w:r>
      <w:r>
        <w:t>(5), i–158. https://doi.org/10.1037/h0093087</w:t>
      </w:r>
    </w:p>
    <w:p w14:paraId="39AAA5A9" w14:textId="260AECE1" w:rsidR="002752A0" w:rsidRDefault="002752A0" w:rsidP="003628F4">
      <w:r>
        <w:fldChar w:fldCharType="end"/>
      </w:r>
    </w:p>
    <w:p w14:paraId="729C9676" w14:textId="2ED3FDEE" w:rsidR="002752A0" w:rsidRPr="002752A0" w:rsidRDefault="002752A0" w:rsidP="003628F4"/>
    <w:sectPr w:rsidR="002752A0" w:rsidRPr="002752A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32B8A16" w14:textId="77777777" w:rsidR="007428C2" w:rsidRDefault="007428C2" w:rsidP="003628F4">
      <w:r>
        <w:separator/>
      </w:r>
    </w:p>
    <w:p w14:paraId="785D3AB7" w14:textId="77777777" w:rsidR="007428C2" w:rsidRDefault="007428C2" w:rsidP="003628F4"/>
  </w:endnote>
  <w:endnote w:type="continuationSeparator" w:id="0">
    <w:p w14:paraId="13E2D153" w14:textId="77777777" w:rsidR="007428C2" w:rsidRDefault="007428C2" w:rsidP="003628F4">
      <w:r>
        <w:continuationSeparator/>
      </w:r>
    </w:p>
    <w:p w14:paraId="7F851725" w14:textId="77777777" w:rsidR="007428C2" w:rsidRDefault="007428C2" w:rsidP="003628F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ACFF" w:usb2="00000009" w:usb3="00000000" w:csb0="000001FF" w:csb1="00000000"/>
  </w:font>
  <w:font w:name="Segoe UI">
    <w:panose1 w:val="020B0604020202020204"/>
    <w:charset w:val="00"/>
    <w:family w:val="swiss"/>
    <w:pitch w:val="variable"/>
    <w:sig w:usb0="E4002EFF" w:usb1="C000E47F" w:usb2="00000009" w:usb3="00000000" w:csb0="000001FF" w:csb1="00000000"/>
  </w:font>
  <w:font w:name="Times">
    <w:altName w:val="Times New Roman"/>
    <w:panose1 w:val="00000500000000020000"/>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21352713"/>
      <w:docPartObj>
        <w:docPartGallery w:val="Page Numbers (Bottom of Page)"/>
        <w:docPartUnique/>
      </w:docPartObj>
    </w:sdtPr>
    <w:sdtContent>
      <w:p w14:paraId="1D2A2DFD" w14:textId="06CD2955" w:rsidR="00253957" w:rsidRDefault="00253957">
        <w:pPr>
          <w:pStyle w:val="Pieddepage"/>
          <w:jc w:val="center"/>
        </w:pPr>
        <w:r>
          <w:fldChar w:fldCharType="begin"/>
        </w:r>
        <w:r>
          <w:instrText>PAGE   \* MERGEFORMAT</w:instrText>
        </w:r>
        <w:r>
          <w:fldChar w:fldCharType="separate"/>
        </w:r>
        <w:r w:rsidR="008A6419" w:rsidRPr="008A6419">
          <w:rPr>
            <w:noProof/>
            <w:lang w:val="fr-FR"/>
          </w:rPr>
          <w:t>57</w:t>
        </w:r>
        <w:r>
          <w:fldChar w:fldCharType="end"/>
        </w:r>
      </w:p>
    </w:sdtContent>
  </w:sdt>
  <w:p w14:paraId="447E154C" w14:textId="0B678371" w:rsidR="00253957" w:rsidRDefault="00253957" w:rsidP="002B7477">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DBD214" w14:textId="77777777" w:rsidR="007428C2" w:rsidRDefault="007428C2" w:rsidP="003628F4">
      <w:r>
        <w:separator/>
      </w:r>
    </w:p>
  </w:footnote>
  <w:footnote w:type="continuationSeparator" w:id="0">
    <w:p w14:paraId="7400D099" w14:textId="77777777" w:rsidR="007428C2" w:rsidRDefault="007428C2" w:rsidP="003628F4">
      <w:r>
        <w:continuationSeparator/>
      </w:r>
    </w:p>
  </w:footnote>
  <w:footnote w:type="continuationNotice" w:id="1">
    <w:p w14:paraId="2940694A" w14:textId="77777777" w:rsidR="007428C2" w:rsidRDefault="007428C2">
      <w:pPr>
        <w:spacing w:after="0" w:line="240" w:lineRule="auto"/>
      </w:pPr>
    </w:p>
  </w:footnote>
  <w:footnote w:id="2">
    <w:p w14:paraId="434F6D66" w14:textId="77777777" w:rsidR="00253957" w:rsidRPr="00897AE8" w:rsidRDefault="00253957" w:rsidP="004D46DC">
      <w:pPr>
        <w:pStyle w:val="Notedebasdepage"/>
        <w:contextualSpacing/>
      </w:pPr>
      <w:r w:rsidRPr="00897AE8">
        <w:rPr>
          <w:rStyle w:val="Appelnotedebasdep"/>
        </w:rPr>
        <w:footnoteRef/>
      </w:r>
      <w:r w:rsidRPr="00897AE8">
        <w:t xml:space="preserve"> </w:t>
      </w:r>
      <w:r>
        <w:t>A</w:t>
      </w:r>
      <w:r w:rsidRPr="00897AE8">
        <w:t xml:space="preserve"> full mathematical </w:t>
      </w:r>
      <w:r>
        <w:t xml:space="preserve">specification of the models is available in </w:t>
      </w:r>
      <w:proofErr w:type="spellStart"/>
      <w:r>
        <w:t>Verdonck</w:t>
      </w:r>
      <w:proofErr w:type="spellEnd"/>
      <w:r>
        <w:t xml:space="preserve"> et al. (2020) and Dendauw et al. (2024). </w:t>
      </w:r>
    </w:p>
  </w:footnote>
  <w:footnote w:id="3">
    <w:p w14:paraId="5924BAD8" w14:textId="3C086DEC" w:rsidR="00253957" w:rsidRPr="00F74CFB" w:rsidRDefault="00253957" w:rsidP="004D46DC">
      <w:pPr>
        <w:pStyle w:val="Notedebasdepage"/>
        <w:contextualSpacing/>
      </w:pPr>
      <w:r w:rsidRPr="00F74CFB">
        <w:rPr>
          <w:rStyle w:val="Appelnotedebasdep"/>
        </w:rPr>
        <w:footnoteRef/>
      </w:r>
      <w:r>
        <w:t xml:space="preserve"> </w:t>
      </w:r>
      <w:r w:rsidRPr="00F74CFB">
        <w:t xml:space="preserve">Evidence for a filtering mechanism at the motor preparation </w:t>
      </w:r>
      <w:r>
        <w:t xml:space="preserve">level </w:t>
      </w:r>
      <w:r w:rsidRPr="00F74CFB">
        <w:t>comes from model fits to behavioral and electrophysiological data</w:t>
      </w:r>
      <w:r>
        <w:t xml:space="preserve"> in FR tasks </w:t>
      </w:r>
      <w:r>
        <w:fldChar w:fldCharType="begin"/>
      </w:r>
      <w:r>
        <w:instrText xml:space="preserve"> ADDIN ZOTERO_ITEM CSL_CITATION {"citationID":"mMXU7qJs","properties":{"formattedCitation":"(Balsdon et al., 2023; Dendauw et al., 2024; Verdonck et al., 2020)","plainCitation":"(Balsdon et al., 2023; Dendauw et al., 2024; Verdonck et al., 2020)","noteIndex":2},"citationItems":[{"id":7770,"uris":["http://zotero.org/users/5679506/items/H4QPT5ET"],"itemData":{"id":7770,"type":"article-journal","abstract":"Sensorimotor decision-making is believed to involve a process of accumulating sensory evidence over time. While current theories posit a single accumulation process prior to planning an overt motor response, here, we propose an active role of motor processes in decision formation via a secondary leaky motor accumulation stage. The motor leak adapts the \"memory\" with which this secondary accumulator reintegrates the primary accumulated sensory evidence, thus adjusting the temporal smoothing in the motor evidence and, correspondingly, the lag between the primary and motor accumulators. We compare this framework against different single accumulator variants using formal model comparison, fitting choice, and response times in a task where human observers made categorical decisions about a noisy sequence of images, under different speed-accuracy trade-off instructions. We show that, rather than boundary adjustments (controlling the amount of evidence accumulated for decision commitment), adjustment of the leak in the secondary motor accumulator provides the better description of behavior across conditions. Importantly, we derive neural correlates of these 2 integration processes from electroencephalography data recorded during the same task and show that these neural correlates adhere to the neural response profiles predicted by the model. This framework thus provides a neurobiologically plausible description of sensorimotor decision-making that captures emerging evidence of the active role of motor processes in choice behavior.","container-title":"PLoS biology","DOI":"10.1371/journal.pbio.3002200","ISSN":"1545-7885","issue":"7","journalAbbreviation":"PLoS Biol","language":"eng","note":"PMID: 37459392\nPMCID: PMC10393169","page":"e3002200","source":"PubMed","title":"Secondary motor integration as a final arbiter in sensorimotor decision-making","volume":"21","author":[{"family":"Balsdon","given":"Tarryn"},{"family":"Verdonck","given":"Stijn"},{"family":"Loossens","given":"Tim"},{"family":"Philiastides","given":"Marios G."}],"issued":{"date-parts":[["2023",7]]}}},{"id":8771,"uris":["http://zotero.org/users/5679506/items/83Q7PQC7"],"itemData":{"id":8771,"type":"article-journal","abstract":"This article introduces an integrated and biologically inspired theory of decision making, motor preparation, and motor execution. The theory is formalized as an extension of the diffusion model, in which diffusive accumulated evidence from the decision-making process is continuously conveyed to motor areas of the brain that prepare the response, where it is smoothed by a mechanism that approximates a Kalman-Bucy filter. The resulting motor preparation variable is gated prior to reaching agonist muscles until it exceeds a particular level of activation. We tested this gated cascade diffusion model by continuously probing the electrical activity of the response agonists through electromyography in four choice tasks that span a variety of domains in cognitive sciences, namely motion perception, numerical cognition, recognition memory, and lexical knowledge. The model provided a good quantitative account of behavioral and electromyographic data and systematically outperformed previous models. This work represents an advance in the integration of processes involved in simple decisions and sheds new light on the interplay between decision and motor systems. (PsycInfo Database Record (c) 2024 APA, all rights reserved).","container-title":"Psychological Review","DOI":"10.1037/rev0000464","ISSN":"1939-1471","journalAbbreviation":"Psychol Rev","language":"eng","note":"PMID: 38386394","source":"PubMed","title":"The gated cascade diffusion model: An integrated theory of decision making, motor preparation, and motor execution","title-short":"The gated cascade diffusion model","author":[{"family":"Dendauw","given":"Edouard"},{"family":"Evans","given":"Nathan J."},{"family":"Logan","given":"Gordon D."},{"family":"Haffen","given":"Emmanuel"},{"family":"Bennabi","given":"Djamila"},{"family":"Gajdos","given":"Thibault"},{"family":"Servant","given":"Mathieu"}],"issued":{"date-parts":[["2024",2,22]]}}},{"id":1330,"uris":["http://zotero.org/users/5679506/items/Z2RXCRH2"],"itemData":{"id":1330,"type":"article-journal","abstract":"A common assumption in choice response time (RT) modeling is that after evidence accumulation reaches a certain decision threshold, the choice is categorically communicated to the motor system that then executes the response. However, neurophysiological findings suggest that motor preparation partly overlaps with evidence accumulation, and is not independent from stimulus difficulty level. We propose to model this entanglement by changing the nature of the decision criterion from a simple threshold to an actual process. More specifically, we propose a secondary, motor preparation related, leaky accumulation process that takes the accumulated evidence of the original decision process as a continuous input, and triggers the actual response when it reaches its own threshold. We analytically develop this Leaky Integrating Threshold (LIT), applying it to a simple constant drift diffusion model, and show how its parameters can be estimated with the D*M method. Reanalyzing 3 different data sets, the LIT extension is shown to outperform a standard drift diffusion model using multiple statistical approaches. Further, the LIT leak parameter is shown to be better at explaining the speed/accuracy trade-off manipulation than the commonly used boundary separation parameter. These improvements can also be verified using traditional diffusion model analyses, for which the LIT predicts the violation of several common selective parameter influence assumptions. These predictions are consistent with what is found in the data and with what is reported experimentally in the literature. Crucially, this work offers a new benchmark against which to compare neural data to offer neurobiological validation for the proposed processes. (PsycInfo Database Record (c) 2020 APA, all rights reserved).","container-title":"Psychological Review","DOI":"10.1037/rev0000258","ISSN":"1939-1471","journalAbbreviation":"Psychol Rev","language":"eng","note":"PMID: 32915011","source":"PubMed","title":"The Leaky Integrating Threshold and its impact on evidence accumulation models of choice response time (RT)","author":[{"family":"Verdonck","given":"Stijn"},{"family":"Loossens","given":"Tim"},{"family":"Philiastides","given":"Marios G."}],"issued":{"date-parts":[["2020",9,10]]}}}],"schema":"https://github.com/citation-style-language/schema/raw/master/csl-citation.json"} </w:instrText>
      </w:r>
      <w:r>
        <w:fldChar w:fldCharType="separate"/>
      </w:r>
      <w:r w:rsidRPr="00C73449">
        <w:t>(Balsdon et al., 2023; Dendauw et al., 2024; Verdonck et al., 2020)</w:t>
      </w:r>
      <w:r>
        <w:fldChar w:fldCharType="end"/>
      </w:r>
      <w:r>
        <w:t>.</w:t>
      </w:r>
    </w:p>
  </w:footnote>
  <w:footnote w:id="4">
    <w:p w14:paraId="7120D3AC" w14:textId="77777777" w:rsidR="00253957" w:rsidRPr="005623CB" w:rsidRDefault="00253957" w:rsidP="004D46DC">
      <w:pPr>
        <w:pStyle w:val="Notedebasdepage"/>
        <w:contextualSpacing/>
      </w:pPr>
      <w:r w:rsidRPr="005623CB">
        <w:rPr>
          <w:rStyle w:val="Appelnotedebasdep"/>
        </w:rPr>
        <w:footnoteRef/>
      </w:r>
      <w:r w:rsidRPr="005623CB">
        <w:t xml:space="preserve"> An EMG burst constitutes a precursor to force production. The conversion of myoelectric activity into muscle force involves a series of electrochemical and mechanical processes that are irrelevant to the present work. </w:t>
      </w:r>
    </w:p>
  </w:footnote>
  <w:footnote w:id="5">
    <w:p w14:paraId="4FD94409" w14:textId="709EA7D2" w:rsidR="00253957" w:rsidRDefault="00253957" w:rsidP="004D46DC">
      <w:pPr>
        <w:pStyle w:val="Notedebasdepage"/>
        <w:contextualSpacing/>
      </w:pPr>
      <w:r w:rsidRPr="00B01A0C">
        <w:rPr>
          <w:rStyle w:val="Appelnotedebasdep"/>
        </w:rPr>
        <w:footnoteRef/>
      </w:r>
      <w:r w:rsidRPr="00B01A0C">
        <w:t xml:space="preserve"> Due to working memory capacity limitations, monkeys are unlikely to store the full stream of evidence from the stimulus. Using computer simulations, </w:t>
      </w:r>
      <w:proofErr w:type="spellStart"/>
      <w:r w:rsidRPr="00B01A0C">
        <w:t>Shrushruth</w:t>
      </w:r>
      <w:proofErr w:type="spellEnd"/>
      <w:r w:rsidRPr="00B01A0C">
        <w:t xml:space="preserve"> et al. (2022) showed that the accumulation of a few samples of evidence can provide a reasonable approximation of psychometric functions obtained when integrating the full stream of evidence.  </w:t>
      </w:r>
    </w:p>
    <w:p w14:paraId="11992166" w14:textId="77777777" w:rsidR="00253957" w:rsidRPr="00B01A0C" w:rsidRDefault="00253957" w:rsidP="004D46DC">
      <w:pPr>
        <w:pStyle w:val="Notedebasdepage"/>
        <w:contextualSpacing/>
      </w:pPr>
    </w:p>
  </w:footnote>
  <w:footnote w:id="6">
    <w:p w14:paraId="3384D21E" w14:textId="511BB1FE" w:rsidR="00253957" w:rsidRPr="006B4B7A" w:rsidRDefault="00253957" w:rsidP="004D46DC">
      <w:pPr>
        <w:pStyle w:val="Notedebasdepage"/>
        <w:contextualSpacing/>
      </w:pPr>
      <w:r w:rsidRPr="006B4B7A">
        <w:rPr>
          <w:rStyle w:val="Appelnotedebasdep"/>
        </w:rPr>
        <w:footnoteRef/>
      </w:r>
      <w:r w:rsidRPr="006B4B7A">
        <w:t xml:space="preserve"> The idea behind short</w:t>
      </w:r>
      <w:r>
        <w:t>-term synaptic plasticity</w:t>
      </w:r>
      <w:r w:rsidRPr="006B4B7A">
        <w:t xml:space="preserve"> is that synaptic connections are dynamically modulated in response to neuronal activity, allowing information to be stored in short-te</w:t>
      </w:r>
      <w:r>
        <w:t>rm memory without the need for sustained activity.</w:t>
      </w:r>
    </w:p>
  </w:footnote>
  <w:footnote w:id="7">
    <w:p w14:paraId="62F05347" w14:textId="28D2D08D" w:rsidR="00253957" w:rsidRPr="005623CB" w:rsidRDefault="00253957" w:rsidP="004D46DC">
      <w:pPr>
        <w:pStyle w:val="Notedebasdepage"/>
        <w:contextualSpacing/>
      </w:pPr>
      <w:r w:rsidRPr="005623CB">
        <w:rPr>
          <w:rStyle w:val="Appelnotedebasdep"/>
        </w:rPr>
        <w:footnoteRef/>
      </w:r>
      <w:r w:rsidRPr="005623CB">
        <w:t xml:space="preserve"> Evidence from the RS may be accumulated by both the stimulus categorization process </w:t>
      </w:r>
      <w:r w:rsidRPr="005623CB">
        <w:rPr>
          <w:i/>
        </w:rPr>
        <w:t>x(t)</w:t>
      </w:r>
      <w:r w:rsidRPr="005623CB">
        <w:t xml:space="preserve"> and the motor preparation process </w:t>
      </w:r>
      <w:r w:rsidRPr="005623CB">
        <w:rPr>
          <w:i/>
        </w:rPr>
        <w:t>y(t)</w:t>
      </w:r>
      <w:r w:rsidRPr="005623CB">
        <w:t xml:space="preserve"> through continuous flow. Alternatively, evidence from the RS might be directly accumulated at the motor preparation level through a direct processing route. These alternative hypotheses will not be further discussed, as they do not have any impact on model predictions in the present work.</w:t>
      </w:r>
    </w:p>
  </w:footnote>
  <w:footnote w:id="8">
    <w:p w14:paraId="59D43457" w14:textId="4529ECDA" w:rsidR="00253957" w:rsidRPr="00096FB0" w:rsidRDefault="00253957" w:rsidP="004D46DC">
      <w:pPr>
        <w:pStyle w:val="Notedebasdepage"/>
        <w:contextualSpacing/>
      </w:pPr>
      <w:r w:rsidRPr="00096FB0">
        <w:rPr>
          <w:rStyle w:val="Appelnotedebasdep"/>
        </w:rPr>
        <w:footnoteRef/>
      </w:r>
      <w:r w:rsidRPr="00096FB0">
        <w:t xml:space="preserve">  </w:t>
      </w:r>
      <w:r>
        <w:t>In the context of the present work, t</w:t>
      </w:r>
      <w:r w:rsidRPr="00096FB0">
        <w:t xml:space="preserve">he </w:t>
      </w:r>
      <w:r>
        <w:t xml:space="preserve">expression </w:t>
      </w:r>
      <w:r w:rsidRPr="00096FB0">
        <w:t>"slope of muscle activation" always refer</w:t>
      </w:r>
      <w:r>
        <w:t>s</w:t>
      </w:r>
      <w:r w:rsidRPr="00096FB0">
        <w:t xml:space="preserve"> to the slope of muscle activation leading to the response (not partial muscle activations). </w:t>
      </w:r>
      <w:r>
        <w:t xml:space="preserve">Similarly, PMT and MT always are always defined with respect to the onset of muscle activation leading to the response. </w:t>
      </w:r>
    </w:p>
  </w:footnote>
  <w:footnote w:id="9">
    <w:p w14:paraId="5BC75B78" w14:textId="72A0F897" w:rsidR="00253957" w:rsidRPr="003E3387" w:rsidRDefault="00253957" w:rsidP="004D46DC">
      <w:pPr>
        <w:pStyle w:val="Notedebasdepage"/>
        <w:contextualSpacing/>
      </w:pPr>
      <w:r w:rsidRPr="003E3387">
        <w:rPr>
          <w:rStyle w:val="Appelnotedebasdep"/>
        </w:rPr>
        <w:footnoteRef/>
      </w:r>
      <w:r w:rsidRPr="003E3387">
        <w:t xml:space="preserve"> </w:t>
      </w:r>
      <w:r>
        <w:t xml:space="preserve">A Bayesian repeated-measures ANOVA makes the same assumptions as a frequentist repeated-measures ANOVA. Violations of the sphericity assumption in the latter are known to substantially increase the type I error rate. However, we </w:t>
      </w:r>
      <w:r w:rsidRPr="00F91328">
        <w:t>do not know any procedure to correct for sphericity violations wh</w:t>
      </w:r>
      <w:r>
        <w:t xml:space="preserve">en conducting a Bayesian ANOVA. </w:t>
      </w:r>
      <w:r w:rsidRPr="00F91328">
        <w:t xml:space="preserve">Consequently, </w:t>
      </w:r>
      <w:proofErr w:type="spellStart"/>
      <w:r w:rsidRPr="00F91328">
        <w:rPr>
          <w:i/>
        </w:rPr>
        <w:t>BF</w:t>
      </w:r>
      <w:r w:rsidRPr="00F91328">
        <w:rPr>
          <w:i/>
          <w:vertAlign w:val="subscript"/>
        </w:rPr>
        <w:t>incl</w:t>
      </w:r>
      <w:proofErr w:type="spellEnd"/>
      <w:r w:rsidRPr="00F91328">
        <w:t xml:space="preserve"> must be interpreted with caution </w:t>
      </w:r>
      <w:r>
        <w:t xml:space="preserve">when a violation of the sphericity assumption is apparent in the frequentist analyses (indicated by corrected degrees of freedom, which are decimal numbers). </w:t>
      </w:r>
    </w:p>
  </w:footnote>
  <w:footnote w:id="10">
    <w:p w14:paraId="62DC0A44" w14:textId="4F4AB906" w:rsidR="00253957" w:rsidRPr="00D82D87" w:rsidRDefault="00253957" w:rsidP="004D46DC">
      <w:pPr>
        <w:pStyle w:val="Notedebasdepage"/>
        <w:contextualSpacing/>
      </w:pPr>
      <w:r w:rsidRPr="00D82D87">
        <w:rPr>
          <w:rStyle w:val="Appelnotedebasdep"/>
        </w:rPr>
        <w:footnoteRef/>
      </w:r>
      <w:r w:rsidRPr="00D82D87">
        <w:t xml:space="preserve"> </w:t>
      </w:r>
      <w:r w:rsidRPr="000E5EEB">
        <w:t>Note that the partial muscle activation data over the three periods (stimulus presentation, delay, and RS) replicate findings from Experiment 1. Specifically, the rate of partial muscle activation in the EMG channel associated with the response increased over the three periods, consistent with GCD</w:t>
      </w:r>
      <w:r w:rsidRPr="000E5EEB">
        <w:rPr>
          <w:vertAlign w:val="subscript"/>
        </w:rPr>
        <w:t>RS</w:t>
      </w:r>
      <w:r w:rsidRPr="000E5EEB">
        <w:t xml:space="preserve"> (see discussion of Experiment 1).</w:t>
      </w:r>
      <w:r>
        <w:t xml:space="preserve"> </w:t>
      </w:r>
    </w:p>
  </w:footnote>
  <w:footnote w:id="11">
    <w:p w14:paraId="34BE0DA5" w14:textId="0F4FB766" w:rsidR="00253957" w:rsidRPr="00B52B7E" w:rsidRDefault="00253957" w:rsidP="004D46DC">
      <w:pPr>
        <w:pStyle w:val="Sansinterligne"/>
        <w:spacing w:after="0" w:line="240" w:lineRule="auto"/>
        <w:contextualSpacing/>
      </w:pPr>
      <w:r w:rsidRPr="00553BDC">
        <w:rPr>
          <w:rStyle w:val="Appelnotedebasdep"/>
          <w:sz w:val="20"/>
        </w:rPr>
        <w:footnoteRef/>
      </w:r>
      <w:r w:rsidRPr="00553BDC">
        <w:t xml:space="preserve"> </w:t>
      </w:r>
      <w:r w:rsidRPr="0011325C">
        <w:rPr>
          <w:sz w:val="21"/>
          <w:szCs w:val="21"/>
        </w:rPr>
        <w:t xml:space="preserve">One may argue that the probability of unterminated evidence accumulation trajectories is null for long stimulus presentation durations (such as the 2 s condition in Experiments 1 and 2), making the mixture hypothesis unlikely. To shed light on this issue, we computed the proportion of trials beyond 2 s for each motion coherence condition from FR blocks in Experiment 1. This proportion increased as motion coherence decreased (40 % coherence, </w:t>
      </w:r>
      <w:r w:rsidRPr="0011325C">
        <w:rPr>
          <w:i/>
          <w:sz w:val="21"/>
          <w:szCs w:val="21"/>
        </w:rPr>
        <w:t>M</w:t>
      </w:r>
      <w:r w:rsidRPr="0011325C">
        <w:rPr>
          <w:sz w:val="21"/>
          <w:szCs w:val="21"/>
        </w:rPr>
        <w:t xml:space="preserve"> = 2.23 %; 11 % coherence, </w:t>
      </w:r>
      <w:r w:rsidRPr="0011325C">
        <w:rPr>
          <w:i/>
          <w:sz w:val="21"/>
          <w:szCs w:val="21"/>
        </w:rPr>
        <w:t>M</w:t>
      </w:r>
      <w:r w:rsidRPr="0011325C">
        <w:rPr>
          <w:sz w:val="21"/>
          <w:szCs w:val="21"/>
        </w:rPr>
        <w:t xml:space="preserve"> = 10.78 %; 2 % coherence, </w:t>
      </w:r>
      <w:r w:rsidRPr="0011325C">
        <w:rPr>
          <w:i/>
          <w:sz w:val="21"/>
          <w:szCs w:val="21"/>
        </w:rPr>
        <w:t>M</w:t>
      </w:r>
      <w:r w:rsidRPr="0011325C">
        <w:rPr>
          <w:sz w:val="21"/>
          <w:szCs w:val="21"/>
        </w:rPr>
        <w:t xml:space="preserve"> = 18.65 %). This analysis suggests the mixture hypothesis is plausible, at least in Experiment 1, especially because subjects sampled and accumulated more information from the stimulus in the RS than the FR variant of the task (as suggested by our analysis of accuracy performance), and because the amplitude of the motion coherence effect on mean PMT was small (22 </w:t>
      </w:r>
      <w:proofErr w:type="spellStart"/>
      <w:r w:rsidRPr="0011325C">
        <w:rPr>
          <w:sz w:val="21"/>
          <w:szCs w:val="21"/>
        </w:rPr>
        <w:t>ms</w:t>
      </w:r>
      <w:proofErr w:type="spellEnd"/>
      <w:r w:rsidRPr="0011325C">
        <w:rPr>
          <w:sz w:val="21"/>
          <w:szCs w:val="21"/>
        </w:rPr>
        <w:t>).</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8C63AC4"/>
    <w:multiLevelType w:val="multilevel"/>
    <w:tmpl w:val="86642A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48759597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GAJDOS Thibault">
    <w15:presenceInfo w15:providerId="AD" w15:userId="S::Thibault.GAJDOS@univ-amu.fr::13e3d24a-0c8f-4318-9a60-07eb91fbe90b"/>
  </w15:person>
  <w15:person w15:author="Johan  ACHARD">
    <w15:presenceInfo w15:providerId="AD" w15:userId="S::johan.achard@univ-fcomte.fr::9620ee79-68b3-4908-8503-ca4d3671978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234"/>
  <w:proofState w:spelling="clean" w:grammar="clean"/>
  <w:trackRevisions/>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0D1A"/>
    <w:rsid w:val="000000BC"/>
    <w:rsid w:val="00000B86"/>
    <w:rsid w:val="00001358"/>
    <w:rsid w:val="00001F67"/>
    <w:rsid w:val="000024F2"/>
    <w:rsid w:val="00005A40"/>
    <w:rsid w:val="000060FB"/>
    <w:rsid w:val="0000625A"/>
    <w:rsid w:val="00006EBA"/>
    <w:rsid w:val="00010116"/>
    <w:rsid w:val="00010131"/>
    <w:rsid w:val="000107C3"/>
    <w:rsid w:val="00010B68"/>
    <w:rsid w:val="00011361"/>
    <w:rsid w:val="000120D3"/>
    <w:rsid w:val="00013091"/>
    <w:rsid w:val="00013F04"/>
    <w:rsid w:val="0001418C"/>
    <w:rsid w:val="00014ADF"/>
    <w:rsid w:val="00014DE4"/>
    <w:rsid w:val="00015E5C"/>
    <w:rsid w:val="00015F88"/>
    <w:rsid w:val="00016D9A"/>
    <w:rsid w:val="00020695"/>
    <w:rsid w:val="000207C4"/>
    <w:rsid w:val="00020D8F"/>
    <w:rsid w:val="00020E21"/>
    <w:rsid w:val="00021300"/>
    <w:rsid w:val="00021AAC"/>
    <w:rsid w:val="000225F8"/>
    <w:rsid w:val="00022984"/>
    <w:rsid w:val="000234D6"/>
    <w:rsid w:val="00023F06"/>
    <w:rsid w:val="00024130"/>
    <w:rsid w:val="000242E0"/>
    <w:rsid w:val="0002456A"/>
    <w:rsid w:val="00025567"/>
    <w:rsid w:val="00025C0A"/>
    <w:rsid w:val="000263DF"/>
    <w:rsid w:val="00027D43"/>
    <w:rsid w:val="00030AEC"/>
    <w:rsid w:val="00031F5F"/>
    <w:rsid w:val="000332B3"/>
    <w:rsid w:val="00033336"/>
    <w:rsid w:val="00033829"/>
    <w:rsid w:val="000339BB"/>
    <w:rsid w:val="00034A23"/>
    <w:rsid w:val="00034D78"/>
    <w:rsid w:val="000359CF"/>
    <w:rsid w:val="00035A2D"/>
    <w:rsid w:val="00036088"/>
    <w:rsid w:val="00036B39"/>
    <w:rsid w:val="00037098"/>
    <w:rsid w:val="00037F2C"/>
    <w:rsid w:val="00040366"/>
    <w:rsid w:val="0004042F"/>
    <w:rsid w:val="0004125E"/>
    <w:rsid w:val="0004227C"/>
    <w:rsid w:val="00043337"/>
    <w:rsid w:val="00043625"/>
    <w:rsid w:val="0004364F"/>
    <w:rsid w:val="00043ABB"/>
    <w:rsid w:val="00044632"/>
    <w:rsid w:val="00046382"/>
    <w:rsid w:val="00046AA5"/>
    <w:rsid w:val="000477DC"/>
    <w:rsid w:val="00047EC1"/>
    <w:rsid w:val="00050876"/>
    <w:rsid w:val="00050F62"/>
    <w:rsid w:val="00052A0F"/>
    <w:rsid w:val="000531CF"/>
    <w:rsid w:val="00054C0F"/>
    <w:rsid w:val="0005526E"/>
    <w:rsid w:val="000555AE"/>
    <w:rsid w:val="0005659C"/>
    <w:rsid w:val="00057E33"/>
    <w:rsid w:val="00060005"/>
    <w:rsid w:val="00060ED1"/>
    <w:rsid w:val="000610EC"/>
    <w:rsid w:val="00061335"/>
    <w:rsid w:val="000615A6"/>
    <w:rsid w:val="00062030"/>
    <w:rsid w:val="000624FB"/>
    <w:rsid w:val="0006250C"/>
    <w:rsid w:val="00062D70"/>
    <w:rsid w:val="00062ED4"/>
    <w:rsid w:val="00063946"/>
    <w:rsid w:val="00063DD8"/>
    <w:rsid w:val="0006407A"/>
    <w:rsid w:val="00064675"/>
    <w:rsid w:val="000649C5"/>
    <w:rsid w:val="00064F4C"/>
    <w:rsid w:val="00065341"/>
    <w:rsid w:val="00065923"/>
    <w:rsid w:val="000661EC"/>
    <w:rsid w:val="00067C34"/>
    <w:rsid w:val="000714FB"/>
    <w:rsid w:val="00072E89"/>
    <w:rsid w:val="000731D0"/>
    <w:rsid w:val="000734A1"/>
    <w:rsid w:val="000746A9"/>
    <w:rsid w:val="00075A18"/>
    <w:rsid w:val="0007635C"/>
    <w:rsid w:val="00076542"/>
    <w:rsid w:val="00076F82"/>
    <w:rsid w:val="00080572"/>
    <w:rsid w:val="00081F3B"/>
    <w:rsid w:val="0008236C"/>
    <w:rsid w:val="0008255A"/>
    <w:rsid w:val="00082B19"/>
    <w:rsid w:val="00083571"/>
    <w:rsid w:val="000835BA"/>
    <w:rsid w:val="00083683"/>
    <w:rsid w:val="000847F2"/>
    <w:rsid w:val="00086008"/>
    <w:rsid w:val="0008651F"/>
    <w:rsid w:val="0008661C"/>
    <w:rsid w:val="000867CF"/>
    <w:rsid w:val="0008732F"/>
    <w:rsid w:val="00087546"/>
    <w:rsid w:val="00090F84"/>
    <w:rsid w:val="00091076"/>
    <w:rsid w:val="00091633"/>
    <w:rsid w:val="00091714"/>
    <w:rsid w:val="00091F60"/>
    <w:rsid w:val="0009218D"/>
    <w:rsid w:val="000925C7"/>
    <w:rsid w:val="00092600"/>
    <w:rsid w:val="00092E74"/>
    <w:rsid w:val="000943F0"/>
    <w:rsid w:val="00094E79"/>
    <w:rsid w:val="00095DCB"/>
    <w:rsid w:val="0009635C"/>
    <w:rsid w:val="00096B77"/>
    <w:rsid w:val="00096FB0"/>
    <w:rsid w:val="00097834"/>
    <w:rsid w:val="00097F3A"/>
    <w:rsid w:val="00097FBD"/>
    <w:rsid w:val="000A0933"/>
    <w:rsid w:val="000A0B5F"/>
    <w:rsid w:val="000A11F7"/>
    <w:rsid w:val="000A17AC"/>
    <w:rsid w:val="000A1DD3"/>
    <w:rsid w:val="000A25F8"/>
    <w:rsid w:val="000A3369"/>
    <w:rsid w:val="000A3FED"/>
    <w:rsid w:val="000A4B12"/>
    <w:rsid w:val="000A4EA3"/>
    <w:rsid w:val="000A4F93"/>
    <w:rsid w:val="000A5343"/>
    <w:rsid w:val="000A5D79"/>
    <w:rsid w:val="000A61ED"/>
    <w:rsid w:val="000A6597"/>
    <w:rsid w:val="000A69D0"/>
    <w:rsid w:val="000A6E25"/>
    <w:rsid w:val="000A7126"/>
    <w:rsid w:val="000A7458"/>
    <w:rsid w:val="000A7F97"/>
    <w:rsid w:val="000B02B0"/>
    <w:rsid w:val="000B0DD4"/>
    <w:rsid w:val="000B2FDA"/>
    <w:rsid w:val="000B318B"/>
    <w:rsid w:val="000B3494"/>
    <w:rsid w:val="000B5B51"/>
    <w:rsid w:val="000B678F"/>
    <w:rsid w:val="000B67C2"/>
    <w:rsid w:val="000B71FF"/>
    <w:rsid w:val="000B7FDF"/>
    <w:rsid w:val="000C045C"/>
    <w:rsid w:val="000C0CDD"/>
    <w:rsid w:val="000C1A04"/>
    <w:rsid w:val="000C1DD1"/>
    <w:rsid w:val="000C2264"/>
    <w:rsid w:val="000C285F"/>
    <w:rsid w:val="000C2E78"/>
    <w:rsid w:val="000C33C2"/>
    <w:rsid w:val="000C46FB"/>
    <w:rsid w:val="000C4F94"/>
    <w:rsid w:val="000C55C4"/>
    <w:rsid w:val="000C6094"/>
    <w:rsid w:val="000C60A4"/>
    <w:rsid w:val="000C6228"/>
    <w:rsid w:val="000C6858"/>
    <w:rsid w:val="000C792B"/>
    <w:rsid w:val="000D005E"/>
    <w:rsid w:val="000D07BE"/>
    <w:rsid w:val="000D1CAB"/>
    <w:rsid w:val="000D22D5"/>
    <w:rsid w:val="000D2416"/>
    <w:rsid w:val="000D30BD"/>
    <w:rsid w:val="000D3312"/>
    <w:rsid w:val="000D3AD3"/>
    <w:rsid w:val="000D3DE5"/>
    <w:rsid w:val="000D4483"/>
    <w:rsid w:val="000D4A87"/>
    <w:rsid w:val="000D5020"/>
    <w:rsid w:val="000D53DC"/>
    <w:rsid w:val="000D54FC"/>
    <w:rsid w:val="000D5950"/>
    <w:rsid w:val="000D6454"/>
    <w:rsid w:val="000D7630"/>
    <w:rsid w:val="000E2886"/>
    <w:rsid w:val="000E3E34"/>
    <w:rsid w:val="000E42CE"/>
    <w:rsid w:val="000E5EEB"/>
    <w:rsid w:val="000F008C"/>
    <w:rsid w:val="000F0B79"/>
    <w:rsid w:val="000F2B39"/>
    <w:rsid w:val="000F6E5F"/>
    <w:rsid w:val="000F715D"/>
    <w:rsid w:val="000F773F"/>
    <w:rsid w:val="000F779E"/>
    <w:rsid w:val="000F77F0"/>
    <w:rsid w:val="00100B87"/>
    <w:rsid w:val="00101532"/>
    <w:rsid w:val="001031B6"/>
    <w:rsid w:val="00106551"/>
    <w:rsid w:val="00106D26"/>
    <w:rsid w:val="00110215"/>
    <w:rsid w:val="001105D3"/>
    <w:rsid w:val="001106F3"/>
    <w:rsid w:val="00110C1F"/>
    <w:rsid w:val="001127D9"/>
    <w:rsid w:val="00112A1F"/>
    <w:rsid w:val="0011325C"/>
    <w:rsid w:val="00113ADF"/>
    <w:rsid w:val="00113E9A"/>
    <w:rsid w:val="001140AE"/>
    <w:rsid w:val="00114412"/>
    <w:rsid w:val="00114D41"/>
    <w:rsid w:val="00115CBE"/>
    <w:rsid w:val="00116005"/>
    <w:rsid w:val="001222A5"/>
    <w:rsid w:val="00124F8B"/>
    <w:rsid w:val="00125177"/>
    <w:rsid w:val="00125A55"/>
    <w:rsid w:val="0012633F"/>
    <w:rsid w:val="00126443"/>
    <w:rsid w:val="00127457"/>
    <w:rsid w:val="00131D8B"/>
    <w:rsid w:val="001324D4"/>
    <w:rsid w:val="00132565"/>
    <w:rsid w:val="00132AE6"/>
    <w:rsid w:val="001332E4"/>
    <w:rsid w:val="00134A80"/>
    <w:rsid w:val="00136B60"/>
    <w:rsid w:val="00136CDD"/>
    <w:rsid w:val="0014018A"/>
    <w:rsid w:val="00140AAE"/>
    <w:rsid w:val="00140EB5"/>
    <w:rsid w:val="00146B13"/>
    <w:rsid w:val="00146EB8"/>
    <w:rsid w:val="00150905"/>
    <w:rsid w:val="00151251"/>
    <w:rsid w:val="00151951"/>
    <w:rsid w:val="001535B8"/>
    <w:rsid w:val="00154A4C"/>
    <w:rsid w:val="0015530A"/>
    <w:rsid w:val="0015640F"/>
    <w:rsid w:val="00156652"/>
    <w:rsid w:val="00156A09"/>
    <w:rsid w:val="00157664"/>
    <w:rsid w:val="001602A0"/>
    <w:rsid w:val="00160807"/>
    <w:rsid w:val="00160D4C"/>
    <w:rsid w:val="001615FE"/>
    <w:rsid w:val="00161CA7"/>
    <w:rsid w:val="00164A5F"/>
    <w:rsid w:val="00165067"/>
    <w:rsid w:val="001654F6"/>
    <w:rsid w:val="00165A60"/>
    <w:rsid w:val="00165BCE"/>
    <w:rsid w:val="00166F4E"/>
    <w:rsid w:val="0016727E"/>
    <w:rsid w:val="0016798A"/>
    <w:rsid w:val="00167A4A"/>
    <w:rsid w:val="00170E68"/>
    <w:rsid w:val="001718E2"/>
    <w:rsid w:val="0017321F"/>
    <w:rsid w:val="0017326C"/>
    <w:rsid w:val="00174349"/>
    <w:rsid w:val="001744EA"/>
    <w:rsid w:val="00174D45"/>
    <w:rsid w:val="00175E12"/>
    <w:rsid w:val="00175E16"/>
    <w:rsid w:val="00177C8C"/>
    <w:rsid w:val="00181316"/>
    <w:rsid w:val="00181331"/>
    <w:rsid w:val="001821DD"/>
    <w:rsid w:val="00183D9F"/>
    <w:rsid w:val="001847C1"/>
    <w:rsid w:val="00184A1A"/>
    <w:rsid w:val="00185C56"/>
    <w:rsid w:val="00186CED"/>
    <w:rsid w:val="00187011"/>
    <w:rsid w:val="00187CA9"/>
    <w:rsid w:val="00187DB7"/>
    <w:rsid w:val="00190093"/>
    <w:rsid w:val="001901A9"/>
    <w:rsid w:val="00190379"/>
    <w:rsid w:val="0019246D"/>
    <w:rsid w:val="00192B77"/>
    <w:rsid w:val="00192E23"/>
    <w:rsid w:val="0019337C"/>
    <w:rsid w:val="00194246"/>
    <w:rsid w:val="0019576C"/>
    <w:rsid w:val="00197CB9"/>
    <w:rsid w:val="001A0E56"/>
    <w:rsid w:val="001A25A2"/>
    <w:rsid w:val="001A272F"/>
    <w:rsid w:val="001A29EE"/>
    <w:rsid w:val="001A2B13"/>
    <w:rsid w:val="001A2E58"/>
    <w:rsid w:val="001A3FA9"/>
    <w:rsid w:val="001A416E"/>
    <w:rsid w:val="001A4476"/>
    <w:rsid w:val="001A6C2C"/>
    <w:rsid w:val="001A7568"/>
    <w:rsid w:val="001B0F25"/>
    <w:rsid w:val="001B10F9"/>
    <w:rsid w:val="001B160B"/>
    <w:rsid w:val="001B246D"/>
    <w:rsid w:val="001B2C65"/>
    <w:rsid w:val="001B32E7"/>
    <w:rsid w:val="001B395B"/>
    <w:rsid w:val="001B4C2A"/>
    <w:rsid w:val="001B4CB6"/>
    <w:rsid w:val="001B4D60"/>
    <w:rsid w:val="001B4FAA"/>
    <w:rsid w:val="001B6708"/>
    <w:rsid w:val="001B7A17"/>
    <w:rsid w:val="001C066C"/>
    <w:rsid w:val="001C1D5F"/>
    <w:rsid w:val="001C2CE5"/>
    <w:rsid w:val="001C33C9"/>
    <w:rsid w:val="001C3A61"/>
    <w:rsid w:val="001C4DE8"/>
    <w:rsid w:val="001C53E9"/>
    <w:rsid w:val="001C567B"/>
    <w:rsid w:val="001C61FD"/>
    <w:rsid w:val="001C68D5"/>
    <w:rsid w:val="001D0275"/>
    <w:rsid w:val="001D0A3B"/>
    <w:rsid w:val="001D0DD6"/>
    <w:rsid w:val="001D17B3"/>
    <w:rsid w:val="001D192C"/>
    <w:rsid w:val="001D1C87"/>
    <w:rsid w:val="001D25DE"/>
    <w:rsid w:val="001D2CF0"/>
    <w:rsid w:val="001D31A3"/>
    <w:rsid w:val="001D3C35"/>
    <w:rsid w:val="001D4114"/>
    <w:rsid w:val="001D4A74"/>
    <w:rsid w:val="001D5BDB"/>
    <w:rsid w:val="001D6138"/>
    <w:rsid w:val="001D6752"/>
    <w:rsid w:val="001D6ED8"/>
    <w:rsid w:val="001D72E8"/>
    <w:rsid w:val="001D7AAF"/>
    <w:rsid w:val="001E0318"/>
    <w:rsid w:val="001E08A6"/>
    <w:rsid w:val="001E1182"/>
    <w:rsid w:val="001E18BC"/>
    <w:rsid w:val="001E2159"/>
    <w:rsid w:val="001E24C7"/>
    <w:rsid w:val="001E613E"/>
    <w:rsid w:val="001E6B58"/>
    <w:rsid w:val="001E6CB4"/>
    <w:rsid w:val="001E6EF1"/>
    <w:rsid w:val="001E7047"/>
    <w:rsid w:val="001F06D5"/>
    <w:rsid w:val="001F0F99"/>
    <w:rsid w:val="001F33EB"/>
    <w:rsid w:val="001F3ED5"/>
    <w:rsid w:val="001F46DA"/>
    <w:rsid w:val="001F4879"/>
    <w:rsid w:val="001F507B"/>
    <w:rsid w:val="001F64A3"/>
    <w:rsid w:val="001F7486"/>
    <w:rsid w:val="001F7587"/>
    <w:rsid w:val="001F7EDD"/>
    <w:rsid w:val="001F7FF5"/>
    <w:rsid w:val="002001FF"/>
    <w:rsid w:val="00200EBB"/>
    <w:rsid w:val="00201689"/>
    <w:rsid w:val="0020168E"/>
    <w:rsid w:val="00201751"/>
    <w:rsid w:val="00201CBE"/>
    <w:rsid w:val="00201F04"/>
    <w:rsid w:val="0020258F"/>
    <w:rsid w:val="00202A71"/>
    <w:rsid w:val="00203BBE"/>
    <w:rsid w:val="002059B7"/>
    <w:rsid w:val="00206103"/>
    <w:rsid w:val="002062DE"/>
    <w:rsid w:val="00206F8D"/>
    <w:rsid w:val="0020714B"/>
    <w:rsid w:val="002079ED"/>
    <w:rsid w:val="002114A5"/>
    <w:rsid w:val="00212766"/>
    <w:rsid w:val="002132E9"/>
    <w:rsid w:val="00214B0D"/>
    <w:rsid w:val="00214E65"/>
    <w:rsid w:val="00215FF3"/>
    <w:rsid w:val="00216984"/>
    <w:rsid w:val="00217649"/>
    <w:rsid w:val="00221145"/>
    <w:rsid w:val="00222184"/>
    <w:rsid w:val="0022224D"/>
    <w:rsid w:val="0022241E"/>
    <w:rsid w:val="002224C4"/>
    <w:rsid w:val="0022280E"/>
    <w:rsid w:val="00222F89"/>
    <w:rsid w:val="00223960"/>
    <w:rsid w:val="00224D2D"/>
    <w:rsid w:val="00224F79"/>
    <w:rsid w:val="00225ED6"/>
    <w:rsid w:val="00226084"/>
    <w:rsid w:val="0022775E"/>
    <w:rsid w:val="00230CA9"/>
    <w:rsid w:val="00232073"/>
    <w:rsid w:val="00232184"/>
    <w:rsid w:val="002327E0"/>
    <w:rsid w:val="00233120"/>
    <w:rsid w:val="00233F82"/>
    <w:rsid w:val="002347C2"/>
    <w:rsid w:val="0023589A"/>
    <w:rsid w:val="002361F3"/>
    <w:rsid w:val="00236C15"/>
    <w:rsid w:val="002370D1"/>
    <w:rsid w:val="002370D6"/>
    <w:rsid w:val="002377F4"/>
    <w:rsid w:val="00237EFB"/>
    <w:rsid w:val="00240934"/>
    <w:rsid w:val="00240FDE"/>
    <w:rsid w:val="00242020"/>
    <w:rsid w:val="0024221B"/>
    <w:rsid w:val="00242D03"/>
    <w:rsid w:val="0024334E"/>
    <w:rsid w:val="002440F4"/>
    <w:rsid w:val="00244230"/>
    <w:rsid w:val="00244ED2"/>
    <w:rsid w:val="00246731"/>
    <w:rsid w:val="0025006C"/>
    <w:rsid w:val="0025033A"/>
    <w:rsid w:val="0025250B"/>
    <w:rsid w:val="00252730"/>
    <w:rsid w:val="00252ADA"/>
    <w:rsid w:val="00252D7B"/>
    <w:rsid w:val="00253957"/>
    <w:rsid w:val="0025398E"/>
    <w:rsid w:val="002563C7"/>
    <w:rsid w:val="0026017F"/>
    <w:rsid w:val="00260A7F"/>
    <w:rsid w:val="00260EE3"/>
    <w:rsid w:val="002610C4"/>
    <w:rsid w:val="00261326"/>
    <w:rsid w:val="002615E4"/>
    <w:rsid w:val="002617EB"/>
    <w:rsid w:val="002620B7"/>
    <w:rsid w:val="002626F3"/>
    <w:rsid w:val="00262A7C"/>
    <w:rsid w:val="00263D79"/>
    <w:rsid w:val="0026427D"/>
    <w:rsid w:val="00264ED8"/>
    <w:rsid w:val="002653A0"/>
    <w:rsid w:val="00265B6C"/>
    <w:rsid w:val="002670CF"/>
    <w:rsid w:val="0026753C"/>
    <w:rsid w:val="00267CCF"/>
    <w:rsid w:val="002703F0"/>
    <w:rsid w:val="00270AF6"/>
    <w:rsid w:val="002712B9"/>
    <w:rsid w:val="00271D12"/>
    <w:rsid w:val="00273D90"/>
    <w:rsid w:val="0027426F"/>
    <w:rsid w:val="00275049"/>
    <w:rsid w:val="002752A0"/>
    <w:rsid w:val="00275B99"/>
    <w:rsid w:val="00275F80"/>
    <w:rsid w:val="002760E2"/>
    <w:rsid w:val="00277428"/>
    <w:rsid w:val="00280410"/>
    <w:rsid w:val="00280707"/>
    <w:rsid w:val="002815DC"/>
    <w:rsid w:val="002818A2"/>
    <w:rsid w:val="00281C20"/>
    <w:rsid w:val="00282BCD"/>
    <w:rsid w:val="00282DA2"/>
    <w:rsid w:val="00282FD4"/>
    <w:rsid w:val="00283D5A"/>
    <w:rsid w:val="00283EDD"/>
    <w:rsid w:val="002848D2"/>
    <w:rsid w:val="00284D95"/>
    <w:rsid w:val="00285439"/>
    <w:rsid w:val="00285610"/>
    <w:rsid w:val="00285BBD"/>
    <w:rsid w:val="00286223"/>
    <w:rsid w:val="002874B6"/>
    <w:rsid w:val="002905B9"/>
    <w:rsid w:val="00290696"/>
    <w:rsid w:val="00290792"/>
    <w:rsid w:val="00290B08"/>
    <w:rsid w:val="00292A92"/>
    <w:rsid w:val="00293C73"/>
    <w:rsid w:val="002940F6"/>
    <w:rsid w:val="002944AF"/>
    <w:rsid w:val="00294576"/>
    <w:rsid w:val="00294A70"/>
    <w:rsid w:val="00297499"/>
    <w:rsid w:val="002A09C9"/>
    <w:rsid w:val="002A1948"/>
    <w:rsid w:val="002A1ECB"/>
    <w:rsid w:val="002A2B82"/>
    <w:rsid w:val="002A3D11"/>
    <w:rsid w:val="002A418E"/>
    <w:rsid w:val="002A4AE1"/>
    <w:rsid w:val="002A7648"/>
    <w:rsid w:val="002A7871"/>
    <w:rsid w:val="002B034F"/>
    <w:rsid w:val="002B0433"/>
    <w:rsid w:val="002B04CE"/>
    <w:rsid w:val="002B1392"/>
    <w:rsid w:val="002B19F6"/>
    <w:rsid w:val="002B32CB"/>
    <w:rsid w:val="002B3757"/>
    <w:rsid w:val="002B3DBD"/>
    <w:rsid w:val="002B4BAC"/>
    <w:rsid w:val="002B5AFA"/>
    <w:rsid w:val="002B5B99"/>
    <w:rsid w:val="002B5CC9"/>
    <w:rsid w:val="002B5D21"/>
    <w:rsid w:val="002B5D75"/>
    <w:rsid w:val="002B5E09"/>
    <w:rsid w:val="002B6077"/>
    <w:rsid w:val="002B63CB"/>
    <w:rsid w:val="002B7289"/>
    <w:rsid w:val="002B7477"/>
    <w:rsid w:val="002C185C"/>
    <w:rsid w:val="002C1F2B"/>
    <w:rsid w:val="002C303C"/>
    <w:rsid w:val="002C3645"/>
    <w:rsid w:val="002C532C"/>
    <w:rsid w:val="002C57E1"/>
    <w:rsid w:val="002C5A4B"/>
    <w:rsid w:val="002C7609"/>
    <w:rsid w:val="002C7D39"/>
    <w:rsid w:val="002C7D9E"/>
    <w:rsid w:val="002D0152"/>
    <w:rsid w:val="002D0416"/>
    <w:rsid w:val="002D07B3"/>
    <w:rsid w:val="002D1571"/>
    <w:rsid w:val="002D243D"/>
    <w:rsid w:val="002D2CF8"/>
    <w:rsid w:val="002D2CFE"/>
    <w:rsid w:val="002D2EE6"/>
    <w:rsid w:val="002D3D38"/>
    <w:rsid w:val="002D4073"/>
    <w:rsid w:val="002D4568"/>
    <w:rsid w:val="002D475B"/>
    <w:rsid w:val="002D4AE6"/>
    <w:rsid w:val="002D4C35"/>
    <w:rsid w:val="002D4F88"/>
    <w:rsid w:val="002D5363"/>
    <w:rsid w:val="002D5545"/>
    <w:rsid w:val="002D5FAF"/>
    <w:rsid w:val="002D6389"/>
    <w:rsid w:val="002D6405"/>
    <w:rsid w:val="002D67F5"/>
    <w:rsid w:val="002D6EAC"/>
    <w:rsid w:val="002D7ABC"/>
    <w:rsid w:val="002E1108"/>
    <w:rsid w:val="002E179D"/>
    <w:rsid w:val="002E1892"/>
    <w:rsid w:val="002E23A4"/>
    <w:rsid w:val="002E23F1"/>
    <w:rsid w:val="002E2916"/>
    <w:rsid w:val="002E2D69"/>
    <w:rsid w:val="002E412D"/>
    <w:rsid w:val="002E42CB"/>
    <w:rsid w:val="002E4481"/>
    <w:rsid w:val="002E56F4"/>
    <w:rsid w:val="002E5FBE"/>
    <w:rsid w:val="002E725F"/>
    <w:rsid w:val="002E7324"/>
    <w:rsid w:val="002E7B02"/>
    <w:rsid w:val="002F041A"/>
    <w:rsid w:val="002F0EDB"/>
    <w:rsid w:val="002F25C4"/>
    <w:rsid w:val="002F2654"/>
    <w:rsid w:val="002F3F8C"/>
    <w:rsid w:val="002F5917"/>
    <w:rsid w:val="002F5EE2"/>
    <w:rsid w:val="002F61FC"/>
    <w:rsid w:val="002F70B9"/>
    <w:rsid w:val="002F7806"/>
    <w:rsid w:val="003007BD"/>
    <w:rsid w:val="00300F0D"/>
    <w:rsid w:val="00301136"/>
    <w:rsid w:val="0030198C"/>
    <w:rsid w:val="00302A6E"/>
    <w:rsid w:val="00302B7A"/>
    <w:rsid w:val="00305139"/>
    <w:rsid w:val="00306138"/>
    <w:rsid w:val="0030676C"/>
    <w:rsid w:val="00307179"/>
    <w:rsid w:val="00307B9C"/>
    <w:rsid w:val="00310049"/>
    <w:rsid w:val="00310A4D"/>
    <w:rsid w:val="0031142C"/>
    <w:rsid w:val="00312A90"/>
    <w:rsid w:val="00313938"/>
    <w:rsid w:val="003143F8"/>
    <w:rsid w:val="00314DBD"/>
    <w:rsid w:val="00315652"/>
    <w:rsid w:val="00315CA8"/>
    <w:rsid w:val="00316C08"/>
    <w:rsid w:val="00317A04"/>
    <w:rsid w:val="00317D23"/>
    <w:rsid w:val="003201C7"/>
    <w:rsid w:val="00320214"/>
    <w:rsid w:val="00320285"/>
    <w:rsid w:val="0032064C"/>
    <w:rsid w:val="0032072B"/>
    <w:rsid w:val="00320BCB"/>
    <w:rsid w:val="0032175D"/>
    <w:rsid w:val="0032179C"/>
    <w:rsid w:val="003223E0"/>
    <w:rsid w:val="003228E9"/>
    <w:rsid w:val="0032311F"/>
    <w:rsid w:val="0032320E"/>
    <w:rsid w:val="003245E3"/>
    <w:rsid w:val="003249A9"/>
    <w:rsid w:val="003253AA"/>
    <w:rsid w:val="00325EA9"/>
    <w:rsid w:val="0032649C"/>
    <w:rsid w:val="0032662B"/>
    <w:rsid w:val="003266DF"/>
    <w:rsid w:val="00327223"/>
    <w:rsid w:val="00327C57"/>
    <w:rsid w:val="00332AC4"/>
    <w:rsid w:val="00333CD7"/>
    <w:rsid w:val="0033400C"/>
    <w:rsid w:val="00335557"/>
    <w:rsid w:val="00335708"/>
    <w:rsid w:val="00336774"/>
    <w:rsid w:val="00336899"/>
    <w:rsid w:val="00340085"/>
    <w:rsid w:val="0034034E"/>
    <w:rsid w:val="003407CB"/>
    <w:rsid w:val="003409D6"/>
    <w:rsid w:val="00342CF4"/>
    <w:rsid w:val="003435F9"/>
    <w:rsid w:val="00343B16"/>
    <w:rsid w:val="00344A63"/>
    <w:rsid w:val="003469F6"/>
    <w:rsid w:val="00350D3B"/>
    <w:rsid w:val="0035110D"/>
    <w:rsid w:val="00351A8E"/>
    <w:rsid w:val="003531B5"/>
    <w:rsid w:val="00353C39"/>
    <w:rsid w:val="00353FF4"/>
    <w:rsid w:val="0035421A"/>
    <w:rsid w:val="003546B7"/>
    <w:rsid w:val="00354B5C"/>
    <w:rsid w:val="00354C4F"/>
    <w:rsid w:val="00355333"/>
    <w:rsid w:val="0035535C"/>
    <w:rsid w:val="00356D2B"/>
    <w:rsid w:val="00356EB4"/>
    <w:rsid w:val="0036009B"/>
    <w:rsid w:val="003603C7"/>
    <w:rsid w:val="00360B2C"/>
    <w:rsid w:val="00360F67"/>
    <w:rsid w:val="00361634"/>
    <w:rsid w:val="003619F2"/>
    <w:rsid w:val="00361F91"/>
    <w:rsid w:val="0036215A"/>
    <w:rsid w:val="003621AD"/>
    <w:rsid w:val="0036255F"/>
    <w:rsid w:val="003628F4"/>
    <w:rsid w:val="0036463E"/>
    <w:rsid w:val="00364F1E"/>
    <w:rsid w:val="00365922"/>
    <w:rsid w:val="00366555"/>
    <w:rsid w:val="00366774"/>
    <w:rsid w:val="0036768A"/>
    <w:rsid w:val="00367D70"/>
    <w:rsid w:val="00370CC3"/>
    <w:rsid w:val="00371026"/>
    <w:rsid w:val="00371E41"/>
    <w:rsid w:val="00372029"/>
    <w:rsid w:val="00372559"/>
    <w:rsid w:val="00372987"/>
    <w:rsid w:val="00372D6F"/>
    <w:rsid w:val="003754C8"/>
    <w:rsid w:val="0037604C"/>
    <w:rsid w:val="0037770F"/>
    <w:rsid w:val="003778F3"/>
    <w:rsid w:val="00380071"/>
    <w:rsid w:val="00384726"/>
    <w:rsid w:val="00384900"/>
    <w:rsid w:val="00385117"/>
    <w:rsid w:val="0038579E"/>
    <w:rsid w:val="00385C33"/>
    <w:rsid w:val="00386245"/>
    <w:rsid w:val="003867FA"/>
    <w:rsid w:val="00386A78"/>
    <w:rsid w:val="0038796D"/>
    <w:rsid w:val="00387A70"/>
    <w:rsid w:val="00387F36"/>
    <w:rsid w:val="00390753"/>
    <w:rsid w:val="003915A6"/>
    <w:rsid w:val="003920A3"/>
    <w:rsid w:val="0039248A"/>
    <w:rsid w:val="003934DD"/>
    <w:rsid w:val="00393898"/>
    <w:rsid w:val="003949E8"/>
    <w:rsid w:val="00394BD4"/>
    <w:rsid w:val="003957F7"/>
    <w:rsid w:val="00395BC6"/>
    <w:rsid w:val="00396561"/>
    <w:rsid w:val="003A06E8"/>
    <w:rsid w:val="003A0892"/>
    <w:rsid w:val="003A1440"/>
    <w:rsid w:val="003A2593"/>
    <w:rsid w:val="003A2B13"/>
    <w:rsid w:val="003A2B1E"/>
    <w:rsid w:val="003A3CB7"/>
    <w:rsid w:val="003A3CDD"/>
    <w:rsid w:val="003A476A"/>
    <w:rsid w:val="003A4989"/>
    <w:rsid w:val="003A4D75"/>
    <w:rsid w:val="003A5FDD"/>
    <w:rsid w:val="003A63F0"/>
    <w:rsid w:val="003A6BB6"/>
    <w:rsid w:val="003B124C"/>
    <w:rsid w:val="003B1526"/>
    <w:rsid w:val="003B16FA"/>
    <w:rsid w:val="003B1F57"/>
    <w:rsid w:val="003B22E8"/>
    <w:rsid w:val="003B26EA"/>
    <w:rsid w:val="003B3DDC"/>
    <w:rsid w:val="003B4135"/>
    <w:rsid w:val="003B5420"/>
    <w:rsid w:val="003B567A"/>
    <w:rsid w:val="003B5A00"/>
    <w:rsid w:val="003B5A29"/>
    <w:rsid w:val="003B5F3B"/>
    <w:rsid w:val="003B66E4"/>
    <w:rsid w:val="003B70C5"/>
    <w:rsid w:val="003C0CDB"/>
    <w:rsid w:val="003C239D"/>
    <w:rsid w:val="003C4165"/>
    <w:rsid w:val="003C4E73"/>
    <w:rsid w:val="003C60B9"/>
    <w:rsid w:val="003C6392"/>
    <w:rsid w:val="003C65AF"/>
    <w:rsid w:val="003D115F"/>
    <w:rsid w:val="003D151F"/>
    <w:rsid w:val="003D2F31"/>
    <w:rsid w:val="003D2F9A"/>
    <w:rsid w:val="003D4731"/>
    <w:rsid w:val="003D5F80"/>
    <w:rsid w:val="003D683B"/>
    <w:rsid w:val="003D773D"/>
    <w:rsid w:val="003D7E85"/>
    <w:rsid w:val="003D7F5A"/>
    <w:rsid w:val="003D7FCF"/>
    <w:rsid w:val="003E0E99"/>
    <w:rsid w:val="003E0EE2"/>
    <w:rsid w:val="003E0FDC"/>
    <w:rsid w:val="003E1664"/>
    <w:rsid w:val="003E2DAB"/>
    <w:rsid w:val="003E2FF7"/>
    <w:rsid w:val="003E32F6"/>
    <w:rsid w:val="003E3387"/>
    <w:rsid w:val="003E393A"/>
    <w:rsid w:val="003E3F70"/>
    <w:rsid w:val="003E5804"/>
    <w:rsid w:val="003E5EDC"/>
    <w:rsid w:val="003E5FD1"/>
    <w:rsid w:val="003E6715"/>
    <w:rsid w:val="003E6AD0"/>
    <w:rsid w:val="003E7245"/>
    <w:rsid w:val="003F1A95"/>
    <w:rsid w:val="003F1C5A"/>
    <w:rsid w:val="003F1FD4"/>
    <w:rsid w:val="003F2847"/>
    <w:rsid w:val="003F3866"/>
    <w:rsid w:val="003F3BE2"/>
    <w:rsid w:val="003F451E"/>
    <w:rsid w:val="003F470E"/>
    <w:rsid w:val="003F494D"/>
    <w:rsid w:val="003F5EB8"/>
    <w:rsid w:val="003F6026"/>
    <w:rsid w:val="003F670D"/>
    <w:rsid w:val="003F6E08"/>
    <w:rsid w:val="003F6FB0"/>
    <w:rsid w:val="003F6FBD"/>
    <w:rsid w:val="003F7A59"/>
    <w:rsid w:val="00401972"/>
    <w:rsid w:val="004034C6"/>
    <w:rsid w:val="00403856"/>
    <w:rsid w:val="00403DCB"/>
    <w:rsid w:val="00405348"/>
    <w:rsid w:val="00405A65"/>
    <w:rsid w:val="00406BA0"/>
    <w:rsid w:val="00407526"/>
    <w:rsid w:val="004079EC"/>
    <w:rsid w:val="0041095B"/>
    <w:rsid w:val="00410976"/>
    <w:rsid w:val="004111D0"/>
    <w:rsid w:val="00411779"/>
    <w:rsid w:val="00412162"/>
    <w:rsid w:val="00412185"/>
    <w:rsid w:val="004122F9"/>
    <w:rsid w:val="00412CB9"/>
    <w:rsid w:val="004147DF"/>
    <w:rsid w:val="004164CD"/>
    <w:rsid w:val="00420273"/>
    <w:rsid w:val="00420A46"/>
    <w:rsid w:val="0042173B"/>
    <w:rsid w:val="00421A95"/>
    <w:rsid w:val="004230A2"/>
    <w:rsid w:val="00423554"/>
    <w:rsid w:val="00423DA1"/>
    <w:rsid w:val="00423E5A"/>
    <w:rsid w:val="00424B7C"/>
    <w:rsid w:val="00426C08"/>
    <w:rsid w:val="00426DF4"/>
    <w:rsid w:val="00427AA8"/>
    <w:rsid w:val="0043064F"/>
    <w:rsid w:val="00430E2E"/>
    <w:rsid w:val="004316D1"/>
    <w:rsid w:val="00431A1B"/>
    <w:rsid w:val="00431E81"/>
    <w:rsid w:val="00433A47"/>
    <w:rsid w:val="004345E4"/>
    <w:rsid w:val="00436777"/>
    <w:rsid w:val="004369C4"/>
    <w:rsid w:val="00437B18"/>
    <w:rsid w:val="00440F1B"/>
    <w:rsid w:val="00441020"/>
    <w:rsid w:val="004413CF"/>
    <w:rsid w:val="00441760"/>
    <w:rsid w:val="00441A03"/>
    <w:rsid w:val="00441A9B"/>
    <w:rsid w:val="00443393"/>
    <w:rsid w:val="00443EE6"/>
    <w:rsid w:val="00444B4F"/>
    <w:rsid w:val="00445282"/>
    <w:rsid w:val="00445E86"/>
    <w:rsid w:val="00446045"/>
    <w:rsid w:val="004468CE"/>
    <w:rsid w:val="00446B32"/>
    <w:rsid w:val="004474DB"/>
    <w:rsid w:val="004475C9"/>
    <w:rsid w:val="004478BD"/>
    <w:rsid w:val="00450285"/>
    <w:rsid w:val="0045065C"/>
    <w:rsid w:val="004506BF"/>
    <w:rsid w:val="00450FB2"/>
    <w:rsid w:val="00451865"/>
    <w:rsid w:val="00451A55"/>
    <w:rsid w:val="00451FB8"/>
    <w:rsid w:val="004529BD"/>
    <w:rsid w:val="00452E25"/>
    <w:rsid w:val="004535F8"/>
    <w:rsid w:val="004544E6"/>
    <w:rsid w:val="00454DC4"/>
    <w:rsid w:val="004559B7"/>
    <w:rsid w:val="00460910"/>
    <w:rsid w:val="00460A58"/>
    <w:rsid w:val="00460A8E"/>
    <w:rsid w:val="0046274E"/>
    <w:rsid w:val="0046377E"/>
    <w:rsid w:val="0046379B"/>
    <w:rsid w:val="004645DA"/>
    <w:rsid w:val="00466014"/>
    <w:rsid w:val="004663F9"/>
    <w:rsid w:val="00466B88"/>
    <w:rsid w:val="00467357"/>
    <w:rsid w:val="004678E8"/>
    <w:rsid w:val="00470331"/>
    <w:rsid w:val="00470FA3"/>
    <w:rsid w:val="004711E9"/>
    <w:rsid w:val="00471A55"/>
    <w:rsid w:val="00471E47"/>
    <w:rsid w:val="0047289E"/>
    <w:rsid w:val="00474907"/>
    <w:rsid w:val="00474DDC"/>
    <w:rsid w:val="00475737"/>
    <w:rsid w:val="0047577E"/>
    <w:rsid w:val="004824D0"/>
    <w:rsid w:val="004827CF"/>
    <w:rsid w:val="00483056"/>
    <w:rsid w:val="0048381B"/>
    <w:rsid w:val="00484253"/>
    <w:rsid w:val="00484969"/>
    <w:rsid w:val="004853C2"/>
    <w:rsid w:val="00485918"/>
    <w:rsid w:val="00485AE3"/>
    <w:rsid w:val="00486D36"/>
    <w:rsid w:val="004873F7"/>
    <w:rsid w:val="004875B1"/>
    <w:rsid w:val="004877C6"/>
    <w:rsid w:val="00487B33"/>
    <w:rsid w:val="00487D29"/>
    <w:rsid w:val="00490659"/>
    <w:rsid w:val="00491BAB"/>
    <w:rsid w:val="004921A6"/>
    <w:rsid w:val="00492A3E"/>
    <w:rsid w:val="00494285"/>
    <w:rsid w:val="00495EF3"/>
    <w:rsid w:val="0049600A"/>
    <w:rsid w:val="004961FD"/>
    <w:rsid w:val="00496852"/>
    <w:rsid w:val="004968F1"/>
    <w:rsid w:val="0049690F"/>
    <w:rsid w:val="00497BF3"/>
    <w:rsid w:val="004A0ACD"/>
    <w:rsid w:val="004A1448"/>
    <w:rsid w:val="004A2237"/>
    <w:rsid w:val="004A2262"/>
    <w:rsid w:val="004A23D8"/>
    <w:rsid w:val="004A2CDF"/>
    <w:rsid w:val="004A329C"/>
    <w:rsid w:val="004A551A"/>
    <w:rsid w:val="004A570C"/>
    <w:rsid w:val="004A735E"/>
    <w:rsid w:val="004A7A1D"/>
    <w:rsid w:val="004A7D83"/>
    <w:rsid w:val="004B12DE"/>
    <w:rsid w:val="004B1F84"/>
    <w:rsid w:val="004B21AE"/>
    <w:rsid w:val="004B26C1"/>
    <w:rsid w:val="004B33A3"/>
    <w:rsid w:val="004B33B4"/>
    <w:rsid w:val="004B3C4D"/>
    <w:rsid w:val="004B48FE"/>
    <w:rsid w:val="004B4ACC"/>
    <w:rsid w:val="004C1031"/>
    <w:rsid w:val="004C173A"/>
    <w:rsid w:val="004C229E"/>
    <w:rsid w:val="004C49C5"/>
    <w:rsid w:val="004C4C5C"/>
    <w:rsid w:val="004C62ED"/>
    <w:rsid w:val="004C6796"/>
    <w:rsid w:val="004C69C4"/>
    <w:rsid w:val="004C69E4"/>
    <w:rsid w:val="004C70E5"/>
    <w:rsid w:val="004C75A5"/>
    <w:rsid w:val="004C760F"/>
    <w:rsid w:val="004D06DA"/>
    <w:rsid w:val="004D0BB9"/>
    <w:rsid w:val="004D1335"/>
    <w:rsid w:val="004D135A"/>
    <w:rsid w:val="004D2181"/>
    <w:rsid w:val="004D233F"/>
    <w:rsid w:val="004D26F7"/>
    <w:rsid w:val="004D372E"/>
    <w:rsid w:val="004D4395"/>
    <w:rsid w:val="004D45E5"/>
    <w:rsid w:val="004D46DC"/>
    <w:rsid w:val="004D4D71"/>
    <w:rsid w:val="004D51A7"/>
    <w:rsid w:val="004D59C8"/>
    <w:rsid w:val="004D5D21"/>
    <w:rsid w:val="004D744D"/>
    <w:rsid w:val="004D7547"/>
    <w:rsid w:val="004D7669"/>
    <w:rsid w:val="004D7D17"/>
    <w:rsid w:val="004D7DDF"/>
    <w:rsid w:val="004E15B9"/>
    <w:rsid w:val="004E1E16"/>
    <w:rsid w:val="004E26A7"/>
    <w:rsid w:val="004E2DD4"/>
    <w:rsid w:val="004E3ADB"/>
    <w:rsid w:val="004E3B37"/>
    <w:rsid w:val="004E3E0E"/>
    <w:rsid w:val="004E43D8"/>
    <w:rsid w:val="004E45F4"/>
    <w:rsid w:val="004E46FB"/>
    <w:rsid w:val="004E5086"/>
    <w:rsid w:val="004E517E"/>
    <w:rsid w:val="004E6740"/>
    <w:rsid w:val="004E7838"/>
    <w:rsid w:val="004F03D9"/>
    <w:rsid w:val="004F047A"/>
    <w:rsid w:val="004F138C"/>
    <w:rsid w:val="004F1E53"/>
    <w:rsid w:val="004F24B3"/>
    <w:rsid w:val="004F2902"/>
    <w:rsid w:val="004F2BD6"/>
    <w:rsid w:val="004F317E"/>
    <w:rsid w:val="004F39EF"/>
    <w:rsid w:val="004F41B5"/>
    <w:rsid w:val="004F476E"/>
    <w:rsid w:val="004F5030"/>
    <w:rsid w:val="004F60FD"/>
    <w:rsid w:val="004F7EA9"/>
    <w:rsid w:val="0050064E"/>
    <w:rsid w:val="00500C17"/>
    <w:rsid w:val="00500E39"/>
    <w:rsid w:val="00501987"/>
    <w:rsid w:val="00501A58"/>
    <w:rsid w:val="00502786"/>
    <w:rsid w:val="00502BD0"/>
    <w:rsid w:val="00503203"/>
    <w:rsid w:val="00504C3D"/>
    <w:rsid w:val="00504EAA"/>
    <w:rsid w:val="00504FCB"/>
    <w:rsid w:val="00506270"/>
    <w:rsid w:val="005063D0"/>
    <w:rsid w:val="005065FF"/>
    <w:rsid w:val="00510E80"/>
    <w:rsid w:val="00511933"/>
    <w:rsid w:val="00511D69"/>
    <w:rsid w:val="00512B52"/>
    <w:rsid w:val="00512D23"/>
    <w:rsid w:val="005143B7"/>
    <w:rsid w:val="00514ED8"/>
    <w:rsid w:val="005159C5"/>
    <w:rsid w:val="00515C09"/>
    <w:rsid w:val="00520D1A"/>
    <w:rsid w:val="005215BD"/>
    <w:rsid w:val="00521C94"/>
    <w:rsid w:val="00522280"/>
    <w:rsid w:val="00522CD9"/>
    <w:rsid w:val="00523E76"/>
    <w:rsid w:val="00524C84"/>
    <w:rsid w:val="00524CBD"/>
    <w:rsid w:val="0052568E"/>
    <w:rsid w:val="00525B42"/>
    <w:rsid w:val="005273A3"/>
    <w:rsid w:val="00527A58"/>
    <w:rsid w:val="00527BDE"/>
    <w:rsid w:val="00530317"/>
    <w:rsid w:val="0053056E"/>
    <w:rsid w:val="0053186A"/>
    <w:rsid w:val="005325A5"/>
    <w:rsid w:val="005325D3"/>
    <w:rsid w:val="00532B5C"/>
    <w:rsid w:val="00533D2C"/>
    <w:rsid w:val="0053505D"/>
    <w:rsid w:val="00536117"/>
    <w:rsid w:val="00536CB7"/>
    <w:rsid w:val="00537786"/>
    <w:rsid w:val="0054021A"/>
    <w:rsid w:val="0054021C"/>
    <w:rsid w:val="005409FB"/>
    <w:rsid w:val="00540F41"/>
    <w:rsid w:val="00541131"/>
    <w:rsid w:val="00541883"/>
    <w:rsid w:val="00541E22"/>
    <w:rsid w:val="00541F4C"/>
    <w:rsid w:val="00542CC4"/>
    <w:rsid w:val="00543165"/>
    <w:rsid w:val="00543DCD"/>
    <w:rsid w:val="00544796"/>
    <w:rsid w:val="00544C09"/>
    <w:rsid w:val="00544C5F"/>
    <w:rsid w:val="00544CC9"/>
    <w:rsid w:val="005467E3"/>
    <w:rsid w:val="00546BEA"/>
    <w:rsid w:val="0054704B"/>
    <w:rsid w:val="00550AA2"/>
    <w:rsid w:val="00550F3B"/>
    <w:rsid w:val="005521AC"/>
    <w:rsid w:val="00553BDC"/>
    <w:rsid w:val="0055441C"/>
    <w:rsid w:val="00554808"/>
    <w:rsid w:val="00555F0B"/>
    <w:rsid w:val="005607E4"/>
    <w:rsid w:val="00561255"/>
    <w:rsid w:val="00561A05"/>
    <w:rsid w:val="0056228A"/>
    <w:rsid w:val="005623CB"/>
    <w:rsid w:val="00562C55"/>
    <w:rsid w:val="005636A6"/>
    <w:rsid w:val="00566B63"/>
    <w:rsid w:val="00566B7C"/>
    <w:rsid w:val="00566D88"/>
    <w:rsid w:val="00566F28"/>
    <w:rsid w:val="005714D4"/>
    <w:rsid w:val="005715A1"/>
    <w:rsid w:val="005719D3"/>
    <w:rsid w:val="00572CD0"/>
    <w:rsid w:val="00572DB9"/>
    <w:rsid w:val="00573229"/>
    <w:rsid w:val="005733DC"/>
    <w:rsid w:val="005737D4"/>
    <w:rsid w:val="00573A9A"/>
    <w:rsid w:val="00574DC1"/>
    <w:rsid w:val="005765D1"/>
    <w:rsid w:val="00576A13"/>
    <w:rsid w:val="00577526"/>
    <w:rsid w:val="0057767C"/>
    <w:rsid w:val="00580422"/>
    <w:rsid w:val="00580C95"/>
    <w:rsid w:val="00580FC1"/>
    <w:rsid w:val="0058171A"/>
    <w:rsid w:val="00581D2D"/>
    <w:rsid w:val="0058251D"/>
    <w:rsid w:val="00583D7C"/>
    <w:rsid w:val="0058406C"/>
    <w:rsid w:val="00584481"/>
    <w:rsid w:val="0058479E"/>
    <w:rsid w:val="00585191"/>
    <w:rsid w:val="005858B2"/>
    <w:rsid w:val="005876C8"/>
    <w:rsid w:val="005878BE"/>
    <w:rsid w:val="00587A63"/>
    <w:rsid w:val="005906FE"/>
    <w:rsid w:val="00590F2D"/>
    <w:rsid w:val="00592134"/>
    <w:rsid w:val="0059252F"/>
    <w:rsid w:val="00593D4B"/>
    <w:rsid w:val="0059430D"/>
    <w:rsid w:val="00594672"/>
    <w:rsid w:val="005947DC"/>
    <w:rsid w:val="00595AC6"/>
    <w:rsid w:val="0059655F"/>
    <w:rsid w:val="005979ED"/>
    <w:rsid w:val="005A0210"/>
    <w:rsid w:val="005A02B0"/>
    <w:rsid w:val="005A0405"/>
    <w:rsid w:val="005A0ABF"/>
    <w:rsid w:val="005A0AFD"/>
    <w:rsid w:val="005A0F9E"/>
    <w:rsid w:val="005A194C"/>
    <w:rsid w:val="005A3291"/>
    <w:rsid w:val="005A3394"/>
    <w:rsid w:val="005A3B18"/>
    <w:rsid w:val="005A5E9D"/>
    <w:rsid w:val="005A6701"/>
    <w:rsid w:val="005A7345"/>
    <w:rsid w:val="005A791B"/>
    <w:rsid w:val="005A7D99"/>
    <w:rsid w:val="005A7F5B"/>
    <w:rsid w:val="005B04B7"/>
    <w:rsid w:val="005B0611"/>
    <w:rsid w:val="005B085B"/>
    <w:rsid w:val="005B0AB7"/>
    <w:rsid w:val="005B1659"/>
    <w:rsid w:val="005B1FC5"/>
    <w:rsid w:val="005B208A"/>
    <w:rsid w:val="005B247F"/>
    <w:rsid w:val="005B3D40"/>
    <w:rsid w:val="005B48B7"/>
    <w:rsid w:val="005B5A21"/>
    <w:rsid w:val="005B6032"/>
    <w:rsid w:val="005B7C2D"/>
    <w:rsid w:val="005C0831"/>
    <w:rsid w:val="005C0AA2"/>
    <w:rsid w:val="005C3719"/>
    <w:rsid w:val="005C54A8"/>
    <w:rsid w:val="005C5821"/>
    <w:rsid w:val="005C6AF0"/>
    <w:rsid w:val="005D1558"/>
    <w:rsid w:val="005D2110"/>
    <w:rsid w:val="005D3AF6"/>
    <w:rsid w:val="005D5093"/>
    <w:rsid w:val="005D59B5"/>
    <w:rsid w:val="005D5C1A"/>
    <w:rsid w:val="005D645F"/>
    <w:rsid w:val="005D71AA"/>
    <w:rsid w:val="005D7AEC"/>
    <w:rsid w:val="005D7B79"/>
    <w:rsid w:val="005E017A"/>
    <w:rsid w:val="005E10B4"/>
    <w:rsid w:val="005E22F4"/>
    <w:rsid w:val="005E2BED"/>
    <w:rsid w:val="005E2EC7"/>
    <w:rsid w:val="005E2F39"/>
    <w:rsid w:val="005E309A"/>
    <w:rsid w:val="005E3143"/>
    <w:rsid w:val="005E31A8"/>
    <w:rsid w:val="005E55DA"/>
    <w:rsid w:val="005E5A0F"/>
    <w:rsid w:val="005E5AFF"/>
    <w:rsid w:val="005E7288"/>
    <w:rsid w:val="005E7FB7"/>
    <w:rsid w:val="005F0512"/>
    <w:rsid w:val="005F0513"/>
    <w:rsid w:val="005F073B"/>
    <w:rsid w:val="005F0A07"/>
    <w:rsid w:val="005F150D"/>
    <w:rsid w:val="005F1621"/>
    <w:rsid w:val="005F31EC"/>
    <w:rsid w:val="005F348C"/>
    <w:rsid w:val="005F3E56"/>
    <w:rsid w:val="005F4054"/>
    <w:rsid w:val="005F4E7B"/>
    <w:rsid w:val="005F62AF"/>
    <w:rsid w:val="005F6CE8"/>
    <w:rsid w:val="005F7CF1"/>
    <w:rsid w:val="005F7E04"/>
    <w:rsid w:val="006005F4"/>
    <w:rsid w:val="00600D73"/>
    <w:rsid w:val="00600FA0"/>
    <w:rsid w:val="006034DB"/>
    <w:rsid w:val="006036E7"/>
    <w:rsid w:val="00604A5E"/>
    <w:rsid w:val="00604CF1"/>
    <w:rsid w:val="00604DD5"/>
    <w:rsid w:val="0060696B"/>
    <w:rsid w:val="00607073"/>
    <w:rsid w:val="006075B3"/>
    <w:rsid w:val="00607C32"/>
    <w:rsid w:val="006102BA"/>
    <w:rsid w:val="006109C7"/>
    <w:rsid w:val="00611497"/>
    <w:rsid w:val="00612A76"/>
    <w:rsid w:val="00612C03"/>
    <w:rsid w:val="006138F2"/>
    <w:rsid w:val="00613B9D"/>
    <w:rsid w:val="006145D7"/>
    <w:rsid w:val="00614635"/>
    <w:rsid w:val="006147C6"/>
    <w:rsid w:val="0061639A"/>
    <w:rsid w:val="00616775"/>
    <w:rsid w:val="00616E5B"/>
    <w:rsid w:val="00620447"/>
    <w:rsid w:val="00620764"/>
    <w:rsid w:val="00620E73"/>
    <w:rsid w:val="00621DFB"/>
    <w:rsid w:val="00624762"/>
    <w:rsid w:val="006247E2"/>
    <w:rsid w:val="006248D9"/>
    <w:rsid w:val="00624907"/>
    <w:rsid w:val="00624E49"/>
    <w:rsid w:val="006267A4"/>
    <w:rsid w:val="00626F53"/>
    <w:rsid w:val="00627239"/>
    <w:rsid w:val="00630F4E"/>
    <w:rsid w:val="00631988"/>
    <w:rsid w:val="00631AD5"/>
    <w:rsid w:val="006339F8"/>
    <w:rsid w:val="00634087"/>
    <w:rsid w:val="006341C3"/>
    <w:rsid w:val="00635BBD"/>
    <w:rsid w:val="00641C1E"/>
    <w:rsid w:val="00642054"/>
    <w:rsid w:val="006421C1"/>
    <w:rsid w:val="00642303"/>
    <w:rsid w:val="006425F7"/>
    <w:rsid w:val="0064318B"/>
    <w:rsid w:val="006444AE"/>
    <w:rsid w:val="00644831"/>
    <w:rsid w:val="00644EF3"/>
    <w:rsid w:val="00645132"/>
    <w:rsid w:val="00645C08"/>
    <w:rsid w:val="0064698D"/>
    <w:rsid w:val="00646FA3"/>
    <w:rsid w:val="00647324"/>
    <w:rsid w:val="00647CA7"/>
    <w:rsid w:val="006512B3"/>
    <w:rsid w:val="006514FC"/>
    <w:rsid w:val="0065207B"/>
    <w:rsid w:val="0065409B"/>
    <w:rsid w:val="00654B05"/>
    <w:rsid w:val="00654E8A"/>
    <w:rsid w:val="00655166"/>
    <w:rsid w:val="00655D13"/>
    <w:rsid w:val="006560E8"/>
    <w:rsid w:val="0065685C"/>
    <w:rsid w:val="00656F0C"/>
    <w:rsid w:val="006574AB"/>
    <w:rsid w:val="00657571"/>
    <w:rsid w:val="00660AA4"/>
    <w:rsid w:val="00660B8F"/>
    <w:rsid w:val="0066145E"/>
    <w:rsid w:val="00661B61"/>
    <w:rsid w:val="006624B0"/>
    <w:rsid w:val="006628C2"/>
    <w:rsid w:val="0066298F"/>
    <w:rsid w:val="00662AA8"/>
    <w:rsid w:val="006639CB"/>
    <w:rsid w:val="00663DF4"/>
    <w:rsid w:val="0066486D"/>
    <w:rsid w:val="0066509D"/>
    <w:rsid w:val="00665998"/>
    <w:rsid w:val="006665D5"/>
    <w:rsid w:val="006672F7"/>
    <w:rsid w:val="00667F87"/>
    <w:rsid w:val="00670907"/>
    <w:rsid w:val="0067106A"/>
    <w:rsid w:val="0067125B"/>
    <w:rsid w:val="00671398"/>
    <w:rsid w:val="00672792"/>
    <w:rsid w:val="0067288D"/>
    <w:rsid w:val="00672F3D"/>
    <w:rsid w:val="0067362D"/>
    <w:rsid w:val="00673891"/>
    <w:rsid w:val="00673FAD"/>
    <w:rsid w:val="006747BC"/>
    <w:rsid w:val="00674CBB"/>
    <w:rsid w:val="0067502D"/>
    <w:rsid w:val="006750E9"/>
    <w:rsid w:val="006753CA"/>
    <w:rsid w:val="006757E8"/>
    <w:rsid w:val="00675C59"/>
    <w:rsid w:val="00676E61"/>
    <w:rsid w:val="00677140"/>
    <w:rsid w:val="006800AC"/>
    <w:rsid w:val="0068014E"/>
    <w:rsid w:val="00681B74"/>
    <w:rsid w:val="0068223F"/>
    <w:rsid w:val="00682BAD"/>
    <w:rsid w:val="00682EE7"/>
    <w:rsid w:val="00684ABB"/>
    <w:rsid w:val="006854AB"/>
    <w:rsid w:val="0068692B"/>
    <w:rsid w:val="0068778D"/>
    <w:rsid w:val="00690A03"/>
    <w:rsid w:val="00691011"/>
    <w:rsid w:val="00691B19"/>
    <w:rsid w:val="00692CE8"/>
    <w:rsid w:val="00692E54"/>
    <w:rsid w:val="0069435E"/>
    <w:rsid w:val="00694432"/>
    <w:rsid w:val="0069614D"/>
    <w:rsid w:val="00696C0D"/>
    <w:rsid w:val="00697331"/>
    <w:rsid w:val="00697739"/>
    <w:rsid w:val="006A0412"/>
    <w:rsid w:val="006A2578"/>
    <w:rsid w:val="006A2838"/>
    <w:rsid w:val="006A2D2E"/>
    <w:rsid w:val="006A2DDE"/>
    <w:rsid w:val="006A3045"/>
    <w:rsid w:val="006A3061"/>
    <w:rsid w:val="006A47D3"/>
    <w:rsid w:val="006A482E"/>
    <w:rsid w:val="006A4DAA"/>
    <w:rsid w:val="006A4F5C"/>
    <w:rsid w:val="006A4FA2"/>
    <w:rsid w:val="006A5B54"/>
    <w:rsid w:val="006A5C1F"/>
    <w:rsid w:val="006A624E"/>
    <w:rsid w:val="006A66DB"/>
    <w:rsid w:val="006B0095"/>
    <w:rsid w:val="006B011B"/>
    <w:rsid w:val="006B094D"/>
    <w:rsid w:val="006B0C3A"/>
    <w:rsid w:val="006B148C"/>
    <w:rsid w:val="006B200E"/>
    <w:rsid w:val="006B3081"/>
    <w:rsid w:val="006B4061"/>
    <w:rsid w:val="006B4757"/>
    <w:rsid w:val="006B48B5"/>
    <w:rsid w:val="006B4B7A"/>
    <w:rsid w:val="006B596C"/>
    <w:rsid w:val="006B68B2"/>
    <w:rsid w:val="006B7808"/>
    <w:rsid w:val="006B7961"/>
    <w:rsid w:val="006B7E4D"/>
    <w:rsid w:val="006B7FBD"/>
    <w:rsid w:val="006C06D9"/>
    <w:rsid w:val="006C1466"/>
    <w:rsid w:val="006C1CCF"/>
    <w:rsid w:val="006C1DD4"/>
    <w:rsid w:val="006C1F33"/>
    <w:rsid w:val="006C30FD"/>
    <w:rsid w:val="006C327D"/>
    <w:rsid w:val="006C36D2"/>
    <w:rsid w:val="006C37D2"/>
    <w:rsid w:val="006C3F5A"/>
    <w:rsid w:val="006C473A"/>
    <w:rsid w:val="006C4EBB"/>
    <w:rsid w:val="006C5777"/>
    <w:rsid w:val="006C7113"/>
    <w:rsid w:val="006C79F6"/>
    <w:rsid w:val="006C7B8F"/>
    <w:rsid w:val="006D0216"/>
    <w:rsid w:val="006D103A"/>
    <w:rsid w:val="006D370E"/>
    <w:rsid w:val="006D3D35"/>
    <w:rsid w:val="006D60D3"/>
    <w:rsid w:val="006D6140"/>
    <w:rsid w:val="006D6187"/>
    <w:rsid w:val="006D744C"/>
    <w:rsid w:val="006D763C"/>
    <w:rsid w:val="006D7643"/>
    <w:rsid w:val="006D7BF8"/>
    <w:rsid w:val="006E09E7"/>
    <w:rsid w:val="006E148B"/>
    <w:rsid w:val="006E236C"/>
    <w:rsid w:val="006E262D"/>
    <w:rsid w:val="006E32F2"/>
    <w:rsid w:val="006E3ABD"/>
    <w:rsid w:val="006E3F15"/>
    <w:rsid w:val="006E4606"/>
    <w:rsid w:val="006E6028"/>
    <w:rsid w:val="006E6ECC"/>
    <w:rsid w:val="006F0ADA"/>
    <w:rsid w:val="006F0DAA"/>
    <w:rsid w:val="006F2736"/>
    <w:rsid w:val="006F381E"/>
    <w:rsid w:val="006F478F"/>
    <w:rsid w:val="006F4DA7"/>
    <w:rsid w:val="006F5F2C"/>
    <w:rsid w:val="006F5FD0"/>
    <w:rsid w:val="006F78E9"/>
    <w:rsid w:val="007001E2"/>
    <w:rsid w:val="0070091E"/>
    <w:rsid w:val="00700E50"/>
    <w:rsid w:val="00700FDF"/>
    <w:rsid w:val="007012A8"/>
    <w:rsid w:val="0070167D"/>
    <w:rsid w:val="00701736"/>
    <w:rsid w:val="0070293A"/>
    <w:rsid w:val="00703526"/>
    <w:rsid w:val="00703CE1"/>
    <w:rsid w:val="00704238"/>
    <w:rsid w:val="0070440D"/>
    <w:rsid w:val="00704B4A"/>
    <w:rsid w:val="00706343"/>
    <w:rsid w:val="007064BD"/>
    <w:rsid w:val="00706D93"/>
    <w:rsid w:val="0070764A"/>
    <w:rsid w:val="00711C5B"/>
    <w:rsid w:val="00712520"/>
    <w:rsid w:val="00712852"/>
    <w:rsid w:val="00714ED5"/>
    <w:rsid w:val="0071504C"/>
    <w:rsid w:val="0071635E"/>
    <w:rsid w:val="007164BE"/>
    <w:rsid w:val="0071669C"/>
    <w:rsid w:val="00716D31"/>
    <w:rsid w:val="007178B9"/>
    <w:rsid w:val="00717A5D"/>
    <w:rsid w:val="0072001C"/>
    <w:rsid w:val="00720390"/>
    <w:rsid w:val="00720401"/>
    <w:rsid w:val="00722CB2"/>
    <w:rsid w:val="007237E3"/>
    <w:rsid w:val="00724A4C"/>
    <w:rsid w:val="007251E4"/>
    <w:rsid w:val="00725A40"/>
    <w:rsid w:val="00726B5A"/>
    <w:rsid w:val="00726BE1"/>
    <w:rsid w:val="007270E4"/>
    <w:rsid w:val="00730FE8"/>
    <w:rsid w:val="00731D20"/>
    <w:rsid w:val="00731DBF"/>
    <w:rsid w:val="00732C9E"/>
    <w:rsid w:val="0073378D"/>
    <w:rsid w:val="00734736"/>
    <w:rsid w:val="00734A28"/>
    <w:rsid w:val="00734D99"/>
    <w:rsid w:val="007375EE"/>
    <w:rsid w:val="0073788F"/>
    <w:rsid w:val="0074171D"/>
    <w:rsid w:val="007428C2"/>
    <w:rsid w:val="00742E7A"/>
    <w:rsid w:val="0074606D"/>
    <w:rsid w:val="0074759C"/>
    <w:rsid w:val="00747B8A"/>
    <w:rsid w:val="00747F42"/>
    <w:rsid w:val="007501FF"/>
    <w:rsid w:val="0075099A"/>
    <w:rsid w:val="00750DB5"/>
    <w:rsid w:val="00751A2A"/>
    <w:rsid w:val="00751C6A"/>
    <w:rsid w:val="00752601"/>
    <w:rsid w:val="007526AA"/>
    <w:rsid w:val="007536B2"/>
    <w:rsid w:val="00753E97"/>
    <w:rsid w:val="007542D5"/>
    <w:rsid w:val="00754E8E"/>
    <w:rsid w:val="00755E80"/>
    <w:rsid w:val="0075674E"/>
    <w:rsid w:val="0075739E"/>
    <w:rsid w:val="007601CB"/>
    <w:rsid w:val="00760C8F"/>
    <w:rsid w:val="0076107D"/>
    <w:rsid w:val="00761696"/>
    <w:rsid w:val="00762B85"/>
    <w:rsid w:val="00765B18"/>
    <w:rsid w:val="00765EF2"/>
    <w:rsid w:val="007665D4"/>
    <w:rsid w:val="007668E0"/>
    <w:rsid w:val="00766A12"/>
    <w:rsid w:val="00766A2A"/>
    <w:rsid w:val="007679D0"/>
    <w:rsid w:val="00767E2A"/>
    <w:rsid w:val="00770AC0"/>
    <w:rsid w:val="00770B85"/>
    <w:rsid w:val="00770DFD"/>
    <w:rsid w:val="00770E61"/>
    <w:rsid w:val="0077149F"/>
    <w:rsid w:val="00771A79"/>
    <w:rsid w:val="007723E3"/>
    <w:rsid w:val="007733F4"/>
    <w:rsid w:val="00775FA1"/>
    <w:rsid w:val="00776139"/>
    <w:rsid w:val="00777435"/>
    <w:rsid w:val="00777DB6"/>
    <w:rsid w:val="0078016A"/>
    <w:rsid w:val="007801E9"/>
    <w:rsid w:val="007817A9"/>
    <w:rsid w:val="00781DB7"/>
    <w:rsid w:val="00783CDD"/>
    <w:rsid w:val="00785C06"/>
    <w:rsid w:val="00786D98"/>
    <w:rsid w:val="0078733B"/>
    <w:rsid w:val="00787791"/>
    <w:rsid w:val="0079091F"/>
    <w:rsid w:val="007919E4"/>
    <w:rsid w:val="007920CF"/>
    <w:rsid w:val="00792BCE"/>
    <w:rsid w:val="0079332C"/>
    <w:rsid w:val="0079397E"/>
    <w:rsid w:val="00793BEC"/>
    <w:rsid w:val="00793E18"/>
    <w:rsid w:val="00794CFA"/>
    <w:rsid w:val="0079583F"/>
    <w:rsid w:val="007958CC"/>
    <w:rsid w:val="00796A65"/>
    <w:rsid w:val="0079770F"/>
    <w:rsid w:val="00797CC9"/>
    <w:rsid w:val="007A0090"/>
    <w:rsid w:val="007A0BD1"/>
    <w:rsid w:val="007A1B81"/>
    <w:rsid w:val="007A1CF7"/>
    <w:rsid w:val="007A1D29"/>
    <w:rsid w:val="007A35F5"/>
    <w:rsid w:val="007A37E0"/>
    <w:rsid w:val="007A4633"/>
    <w:rsid w:val="007A79D1"/>
    <w:rsid w:val="007A7D67"/>
    <w:rsid w:val="007B020E"/>
    <w:rsid w:val="007B111E"/>
    <w:rsid w:val="007B2B4F"/>
    <w:rsid w:val="007B3712"/>
    <w:rsid w:val="007B4273"/>
    <w:rsid w:val="007B4D12"/>
    <w:rsid w:val="007B5D09"/>
    <w:rsid w:val="007B5F11"/>
    <w:rsid w:val="007B736C"/>
    <w:rsid w:val="007C0458"/>
    <w:rsid w:val="007C0816"/>
    <w:rsid w:val="007C086C"/>
    <w:rsid w:val="007C167E"/>
    <w:rsid w:val="007C28D2"/>
    <w:rsid w:val="007C388A"/>
    <w:rsid w:val="007C40D3"/>
    <w:rsid w:val="007C4129"/>
    <w:rsid w:val="007C4243"/>
    <w:rsid w:val="007C47AD"/>
    <w:rsid w:val="007C4C9B"/>
    <w:rsid w:val="007C5E1C"/>
    <w:rsid w:val="007C624E"/>
    <w:rsid w:val="007C625E"/>
    <w:rsid w:val="007C62D7"/>
    <w:rsid w:val="007C6D56"/>
    <w:rsid w:val="007D012E"/>
    <w:rsid w:val="007D1FDB"/>
    <w:rsid w:val="007D2872"/>
    <w:rsid w:val="007D2958"/>
    <w:rsid w:val="007D2C53"/>
    <w:rsid w:val="007D3087"/>
    <w:rsid w:val="007D34C7"/>
    <w:rsid w:val="007D480D"/>
    <w:rsid w:val="007D6E2E"/>
    <w:rsid w:val="007D7987"/>
    <w:rsid w:val="007E1986"/>
    <w:rsid w:val="007E1E75"/>
    <w:rsid w:val="007E28DD"/>
    <w:rsid w:val="007E291B"/>
    <w:rsid w:val="007E36C2"/>
    <w:rsid w:val="007E374C"/>
    <w:rsid w:val="007E39F7"/>
    <w:rsid w:val="007E4867"/>
    <w:rsid w:val="007E49C4"/>
    <w:rsid w:val="007E4BA9"/>
    <w:rsid w:val="007E515A"/>
    <w:rsid w:val="007E556E"/>
    <w:rsid w:val="007E78C6"/>
    <w:rsid w:val="007E7963"/>
    <w:rsid w:val="007F0390"/>
    <w:rsid w:val="007F093C"/>
    <w:rsid w:val="007F1186"/>
    <w:rsid w:val="007F327E"/>
    <w:rsid w:val="007F4343"/>
    <w:rsid w:val="007F6D1D"/>
    <w:rsid w:val="00800E8D"/>
    <w:rsid w:val="008020AC"/>
    <w:rsid w:val="008023BF"/>
    <w:rsid w:val="00802C78"/>
    <w:rsid w:val="008034F1"/>
    <w:rsid w:val="00805E7A"/>
    <w:rsid w:val="00806700"/>
    <w:rsid w:val="00810A55"/>
    <w:rsid w:val="0081146D"/>
    <w:rsid w:val="00811872"/>
    <w:rsid w:val="00811E99"/>
    <w:rsid w:val="008130D6"/>
    <w:rsid w:val="00813D8E"/>
    <w:rsid w:val="008143BE"/>
    <w:rsid w:val="00814A99"/>
    <w:rsid w:val="00815EEB"/>
    <w:rsid w:val="00820FB1"/>
    <w:rsid w:val="0082125D"/>
    <w:rsid w:val="008220A2"/>
    <w:rsid w:val="008220F1"/>
    <w:rsid w:val="00822B80"/>
    <w:rsid w:val="00824026"/>
    <w:rsid w:val="008240A0"/>
    <w:rsid w:val="008248E2"/>
    <w:rsid w:val="00824A48"/>
    <w:rsid w:val="00824E71"/>
    <w:rsid w:val="008259F9"/>
    <w:rsid w:val="00825B92"/>
    <w:rsid w:val="00826846"/>
    <w:rsid w:val="00827323"/>
    <w:rsid w:val="00827623"/>
    <w:rsid w:val="00827922"/>
    <w:rsid w:val="00830D01"/>
    <w:rsid w:val="00831104"/>
    <w:rsid w:val="00831DD7"/>
    <w:rsid w:val="00832EC2"/>
    <w:rsid w:val="008334C6"/>
    <w:rsid w:val="00834108"/>
    <w:rsid w:val="00835574"/>
    <w:rsid w:val="008359FB"/>
    <w:rsid w:val="00835F07"/>
    <w:rsid w:val="0083734D"/>
    <w:rsid w:val="0084058B"/>
    <w:rsid w:val="008408AE"/>
    <w:rsid w:val="00840C94"/>
    <w:rsid w:val="008412E5"/>
    <w:rsid w:val="00841C42"/>
    <w:rsid w:val="0084334E"/>
    <w:rsid w:val="00843893"/>
    <w:rsid w:val="00844F93"/>
    <w:rsid w:val="00845597"/>
    <w:rsid w:val="00846A32"/>
    <w:rsid w:val="00846A9F"/>
    <w:rsid w:val="008476E9"/>
    <w:rsid w:val="00852818"/>
    <w:rsid w:val="0085307D"/>
    <w:rsid w:val="008539F5"/>
    <w:rsid w:val="00853B8A"/>
    <w:rsid w:val="00854316"/>
    <w:rsid w:val="0085456F"/>
    <w:rsid w:val="00855EEC"/>
    <w:rsid w:val="0085733B"/>
    <w:rsid w:val="00857EC6"/>
    <w:rsid w:val="00861A88"/>
    <w:rsid w:val="00862A56"/>
    <w:rsid w:val="00862A99"/>
    <w:rsid w:val="00862BA2"/>
    <w:rsid w:val="00862C21"/>
    <w:rsid w:val="00863CF7"/>
    <w:rsid w:val="00865D84"/>
    <w:rsid w:val="00867CAE"/>
    <w:rsid w:val="00867EDA"/>
    <w:rsid w:val="0087096B"/>
    <w:rsid w:val="00870F19"/>
    <w:rsid w:val="00871EBE"/>
    <w:rsid w:val="00872C04"/>
    <w:rsid w:val="00874635"/>
    <w:rsid w:val="00875A82"/>
    <w:rsid w:val="00875B9E"/>
    <w:rsid w:val="00876AD7"/>
    <w:rsid w:val="00880953"/>
    <w:rsid w:val="008810F8"/>
    <w:rsid w:val="00882037"/>
    <w:rsid w:val="00882708"/>
    <w:rsid w:val="008835B5"/>
    <w:rsid w:val="00883C40"/>
    <w:rsid w:val="008854A3"/>
    <w:rsid w:val="0088554C"/>
    <w:rsid w:val="00885AEF"/>
    <w:rsid w:val="00885F77"/>
    <w:rsid w:val="00886212"/>
    <w:rsid w:val="0088648F"/>
    <w:rsid w:val="00886730"/>
    <w:rsid w:val="00886A07"/>
    <w:rsid w:val="00887957"/>
    <w:rsid w:val="0089121A"/>
    <w:rsid w:val="00891767"/>
    <w:rsid w:val="00891FD1"/>
    <w:rsid w:val="008924F9"/>
    <w:rsid w:val="00892E9A"/>
    <w:rsid w:val="00893C31"/>
    <w:rsid w:val="00893F98"/>
    <w:rsid w:val="008953BE"/>
    <w:rsid w:val="00897192"/>
    <w:rsid w:val="0089758E"/>
    <w:rsid w:val="00897AE8"/>
    <w:rsid w:val="00897CF9"/>
    <w:rsid w:val="008A09FF"/>
    <w:rsid w:val="008A0EB5"/>
    <w:rsid w:val="008A1FBE"/>
    <w:rsid w:val="008A20F9"/>
    <w:rsid w:val="008A2C36"/>
    <w:rsid w:val="008A2F46"/>
    <w:rsid w:val="008A30A6"/>
    <w:rsid w:val="008A3B02"/>
    <w:rsid w:val="008A3DAE"/>
    <w:rsid w:val="008A4B66"/>
    <w:rsid w:val="008A5717"/>
    <w:rsid w:val="008A59A5"/>
    <w:rsid w:val="008A640E"/>
    <w:rsid w:val="008A6419"/>
    <w:rsid w:val="008A756E"/>
    <w:rsid w:val="008A7B61"/>
    <w:rsid w:val="008B0803"/>
    <w:rsid w:val="008B0F4D"/>
    <w:rsid w:val="008B1192"/>
    <w:rsid w:val="008B193B"/>
    <w:rsid w:val="008B1EC6"/>
    <w:rsid w:val="008B2138"/>
    <w:rsid w:val="008B21B0"/>
    <w:rsid w:val="008B28E5"/>
    <w:rsid w:val="008B3B4A"/>
    <w:rsid w:val="008B4318"/>
    <w:rsid w:val="008B57B3"/>
    <w:rsid w:val="008B58C1"/>
    <w:rsid w:val="008B5995"/>
    <w:rsid w:val="008B5CB0"/>
    <w:rsid w:val="008B6482"/>
    <w:rsid w:val="008B65D5"/>
    <w:rsid w:val="008B7AE6"/>
    <w:rsid w:val="008B7EC3"/>
    <w:rsid w:val="008C007B"/>
    <w:rsid w:val="008C051B"/>
    <w:rsid w:val="008C0615"/>
    <w:rsid w:val="008C1A12"/>
    <w:rsid w:val="008C2583"/>
    <w:rsid w:val="008C27AF"/>
    <w:rsid w:val="008C2ECA"/>
    <w:rsid w:val="008C34FC"/>
    <w:rsid w:val="008C3B05"/>
    <w:rsid w:val="008C4F0B"/>
    <w:rsid w:val="008C5D5C"/>
    <w:rsid w:val="008C5D98"/>
    <w:rsid w:val="008C5DD7"/>
    <w:rsid w:val="008C6DAB"/>
    <w:rsid w:val="008C6DB1"/>
    <w:rsid w:val="008C6F16"/>
    <w:rsid w:val="008D1566"/>
    <w:rsid w:val="008D1C03"/>
    <w:rsid w:val="008D3BB9"/>
    <w:rsid w:val="008D4C4D"/>
    <w:rsid w:val="008D5028"/>
    <w:rsid w:val="008D6969"/>
    <w:rsid w:val="008D7525"/>
    <w:rsid w:val="008E04F2"/>
    <w:rsid w:val="008E10AC"/>
    <w:rsid w:val="008E1390"/>
    <w:rsid w:val="008E165C"/>
    <w:rsid w:val="008E2B68"/>
    <w:rsid w:val="008E332A"/>
    <w:rsid w:val="008E3754"/>
    <w:rsid w:val="008E4A72"/>
    <w:rsid w:val="008E5087"/>
    <w:rsid w:val="008E51E8"/>
    <w:rsid w:val="008E597D"/>
    <w:rsid w:val="008E5D15"/>
    <w:rsid w:val="008E5DFB"/>
    <w:rsid w:val="008E677D"/>
    <w:rsid w:val="008E7C1E"/>
    <w:rsid w:val="008E7D37"/>
    <w:rsid w:val="008F1250"/>
    <w:rsid w:val="008F1E2C"/>
    <w:rsid w:val="008F242D"/>
    <w:rsid w:val="008F3399"/>
    <w:rsid w:val="008F39BD"/>
    <w:rsid w:val="008F476D"/>
    <w:rsid w:val="008F4904"/>
    <w:rsid w:val="008F5BDF"/>
    <w:rsid w:val="008F605C"/>
    <w:rsid w:val="008F64E2"/>
    <w:rsid w:val="008F7AD3"/>
    <w:rsid w:val="00900380"/>
    <w:rsid w:val="00900B8A"/>
    <w:rsid w:val="00901939"/>
    <w:rsid w:val="00903119"/>
    <w:rsid w:val="00904881"/>
    <w:rsid w:val="00904945"/>
    <w:rsid w:val="009054BB"/>
    <w:rsid w:val="00905F8C"/>
    <w:rsid w:val="00906E7C"/>
    <w:rsid w:val="0090716D"/>
    <w:rsid w:val="009074AB"/>
    <w:rsid w:val="00907C2E"/>
    <w:rsid w:val="00907D4A"/>
    <w:rsid w:val="0091025F"/>
    <w:rsid w:val="00910CBD"/>
    <w:rsid w:val="00911775"/>
    <w:rsid w:val="00912B97"/>
    <w:rsid w:val="00913100"/>
    <w:rsid w:val="00913430"/>
    <w:rsid w:val="009135CA"/>
    <w:rsid w:val="009138B0"/>
    <w:rsid w:val="009141C0"/>
    <w:rsid w:val="00914665"/>
    <w:rsid w:val="00915B69"/>
    <w:rsid w:val="009161F1"/>
    <w:rsid w:val="00917303"/>
    <w:rsid w:val="009175DA"/>
    <w:rsid w:val="00917C1E"/>
    <w:rsid w:val="009211E3"/>
    <w:rsid w:val="00921391"/>
    <w:rsid w:val="00921B8E"/>
    <w:rsid w:val="009225D4"/>
    <w:rsid w:val="00922843"/>
    <w:rsid w:val="00922B46"/>
    <w:rsid w:val="00922C80"/>
    <w:rsid w:val="009230CD"/>
    <w:rsid w:val="0092673C"/>
    <w:rsid w:val="00926BF5"/>
    <w:rsid w:val="00926D31"/>
    <w:rsid w:val="009279CD"/>
    <w:rsid w:val="00927E5B"/>
    <w:rsid w:val="00930B0F"/>
    <w:rsid w:val="009344F9"/>
    <w:rsid w:val="009347C8"/>
    <w:rsid w:val="009351E1"/>
    <w:rsid w:val="00935963"/>
    <w:rsid w:val="00935EF1"/>
    <w:rsid w:val="0093619B"/>
    <w:rsid w:val="00936F70"/>
    <w:rsid w:val="0093705F"/>
    <w:rsid w:val="009371AC"/>
    <w:rsid w:val="0094112B"/>
    <w:rsid w:val="0094154C"/>
    <w:rsid w:val="0094160C"/>
    <w:rsid w:val="00941B52"/>
    <w:rsid w:val="00942D30"/>
    <w:rsid w:val="00944FC2"/>
    <w:rsid w:val="00945ECE"/>
    <w:rsid w:val="0094601A"/>
    <w:rsid w:val="0094790D"/>
    <w:rsid w:val="00947E10"/>
    <w:rsid w:val="00950987"/>
    <w:rsid w:val="009516CE"/>
    <w:rsid w:val="00952F43"/>
    <w:rsid w:val="00953C1B"/>
    <w:rsid w:val="00953C65"/>
    <w:rsid w:val="00954911"/>
    <w:rsid w:val="00954BD4"/>
    <w:rsid w:val="0095545C"/>
    <w:rsid w:val="00957857"/>
    <w:rsid w:val="009579C8"/>
    <w:rsid w:val="009579F5"/>
    <w:rsid w:val="00957F6B"/>
    <w:rsid w:val="00957F82"/>
    <w:rsid w:val="00962813"/>
    <w:rsid w:val="00963FE9"/>
    <w:rsid w:val="0096555A"/>
    <w:rsid w:val="00966354"/>
    <w:rsid w:val="00966785"/>
    <w:rsid w:val="00966CD2"/>
    <w:rsid w:val="00966DD2"/>
    <w:rsid w:val="009709AD"/>
    <w:rsid w:val="009714ED"/>
    <w:rsid w:val="00973060"/>
    <w:rsid w:val="00973D9C"/>
    <w:rsid w:val="009746D2"/>
    <w:rsid w:val="00975F00"/>
    <w:rsid w:val="00976E4A"/>
    <w:rsid w:val="00976FA4"/>
    <w:rsid w:val="009772D9"/>
    <w:rsid w:val="00977D7E"/>
    <w:rsid w:val="00980F84"/>
    <w:rsid w:val="0098113A"/>
    <w:rsid w:val="0098322E"/>
    <w:rsid w:val="00983E9E"/>
    <w:rsid w:val="0098477F"/>
    <w:rsid w:val="009853AD"/>
    <w:rsid w:val="00987249"/>
    <w:rsid w:val="00987AAF"/>
    <w:rsid w:val="009919F5"/>
    <w:rsid w:val="009927B8"/>
    <w:rsid w:val="00992FB7"/>
    <w:rsid w:val="00993271"/>
    <w:rsid w:val="00994D40"/>
    <w:rsid w:val="00994FAC"/>
    <w:rsid w:val="00996DA9"/>
    <w:rsid w:val="009974E8"/>
    <w:rsid w:val="009979BC"/>
    <w:rsid w:val="009A0158"/>
    <w:rsid w:val="009A0187"/>
    <w:rsid w:val="009A0352"/>
    <w:rsid w:val="009A0CD1"/>
    <w:rsid w:val="009A1646"/>
    <w:rsid w:val="009A27ED"/>
    <w:rsid w:val="009A2B27"/>
    <w:rsid w:val="009A3D37"/>
    <w:rsid w:val="009A4067"/>
    <w:rsid w:val="009A544F"/>
    <w:rsid w:val="009A567B"/>
    <w:rsid w:val="009A671B"/>
    <w:rsid w:val="009A7B39"/>
    <w:rsid w:val="009B03D4"/>
    <w:rsid w:val="009B04A8"/>
    <w:rsid w:val="009B067C"/>
    <w:rsid w:val="009B113E"/>
    <w:rsid w:val="009B14DA"/>
    <w:rsid w:val="009B3B38"/>
    <w:rsid w:val="009B3C7A"/>
    <w:rsid w:val="009B3F67"/>
    <w:rsid w:val="009B3FA3"/>
    <w:rsid w:val="009B442C"/>
    <w:rsid w:val="009B481F"/>
    <w:rsid w:val="009B4E0C"/>
    <w:rsid w:val="009B4E81"/>
    <w:rsid w:val="009B5323"/>
    <w:rsid w:val="009B5BCB"/>
    <w:rsid w:val="009B6362"/>
    <w:rsid w:val="009B6649"/>
    <w:rsid w:val="009B7236"/>
    <w:rsid w:val="009B7F0A"/>
    <w:rsid w:val="009C0320"/>
    <w:rsid w:val="009C351B"/>
    <w:rsid w:val="009C481C"/>
    <w:rsid w:val="009C4ECF"/>
    <w:rsid w:val="009C5086"/>
    <w:rsid w:val="009C6B6C"/>
    <w:rsid w:val="009C6C96"/>
    <w:rsid w:val="009C6EFE"/>
    <w:rsid w:val="009C76EF"/>
    <w:rsid w:val="009D0EB2"/>
    <w:rsid w:val="009D1C75"/>
    <w:rsid w:val="009D238D"/>
    <w:rsid w:val="009D2C39"/>
    <w:rsid w:val="009D32EE"/>
    <w:rsid w:val="009D33AF"/>
    <w:rsid w:val="009D3493"/>
    <w:rsid w:val="009D43EA"/>
    <w:rsid w:val="009D48B1"/>
    <w:rsid w:val="009D48CE"/>
    <w:rsid w:val="009D68F1"/>
    <w:rsid w:val="009D6C4E"/>
    <w:rsid w:val="009D70B3"/>
    <w:rsid w:val="009D7128"/>
    <w:rsid w:val="009D7271"/>
    <w:rsid w:val="009E15D7"/>
    <w:rsid w:val="009E1F2D"/>
    <w:rsid w:val="009E2343"/>
    <w:rsid w:val="009E29BB"/>
    <w:rsid w:val="009E2DB4"/>
    <w:rsid w:val="009E3186"/>
    <w:rsid w:val="009E3760"/>
    <w:rsid w:val="009E481A"/>
    <w:rsid w:val="009E4B34"/>
    <w:rsid w:val="009E53AC"/>
    <w:rsid w:val="009E59CA"/>
    <w:rsid w:val="009E61DF"/>
    <w:rsid w:val="009E661F"/>
    <w:rsid w:val="009E693A"/>
    <w:rsid w:val="009E727E"/>
    <w:rsid w:val="009E7432"/>
    <w:rsid w:val="009F03EB"/>
    <w:rsid w:val="009F163D"/>
    <w:rsid w:val="009F3138"/>
    <w:rsid w:val="009F3C64"/>
    <w:rsid w:val="009F3F44"/>
    <w:rsid w:val="009F61EA"/>
    <w:rsid w:val="009F64A0"/>
    <w:rsid w:val="009F7C3C"/>
    <w:rsid w:val="009F7D79"/>
    <w:rsid w:val="00A00055"/>
    <w:rsid w:val="00A019FC"/>
    <w:rsid w:val="00A02518"/>
    <w:rsid w:val="00A02AC3"/>
    <w:rsid w:val="00A04DD9"/>
    <w:rsid w:val="00A05C25"/>
    <w:rsid w:val="00A06F40"/>
    <w:rsid w:val="00A07CC0"/>
    <w:rsid w:val="00A108BF"/>
    <w:rsid w:val="00A11F5F"/>
    <w:rsid w:val="00A13AA3"/>
    <w:rsid w:val="00A14ADC"/>
    <w:rsid w:val="00A15602"/>
    <w:rsid w:val="00A159AA"/>
    <w:rsid w:val="00A15DA5"/>
    <w:rsid w:val="00A16FA9"/>
    <w:rsid w:val="00A17BFD"/>
    <w:rsid w:val="00A20B9B"/>
    <w:rsid w:val="00A21301"/>
    <w:rsid w:val="00A22A47"/>
    <w:rsid w:val="00A22C7C"/>
    <w:rsid w:val="00A2307C"/>
    <w:rsid w:val="00A23E4C"/>
    <w:rsid w:val="00A24C5B"/>
    <w:rsid w:val="00A25408"/>
    <w:rsid w:val="00A2632B"/>
    <w:rsid w:val="00A265C7"/>
    <w:rsid w:val="00A26AA1"/>
    <w:rsid w:val="00A26EF1"/>
    <w:rsid w:val="00A270B0"/>
    <w:rsid w:val="00A27485"/>
    <w:rsid w:val="00A27524"/>
    <w:rsid w:val="00A3037E"/>
    <w:rsid w:val="00A30CAA"/>
    <w:rsid w:val="00A30D08"/>
    <w:rsid w:val="00A30EC8"/>
    <w:rsid w:val="00A31060"/>
    <w:rsid w:val="00A311B4"/>
    <w:rsid w:val="00A313B3"/>
    <w:rsid w:val="00A313F3"/>
    <w:rsid w:val="00A31F7C"/>
    <w:rsid w:val="00A32035"/>
    <w:rsid w:val="00A320E1"/>
    <w:rsid w:val="00A32192"/>
    <w:rsid w:val="00A321A0"/>
    <w:rsid w:val="00A3294E"/>
    <w:rsid w:val="00A33315"/>
    <w:rsid w:val="00A34CD9"/>
    <w:rsid w:val="00A35232"/>
    <w:rsid w:val="00A36B27"/>
    <w:rsid w:val="00A36CAC"/>
    <w:rsid w:val="00A4022E"/>
    <w:rsid w:val="00A427FF"/>
    <w:rsid w:val="00A42860"/>
    <w:rsid w:val="00A42D4A"/>
    <w:rsid w:val="00A43B92"/>
    <w:rsid w:val="00A44ECF"/>
    <w:rsid w:val="00A45B82"/>
    <w:rsid w:val="00A462FB"/>
    <w:rsid w:val="00A474AC"/>
    <w:rsid w:val="00A50B78"/>
    <w:rsid w:val="00A5190B"/>
    <w:rsid w:val="00A53312"/>
    <w:rsid w:val="00A53510"/>
    <w:rsid w:val="00A53DEE"/>
    <w:rsid w:val="00A550A9"/>
    <w:rsid w:val="00A55B9F"/>
    <w:rsid w:val="00A56D37"/>
    <w:rsid w:val="00A5733E"/>
    <w:rsid w:val="00A57B1C"/>
    <w:rsid w:val="00A60661"/>
    <w:rsid w:val="00A63D84"/>
    <w:rsid w:val="00A64B86"/>
    <w:rsid w:val="00A64F72"/>
    <w:rsid w:val="00A650C3"/>
    <w:rsid w:val="00A666A4"/>
    <w:rsid w:val="00A6730C"/>
    <w:rsid w:val="00A67707"/>
    <w:rsid w:val="00A67F6A"/>
    <w:rsid w:val="00A702BB"/>
    <w:rsid w:val="00A7094D"/>
    <w:rsid w:val="00A70C5A"/>
    <w:rsid w:val="00A70E88"/>
    <w:rsid w:val="00A71792"/>
    <w:rsid w:val="00A71AA4"/>
    <w:rsid w:val="00A73348"/>
    <w:rsid w:val="00A73F76"/>
    <w:rsid w:val="00A74545"/>
    <w:rsid w:val="00A760FE"/>
    <w:rsid w:val="00A7710E"/>
    <w:rsid w:val="00A77B6C"/>
    <w:rsid w:val="00A815A0"/>
    <w:rsid w:val="00A82093"/>
    <w:rsid w:val="00A8252B"/>
    <w:rsid w:val="00A82ECD"/>
    <w:rsid w:val="00A8454D"/>
    <w:rsid w:val="00A85AD7"/>
    <w:rsid w:val="00A90F3C"/>
    <w:rsid w:val="00A91268"/>
    <w:rsid w:val="00A9178C"/>
    <w:rsid w:val="00A926D1"/>
    <w:rsid w:val="00A92CF5"/>
    <w:rsid w:val="00A93B83"/>
    <w:rsid w:val="00A94ABA"/>
    <w:rsid w:val="00A96130"/>
    <w:rsid w:val="00A963FE"/>
    <w:rsid w:val="00A96A61"/>
    <w:rsid w:val="00A975C3"/>
    <w:rsid w:val="00AA2893"/>
    <w:rsid w:val="00AA289B"/>
    <w:rsid w:val="00AA51EE"/>
    <w:rsid w:val="00AA665A"/>
    <w:rsid w:val="00AA7143"/>
    <w:rsid w:val="00AA7E16"/>
    <w:rsid w:val="00AB0D5C"/>
    <w:rsid w:val="00AB193D"/>
    <w:rsid w:val="00AB3609"/>
    <w:rsid w:val="00AB3DCF"/>
    <w:rsid w:val="00AB46FD"/>
    <w:rsid w:val="00AB4991"/>
    <w:rsid w:val="00AB4A0F"/>
    <w:rsid w:val="00AB506D"/>
    <w:rsid w:val="00AB5212"/>
    <w:rsid w:val="00AB6E66"/>
    <w:rsid w:val="00AB79E1"/>
    <w:rsid w:val="00AB79F3"/>
    <w:rsid w:val="00AC223B"/>
    <w:rsid w:val="00AC2DAA"/>
    <w:rsid w:val="00AC2DCA"/>
    <w:rsid w:val="00AC3271"/>
    <w:rsid w:val="00AC328B"/>
    <w:rsid w:val="00AC3416"/>
    <w:rsid w:val="00AC3F2A"/>
    <w:rsid w:val="00AC4767"/>
    <w:rsid w:val="00AC49E1"/>
    <w:rsid w:val="00AC4B09"/>
    <w:rsid w:val="00AC6ECC"/>
    <w:rsid w:val="00AC72C7"/>
    <w:rsid w:val="00AC7E0D"/>
    <w:rsid w:val="00AD0577"/>
    <w:rsid w:val="00AD0AC2"/>
    <w:rsid w:val="00AD1F6C"/>
    <w:rsid w:val="00AD2279"/>
    <w:rsid w:val="00AD2AC8"/>
    <w:rsid w:val="00AD2ED9"/>
    <w:rsid w:val="00AD3266"/>
    <w:rsid w:val="00AD4CE8"/>
    <w:rsid w:val="00AD5808"/>
    <w:rsid w:val="00AD7200"/>
    <w:rsid w:val="00AD7867"/>
    <w:rsid w:val="00AD78B4"/>
    <w:rsid w:val="00AE0258"/>
    <w:rsid w:val="00AE0314"/>
    <w:rsid w:val="00AE0E40"/>
    <w:rsid w:val="00AE1C61"/>
    <w:rsid w:val="00AE2245"/>
    <w:rsid w:val="00AE2F53"/>
    <w:rsid w:val="00AE31B5"/>
    <w:rsid w:val="00AE6340"/>
    <w:rsid w:val="00AE642C"/>
    <w:rsid w:val="00AE6A5F"/>
    <w:rsid w:val="00AE6F73"/>
    <w:rsid w:val="00AE7334"/>
    <w:rsid w:val="00AE737E"/>
    <w:rsid w:val="00AE780D"/>
    <w:rsid w:val="00AE7DAD"/>
    <w:rsid w:val="00AF2F86"/>
    <w:rsid w:val="00AF3154"/>
    <w:rsid w:val="00AF43BA"/>
    <w:rsid w:val="00AF4580"/>
    <w:rsid w:val="00AF5231"/>
    <w:rsid w:val="00AF5CB8"/>
    <w:rsid w:val="00AF665F"/>
    <w:rsid w:val="00AF6822"/>
    <w:rsid w:val="00AF7BBB"/>
    <w:rsid w:val="00B00279"/>
    <w:rsid w:val="00B00AF2"/>
    <w:rsid w:val="00B00CC7"/>
    <w:rsid w:val="00B01172"/>
    <w:rsid w:val="00B0203A"/>
    <w:rsid w:val="00B029B5"/>
    <w:rsid w:val="00B02D07"/>
    <w:rsid w:val="00B05371"/>
    <w:rsid w:val="00B058E7"/>
    <w:rsid w:val="00B05B23"/>
    <w:rsid w:val="00B06F30"/>
    <w:rsid w:val="00B0735A"/>
    <w:rsid w:val="00B07A98"/>
    <w:rsid w:val="00B1077E"/>
    <w:rsid w:val="00B10B67"/>
    <w:rsid w:val="00B10D9E"/>
    <w:rsid w:val="00B11272"/>
    <w:rsid w:val="00B11450"/>
    <w:rsid w:val="00B122AD"/>
    <w:rsid w:val="00B137C7"/>
    <w:rsid w:val="00B1580C"/>
    <w:rsid w:val="00B16B92"/>
    <w:rsid w:val="00B16E8A"/>
    <w:rsid w:val="00B2089A"/>
    <w:rsid w:val="00B20982"/>
    <w:rsid w:val="00B20BE0"/>
    <w:rsid w:val="00B20F03"/>
    <w:rsid w:val="00B21648"/>
    <w:rsid w:val="00B22925"/>
    <w:rsid w:val="00B254C3"/>
    <w:rsid w:val="00B2626B"/>
    <w:rsid w:val="00B26607"/>
    <w:rsid w:val="00B26610"/>
    <w:rsid w:val="00B27864"/>
    <w:rsid w:val="00B278BC"/>
    <w:rsid w:val="00B27B58"/>
    <w:rsid w:val="00B30CE4"/>
    <w:rsid w:val="00B30DDD"/>
    <w:rsid w:val="00B31319"/>
    <w:rsid w:val="00B3147E"/>
    <w:rsid w:val="00B317D6"/>
    <w:rsid w:val="00B31F1A"/>
    <w:rsid w:val="00B32681"/>
    <w:rsid w:val="00B32F14"/>
    <w:rsid w:val="00B32F1C"/>
    <w:rsid w:val="00B333C4"/>
    <w:rsid w:val="00B34955"/>
    <w:rsid w:val="00B34AE1"/>
    <w:rsid w:val="00B35F8B"/>
    <w:rsid w:val="00B361B9"/>
    <w:rsid w:val="00B36536"/>
    <w:rsid w:val="00B3699F"/>
    <w:rsid w:val="00B36B50"/>
    <w:rsid w:val="00B40B5D"/>
    <w:rsid w:val="00B40EBD"/>
    <w:rsid w:val="00B42129"/>
    <w:rsid w:val="00B43350"/>
    <w:rsid w:val="00B43D43"/>
    <w:rsid w:val="00B44BFB"/>
    <w:rsid w:val="00B44FAB"/>
    <w:rsid w:val="00B45032"/>
    <w:rsid w:val="00B4746D"/>
    <w:rsid w:val="00B47A55"/>
    <w:rsid w:val="00B50C80"/>
    <w:rsid w:val="00B50F9C"/>
    <w:rsid w:val="00B515F4"/>
    <w:rsid w:val="00B51CAC"/>
    <w:rsid w:val="00B51E7E"/>
    <w:rsid w:val="00B52048"/>
    <w:rsid w:val="00B52B7E"/>
    <w:rsid w:val="00B52CE9"/>
    <w:rsid w:val="00B53358"/>
    <w:rsid w:val="00B535D5"/>
    <w:rsid w:val="00B5410F"/>
    <w:rsid w:val="00B5428F"/>
    <w:rsid w:val="00B54808"/>
    <w:rsid w:val="00B55C60"/>
    <w:rsid w:val="00B55DB7"/>
    <w:rsid w:val="00B562B5"/>
    <w:rsid w:val="00B567BC"/>
    <w:rsid w:val="00B5752D"/>
    <w:rsid w:val="00B57798"/>
    <w:rsid w:val="00B60740"/>
    <w:rsid w:val="00B60C81"/>
    <w:rsid w:val="00B612C4"/>
    <w:rsid w:val="00B61F60"/>
    <w:rsid w:val="00B62225"/>
    <w:rsid w:val="00B62CFF"/>
    <w:rsid w:val="00B6369A"/>
    <w:rsid w:val="00B63E30"/>
    <w:rsid w:val="00B654EF"/>
    <w:rsid w:val="00B65C09"/>
    <w:rsid w:val="00B66753"/>
    <w:rsid w:val="00B67790"/>
    <w:rsid w:val="00B67DBF"/>
    <w:rsid w:val="00B71793"/>
    <w:rsid w:val="00B7744D"/>
    <w:rsid w:val="00B77618"/>
    <w:rsid w:val="00B77972"/>
    <w:rsid w:val="00B802D0"/>
    <w:rsid w:val="00B807AD"/>
    <w:rsid w:val="00B81018"/>
    <w:rsid w:val="00B830C1"/>
    <w:rsid w:val="00B83603"/>
    <w:rsid w:val="00B848AB"/>
    <w:rsid w:val="00B84D34"/>
    <w:rsid w:val="00B8573A"/>
    <w:rsid w:val="00B85ADC"/>
    <w:rsid w:val="00B85FE8"/>
    <w:rsid w:val="00B867CA"/>
    <w:rsid w:val="00B86974"/>
    <w:rsid w:val="00B86E32"/>
    <w:rsid w:val="00B86F68"/>
    <w:rsid w:val="00B8751E"/>
    <w:rsid w:val="00B877BE"/>
    <w:rsid w:val="00B87AF4"/>
    <w:rsid w:val="00B9079F"/>
    <w:rsid w:val="00B910DE"/>
    <w:rsid w:val="00B9123C"/>
    <w:rsid w:val="00B91610"/>
    <w:rsid w:val="00B91D4C"/>
    <w:rsid w:val="00B91E87"/>
    <w:rsid w:val="00B93291"/>
    <w:rsid w:val="00B9395C"/>
    <w:rsid w:val="00B93E69"/>
    <w:rsid w:val="00B93EAC"/>
    <w:rsid w:val="00B94C41"/>
    <w:rsid w:val="00B95534"/>
    <w:rsid w:val="00B9601F"/>
    <w:rsid w:val="00B973FC"/>
    <w:rsid w:val="00B9745E"/>
    <w:rsid w:val="00B9778F"/>
    <w:rsid w:val="00BA04EC"/>
    <w:rsid w:val="00BA0E4A"/>
    <w:rsid w:val="00BA1BF0"/>
    <w:rsid w:val="00BA2FA0"/>
    <w:rsid w:val="00BA337E"/>
    <w:rsid w:val="00BA5F40"/>
    <w:rsid w:val="00BA5F7D"/>
    <w:rsid w:val="00BB038B"/>
    <w:rsid w:val="00BB12DD"/>
    <w:rsid w:val="00BB2D33"/>
    <w:rsid w:val="00BB2DD2"/>
    <w:rsid w:val="00BB3333"/>
    <w:rsid w:val="00BB36FA"/>
    <w:rsid w:val="00BB3FA0"/>
    <w:rsid w:val="00BB49D5"/>
    <w:rsid w:val="00BB55CC"/>
    <w:rsid w:val="00BB5EED"/>
    <w:rsid w:val="00BB69E0"/>
    <w:rsid w:val="00BB7A16"/>
    <w:rsid w:val="00BB7C01"/>
    <w:rsid w:val="00BC0280"/>
    <w:rsid w:val="00BC126B"/>
    <w:rsid w:val="00BC2ECC"/>
    <w:rsid w:val="00BC31CB"/>
    <w:rsid w:val="00BC34F5"/>
    <w:rsid w:val="00BC5882"/>
    <w:rsid w:val="00BC709B"/>
    <w:rsid w:val="00BD2568"/>
    <w:rsid w:val="00BD27AF"/>
    <w:rsid w:val="00BD3B22"/>
    <w:rsid w:val="00BD3F45"/>
    <w:rsid w:val="00BD4393"/>
    <w:rsid w:val="00BD5B1E"/>
    <w:rsid w:val="00BD5CEF"/>
    <w:rsid w:val="00BD624B"/>
    <w:rsid w:val="00BD6815"/>
    <w:rsid w:val="00BD6BDD"/>
    <w:rsid w:val="00BD7340"/>
    <w:rsid w:val="00BE0089"/>
    <w:rsid w:val="00BE15E5"/>
    <w:rsid w:val="00BE15F9"/>
    <w:rsid w:val="00BE2051"/>
    <w:rsid w:val="00BE23D8"/>
    <w:rsid w:val="00BE243C"/>
    <w:rsid w:val="00BE53F4"/>
    <w:rsid w:val="00BE5558"/>
    <w:rsid w:val="00BE5F9A"/>
    <w:rsid w:val="00BE7031"/>
    <w:rsid w:val="00BE7888"/>
    <w:rsid w:val="00BF0C38"/>
    <w:rsid w:val="00BF1569"/>
    <w:rsid w:val="00BF17F4"/>
    <w:rsid w:val="00BF3152"/>
    <w:rsid w:val="00BF3D3E"/>
    <w:rsid w:val="00BF5526"/>
    <w:rsid w:val="00BF5D05"/>
    <w:rsid w:val="00C011DB"/>
    <w:rsid w:val="00C01666"/>
    <w:rsid w:val="00C01A8B"/>
    <w:rsid w:val="00C01B55"/>
    <w:rsid w:val="00C01B7A"/>
    <w:rsid w:val="00C02BCE"/>
    <w:rsid w:val="00C048C3"/>
    <w:rsid w:val="00C04A11"/>
    <w:rsid w:val="00C05531"/>
    <w:rsid w:val="00C05F24"/>
    <w:rsid w:val="00C06EAF"/>
    <w:rsid w:val="00C07385"/>
    <w:rsid w:val="00C079DC"/>
    <w:rsid w:val="00C113CE"/>
    <w:rsid w:val="00C12B55"/>
    <w:rsid w:val="00C14B87"/>
    <w:rsid w:val="00C150B6"/>
    <w:rsid w:val="00C16174"/>
    <w:rsid w:val="00C169A2"/>
    <w:rsid w:val="00C169E1"/>
    <w:rsid w:val="00C169E8"/>
    <w:rsid w:val="00C17082"/>
    <w:rsid w:val="00C1762B"/>
    <w:rsid w:val="00C201B9"/>
    <w:rsid w:val="00C21590"/>
    <w:rsid w:val="00C21B9E"/>
    <w:rsid w:val="00C21FDA"/>
    <w:rsid w:val="00C220AB"/>
    <w:rsid w:val="00C22454"/>
    <w:rsid w:val="00C229F2"/>
    <w:rsid w:val="00C248B5"/>
    <w:rsid w:val="00C24976"/>
    <w:rsid w:val="00C249E8"/>
    <w:rsid w:val="00C24C5C"/>
    <w:rsid w:val="00C24EE1"/>
    <w:rsid w:val="00C25F19"/>
    <w:rsid w:val="00C2614F"/>
    <w:rsid w:val="00C2616F"/>
    <w:rsid w:val="00C265FF"/>
    <w:rsid w:val="00C26803"/>
    <w:rsid w:val="00C26851"/>
    <w:rsid w:val="00C26DFC"/>
    <w:rsid w:val="00C27A21"/>
    <w:rsid w:val="00C303F4"/>
    <w:rsid w:val="00C30619"/>
    <w:rsid w:val="00C31785"/>
    <w:rsid w:val="00C346C5"/>
    <w:rsid w:val="00C3511F"/>
    <w:rsid w:val="00C35B09"/>
    <w:rsid w:val="00C35C0A"/>
    <w:rsid w:val="00C3706C"/>
    <w:rsid w:val="00C3729F"/>
    <w:rsid w:val="00C37747"/>
    <w:rsid w:val="00C37AB1"/>
    <w:rsid w:val="00C37D14"/>
    <w:rsid w:val="00C37FEA"/>
    <w:rsid w:val="00C40489"/>
    <w:rsid w:val="00C40549"/>
    <w:rsid w:val="00C4073A"/>
    <w:rsid w:val="00C4082B"/>
    <w:rsid w:val="00C41541"/>
    <w:rsid w:val="00C418DE"/>
    <w:rsid w:val="00C43000"/>
    <w:rsid w:val="00C4312A"/>
    <w:rsid w:val="00C433C5"/>
    <w:rsid w:val="00C44199"/>
    <w:rsid w:val="00C44532"/>
    <w:rsid w:val="00C445F5"/>
    <w:rsid w:val="00C4462A"/>
    <w:rsid w:val="00C45CCD"/>
    <w:rsid w:val="00C45D43"/>
    <w:rsid w:val="00C45E65"/>
    <w:rsid w:val="00C465D5"/>
    <w:rsid w:val="00C466CF"/>
    <w:rsid w:val="00C4679F"/>
    <w:rsid w:val="00C46A08"/>
    <w:rsid w:val="00C46FFB"/>
    <w:rsid w:val="00C476FC"/>
    <w:rsid w:val="00C502E3"/>
    <w:rsid w:val="00C506D2"/>
    <w:rsid w:val="00C50843"/>
    <w:rsid w:val="00C524CE"/>
    <w:rsid w:val="00C52D75"/>
    <w:rsid w:val="00C53C26"/>
    <w:rsid w:val="00C53C9F"/>
    <w:rsid w:val="00C54199"/>
    <w:rsid w:val="00C54513"/>
    <w:rsid w:val="00C547ED"/>
    <w:rsid w:val="00C54A4E"/>
    <w:rsid w:val="00C54F0A"/>
    <w:rsid w:val="00C556BD"/>
    <w:rsid w:val="00C5589B"/>
    <w:rsid w:val="00C56AC8"/>
    <w:rsid w:val="00C57ACB"/>
    <w:rsid w:val="00C57F6F"/>
    <w:rsid w:val="00C602F2"/>
    <w:rsid w:val="00C60523"/>
    <w:rsid w:val="00C621E7"/>
    <w:rsid w:val="00C62A2A"/>
    <w:rsid w:val="00C645E2"/>
    <w:rsid w:val="00C6504B"/>
    <w:rsid w:val="00C657E0"/>
    <w:rsid w:val="00C705ED"/>
    <w:rsid w:val="00C71B5E"/>
    <w:rsid w:val="00C72FB2"/>
    <w:rsid w:val="00C73449"/>
    <w:rsid w:val="00C74065"/>
    <w:rsid w:val="00C75447"/>
    <w:rsid w:val="00C75E5A"/>
    <w:rsid w:val="00C763CD"/>
    <w:rsid w:val="00C76834"/>
    <w:rsid w:val="00C7761B"/>
    <w:rsid w:val="00C77B28"/>
    <w:rsid w:val="00C80852"/>
    <w:rsid w:val="00C80C31"/>
    <w:rsid w:val="00C81E21"/>
    <w:rsid w:val="00C81EFA"/>
    <w:rsid w:val="00C829B4"/>
    <w:rsid w:val="00C82B11"/>
    <w:rsid w:val="00C82D45"/>
    <w:rsid w:val="00C83EAB"/>
    <w:rsid w:val="00C851E8"/>
    <w:rsid w:val="00C864B2"/>
    <w:rsid w:val="00C9082A"/>
    <w:rsid w:val="00C91958"/>
    <w:rsid w:val="00C92772"/>
    <w:rsid w:val="00C9280E"/>
    <w:rsid w:val="00C92F22"/>
    <w:rsid w:val="00C92F63"/>
    <w:rsid w:val="00C931FF"/>
    <w:rsid w:val="00C93447"/>
    <w:rsid w:val="00C93630"/>
    <w:rsid w:val="00C93EBA"/>
    <w:rsid w:val="00C9433B"/>
    <w:rsid w:val="00C945BE"/>
    <w:rsid w:val="00C94666"/>
    <w:rsid w:val="00C94838"/>
    <w:rsid w:val="00C95102"/>
    <w:rsid w:val="00C95D3F"/>
    <w:rsid w:val="00C95FF0"/>
    <w:rsid w:val="00C9603A"/>
    <w:rsid w:val="00C96179"/>
    <w:rsid w:val="00C97CC4"/>
    <w:rsid w:val="00CA0B06"/>
    <w:rsid w:val="00CA1316"/>
    <w:rsid w:val="00CA13E9"/>
    <w:rsid w:val="00CA1632"/>
    <w:rsid w:val="00CA20BF"/>
    <w:rsid w:val="00CA2B0D"/>
    <w:rsid w:val="00CA42BB"/>
    <w:rsid w:val="00CA4359"/>
    <w:rsid w:val="00CA4B9B"/>
    <w:rsid w:val="00CA605C"/>
    <w:rsid w:val="00CA6221"/>
    <w:rsid w:val="00CA6584"/>
    <w:rsid w:val="00CA6EC4"/>
    <w:rsid w:val="00CA796A"/>
    <w:rsid w:val="00CB08D4"/>
    <w:rsid w:val="00CB1217"/>
    <w:rsid w:val="00CB24A2"/>
    <w:rsid w:val="00CB24AF"/>
    <w:rsid w:val="00CB3203"/>
    <w:rsid w:val="00CB4CC5"/>
    <w:rsid w:val="00CB53FD"/>
    <w:rsid w:val="00CB5857"/>
    <w:rsid w:val="00CB58EF"/>
    <w:rsid w:val="00CB60B5"/>
    <w:rsid w:val="00CC0753"/>
    <w:rsid w:val="00CC09C1"/>
    <w:rsid w:val="00CC0EC2"/>
    <w:rsid w:val="00CC399F"/>
    <w:rsid w:val="00CC4733"/>
    <w:rsid w:val="00CC4FA1"/>
    <w:rsid w:val="00CC54E6"/>
    <w:rsid w:val="00CC57E6"/>
    <w:rsid w:val="00CC5A0E"/>
    <w:rsid w:val="00CC640F"/>
    <w:rsid w:val="00CC64E0"/>
    <w:rsid w:val="00CC79D2"/>
    <w:rsid w:val="00CD1BA9"/>
    <w:rsid w:val="00CD1D3E"/>
    <w:rsid w:val="00CD1FA0"/>
    <w:rsid w:val="00CD2A49"/>
    <w:rsid w:val="00CD2C5C"/>
    <w:rsid w:val="00CD3EEB"/>
    <w:rsid w:val="00CD483D"/>
    <w:rsid w:val="00CD5169"/>
    <w:rsid w:val="00CD5686"/>
    <w:rsid w:val="00CD5F68"/>
    <w:rsid w:val="00CD6D46"/>
    <w:rsid w:val="00CD7347"/>
    <w:rsid w:val="00CE0892"/>
    <w:rsid w:val="00CE08CF"/>
    <w:rsid w:val="00CE0C51"/>
    <w:rsid w:val="00CE180A"/>
    <w:rsid w:val="00CE349B"/>
    <w:rsid w:val="00CE34B1"/>
    <w:rsid w:val="00CE38FE"/>
    <w:rsid w:val="00CE464C"/>
    <w:rsid w:val="00CE57C9"/>
    <w:rsid w:val="00CE6D44"/>
    <w:rsid w:val="00CE71E0"/>
    <w:rsid w:val="00CE7ABC"/>
    <w:rsid w:val="00CE7FB7"/>
    <w:rsid w:val="00CF01E6"/>
    <w:rsid w:val="00CF2221"/>
    <w:rsid w:val="00CF2FF8"/>
    <w:rsid w:val="00CF3FDB"/>
    <w:rsid w:val="00CF498C"/>
    <w:rsid w:val="00CF49BD"/>
    <w:rsid w:val="00CF55BE"/>
    <w:rsid w:val="00CF69D4"/>
    <w:rsid w:val="00CF69ED"/>
    <w:rsid w:val="00CF71DB"/>
    <w:rsid w:val="00CF7A4B"/>
    <w:rsid w:val="00D004FB"/>
    <w:rsid w:val="00D0059C"/>
    <w:rsid w:val="00D00E58"/>
    <w:rsid w:val="00D019BF"/>
    <w:rsid w:val="00D01CDD"/>
    <w:rsid w:val="00D0227B"/>
    <w:rsid w:val="00D02E28"/>
    <w:rsid w:val="00D03610"/>
    <w:rsid w:val="00D0577F"/>
    <w:rsid w:val="00D063BE"/>
    <w:rsid w:val="00D10CA6"/>
    <w:rsid w:val="00D11173"/>
    <w:rsid w:val="00D12779"/>
    <w:rsid w:val="00D12D2F"/>
    <w:rsid w:val="00D1387A"/>
    <w:rsid w:val="00D13F6C"/>
    <w:rsid w:val="00D1453C"/>
    <w:rsid w:val="00D14C3E"/>
    <w:rsid w:val="00D14E57"/>
    <w:rsid w:val="00D150FE"/>
    <w:rsid w:val="00D16170"/>
    <w:rsid w:val="00D161FE"/>
    <w:rsid w:val="00D17689"/>
    <w:rsid w:val="00D20C4F"/>
    <w:rsid w:val="00D2146E"/>
    <w:rsid w:val="00D23004"/>
    <w:rsid w:val="00D23901"/>
    <w:rsid w:val="00D23C56"/>
    <w:rsid w:val="00D24600"/>
    <w:rsid w:val="00D25F00"/>
    <w:rsid w:val="00D263B7"/>
    <w:rsid w:val="00D264B7"/>
    <w:rsid w:val="00D26933"/>
    <w:rsid w:val="00D26C28"/>
    <w:rsid w:val="00D31FA8"/>
    <w:rsid w:val="00D32498"/>
    <w:rsid w:val="00D32A60"/>
    <w:rsid w:val="00D3308F"/>
    <w:rsid w:val="00D341CC"/>
    <w:rsid w:val="00D3582E"/>
    <w:rsid w:val="00D35C96"/>
    <w:rsid w:val="00D36480"/>
    <w:rsid w:val="00D3718F"/>
    <w:rsid w:val="00D41708"/>
    <w:rsid w:val="00D417DA"/>
    <w:rsid w:val="00D427B5"/>
    <w:rsid w:val="00D42CED"/>
    <w:rsid w:val="00D434D6"/>
    <w:rsid w:val="00D4366E"/>
    <w:rsid w:val="00D440CF"/>
    <w:rsid w:val="00D44B30"/>
    <w:rsid w:val="00D45460"/>
    <w:rsid w:val="00D454D4"/>
    <w:rsid w:val="00D45507"/>
    <w:rsid w:val="00D45AD2"/>
    <w:rsid w:val="00D45B1D"/>
    <w:rsid w:val="00D45B2C"/>
    <w:rsid w:val="00D45D6A"/>
    <w:rsid w:val="00D46674"/>
    <w:rsid w:val="00D4681A"/>
    <w:rsid w:val="00D46CC9"/>
    <w:rsid w:val="00D46FA4"/>
    <w:rsid w:val="00D47519"/>
    <w:rsid w:val="00D522CA"/>
    <w:rsid w:val="00D52D3C"/>
    <w:rsid w:val="00D53DE3"/>
    <w:rsid w:val="00D54D34"/>
    <w:rsid w:val="00D5668E"/>
    <w:rsid w:val="00D609C4"/>
    <w:rsid w:val="00D61F50"/>
    <w:rsid w:val="00D62C1A"/>
    <w:rsid w:val="00D62CE6"/>
    <w:rsid w:val="00D665A3"/>
    <w:rsid w:val="00D71151"/>
    <w:rsid w:val="00D71755"/>
    <w:rsid w:val="00D71ABA"/>
    <w:rsid w:val="00D7260E"/>
    <w:rsid w:val="00D7403B"/>
    <w:rsid w:val="00D7451F"/>
    <w:rsid w:val="00D74715"/>
    <w:rsid w:val="00D7486E"/>
    <w:rsid w:val="00D74AB2"/>
    <w:rsid w:val="00D759CE"/>
    <w:rsid w:val="00D75C99"/>
    <w:rsid w:val="00D766E7"/>
    <w:rsid w:val="00D76A35"/>
    <w:rsid w:val="00D76B62"/>
    <w:rsid w:val="00D77DEB"/>
    <w:rsid w:val="00D81505"/>
    <w:rsid w:val="00D81DD9"/>
    <w:rsid w:val="00D825E5"/>
    <w:rsid w:val="00D82D87"/>
    <w:rsid w:val="00D83DD8"/>
    <w:rsid w:val="00D83FA0"/>
    <w:rsid w:val="00D856A1"/>
    <w:rsid w:val="00D85F91"/>
    <w:rsid w:val="00D8608F"/>
    <w:rsid w:val="00D87054"/>
    <w:rsid w:val="00D87AC4"/>
    <w:rsid w:val="00D915A1"/>
    <w:rsid w:val="00D91740"/>
    <w:rsid w:val="00D9300D"/>
    <w:rsid w:val="00D94CF2"/>
    <w:rsid w:val="00D95116"/>
    <w:rsid w:val="00DA08D9"/>
    <w:rsid w:val="00DA0BDD"/>
    <w:rsid w:val="00DA1146"/>
    <w:rsid w:val="00DA12E9"/>
    <w:rsid w:val="00DA1EDF"/>
    <w:rsid w:val="00DA202F"/>
    <w:rsid w:val="00DA3043"/>
    <w:rsid w:val="00DA3AB5"/>
    <w:rsid w:val="00DA4309"/>
    <w:rsid w:val="00DA4542"/>
    <w:rsid w:val="00DA59B0"/>
    <w:rsid w:val="00DA5FB1"/>
    <w:rsid w:val="00DA631D"/>
    <w:rsid w:val="00DA66A1"/>
    <w:rsid w:val="00DA6E52"/>
    <w:rsid w:val="00DB12C0"/>
    <w:rsid w:val="00DB19AC"/>
    <w:rsid w:val="00DB19C0"/>
    <w:rsid w:val="00DB24EF"/>
    <w:rsid w:val="00DB3117"/>
    <w:rsid w:val="00DB39E5"/>
    <w:rsid w:val="00DB43E8"/>
    <w:rsid w:val="00DB4F4E"/>
    <w:rsid w:val="00DB52B4"/>
    <w:rsid w:val="00DB6855"/>
    <w:rsid w:val="00DB68CB"/>
    <w:rsid w:val="00DB75EF"/>
    <w:rsid w:val="00DB7E45"/>
    <w:rsid w:val="00DC05AB"/>
    <w:rsid w:val="00DC08B5"/>
    <w:rsid w:val="00DC127F"/>
    <w:rsid w:val="00DC268E"/>
    <w:rsid w:val="00DC2783"/>
    <w:rsid w:val="00DC2C55"/>
    <w:rsid w:val="00DC3424"/>
    <w:rsid w:val="00DC4402"/>
    <w:rsid w:val="00DC456F"/>
    <w:rsid w:val="00DC5083"/>
    <w:rsid w:val="00DC5449"/>
    <w:rsid w:val="00DC78B6"/>
    <w:rsid w:val="00DC78CA"/>
    <w:rsid w:val="00DD0384"/>
    <w:rsid w:val="00DD1379"/>
    <w:rsid w:val="00DD1897"/>
    <w:rsid w:val="00DD2092"/>
    <w:rsid w:val="00DD2E18"/>
    <w:rsid w:val="00DD3B06"/>
    <w:rsid w:val="00DD3D38"/>
    <w:rsid w:val="00DD4830"/>
    <w:rsid w:val="00DD5461"/>
    <w:rsid w:val="00DD5F86"/>
    <w:rsid w:val="00DD5F92"/>
    <w:rsid w:val="00DD637D"/>
    <w:rsid w:val="00DD63A6"/>
    <w:rsid w:val="00DD72DE"/>
    <w:rsid w:val="00DD739F"/>
    <w:rsid w:val="00DE0512"/>
    <w:rsid w:val="00DE0DF5"/>
    <w:rsid w:val="00DE1B9F"/>
    <w:rsid w:val="00DE1BFD"/>
    <w:rsid w:val="00DE1F9B"/>
    <w:rsid w:val="00DE28BC"/>
    <w:rsid w:val="00DE2B96"/>
    <w:rsid w:val="00DE3129"/>
    <w:rsid w:val="00DE3474"/>
    <w:rsid w:val="00DE3559"/>
    <w:rsid w:val="00DE3E33"/>
    <w:rsid w:val="00DE608A"/>
    <w:rsid w:val="00DE7549"/>
    <w:rsid w:val="00DF0152"/>
    <w:rsid w:val="00DF085A"/>
    <w:rsid w:val="00DF1526"/>
    <w:rsid w:val="00DF16CF"/>
    <w:rsid w:val="00DF236E"/>
    <w:rsid w:val="00DF2714"/>
    <w:rsid w:val="00DF315E"/>
    <w:rsid w:val="00DF39A0"/>
    <w:rsid w:val="00DF42E5"/>
    <w:rsid w:val="00DF4419"/>
    <w:rsid w:val="00DF617A"/>
    <w:rsid w:val="00DF75C6"/>
    <w:rsid w:val="00E0127C"/>
    <w:rsid w:val="00E01C90"/>
    <w:rsid w:val="00E01F3E"/>
    <w:rsid w:val="00E0285F"/>
    <w:rsid w:val="00E045CC"/>
    <w:rsid w:val="00E046A3"/>
    <w:rsid w:val="00E04796"/>
    <w:rsid w:val="00E0484E"/>
    <w:rsid w:val="00E059AD"/>
    <w:rsid w:val="00E10739"/>
    <w:rsid w:val="00E11067"/>
    <w:rsid w:val="00E113B6"/>
    <w:rsid w:val="00E11617"/>
    <w:rsid w:val="00E11E9F"/>
    <w:rsid w:val="00E12EC8"/>
    <w:rsid w:val="00E14BCF"/>
    <w:rsid w:val="00E15103"/>
    <w:rsid w:val="00E16296"/>
    <w:rsid w:val="00E16BE4"/>
    <w:rsid w:val="00E175F0"/>
    <w:rsid w:val="00E2177E"/>
    <w:rsid w:val="00E21974"/>
    <w:rsid w:val="00E224A3"/>
    <w:rsid w:val="00E22843"/>
    <w:rsid w:val="00E22D92"/>
    <w:rsid w:val="00E236CB"/>
    <w:rsid w:val="00E2449C"/>
    <w:rsid w:val="00E25429"/>
    <w:rsid w:val="00E257C3"/>
    <w:rsid w:val="00E2603A"/>
    <w:rsid w:val="00E262FB"/>
    <w:rsid w:val="00E264C5"/>
    <w:rsid w:val="00E266CF"/>
    <w:rsid w:val="00E27C6A"/>
    <w:rsid w:val="00E27CA2"/>
    <w:rsid w:val="00E30C1E"/>
    <w:rsid w:val="00E31CEE"/>
    <w:rsid w:val="00E32B0C"/>
    <w:rsid w:val="00E32C13"/>
    <w:rsid w:val="00E332C9"/>
    <w:rsid w:val="00E3387B"/>
    <w:rsid w:val="00E339C3"/>
    <w:rsid w:val="00E33E76"/>
    <w:rsid w:val="00E35977"/>
    <w:rsid w:val="00E35C4F"/>
    <w:rsid w:val="00E36C9A"/>
    <w:rsid w:val="00E36FC1"/>
    <w:rsid w:val="00E403BB"/>
    <w:rsid w:val="00E4082F"/>
    <w:rsid w:val="00E40A48"/>
    <w:rsid w:val="00E40D1B"/>
    <w:rsid w:val="00E41C04"/>
    <w:rsid w:val="00E42844"/>
    <w:rsid w:val="00E45E27"/>
    <w:rsid w:val="00E45EC0"/>
    <w:rsid w:val="00E46FC7"/>
    <w:rsid w:val="00E4785C"/>
    <w:rsid w:val="00E5013E"/>
    <w:rsid w:val="00E50FA6"/>
    <w:rsid w:val="00E51268"/>
    <w:rsid w:val="00E52420"/>
    <w:rsid w:val="00E527B2"/>
    <w:rsid w:val="00E52834"/>
    <w:rsid w:val="00E52FED"/>
    <w:rsid w:val="00E531F9"/>
    <w:rsid w:val="00E53B5A"/>
    <w:rsid w:val="00E55EDE"/>
    <w:rsid w:val="00E569FE"/>
    <w:rsid w:val="00E56F6E"/>
    <w:rsid w:val="00E61195"/>
    <w:rsid w:val="00E61A71"/>
    <w:rsid w:val="00E630CF"/>
    <w:rsid w:val="00E632FA"/>
    <w:rsid w:val="00E634DD"/>
    <w:rsid w:val="00E635DC"/>
    <w:rsid w:val="00E642B9"/>
    <w:rsid w:val="00E64486"/>
    <w:rsid w:val="00E651AE"/>
    <w:rsid w:val="00E65411"/>
    <w:rsid w:val="00E6752B"/>
    <w:rsid w:val="00E67BC3"/>
    <w:rsid w:val="00E67C21"/>
    <w:rsid w:val="00E67DC0"/>
    <w:rsid w:val="00E70B6A"/>
    <w:rsid w:val="00E72AE2"/>
    <w:rsid w:val="00E745DA"/>
    <w:rsid w:val="00E74BCB"/>
    <w:rsid w:val="00E7575D"/>
    <w:rsid w:val="00E75A00"/>
    <w:rsid w:val="00E75DF6"/>
    <w:rsid w:val="00E77ABF"/>
    <w:rsid w:val="00E805B0"/>
    <w:rsid w:val="00E80D9F"/>
    <w:rsid w:val="00E82C5D"/>
    <w:rsid w:val="00E83AD6"/>
    <w:rsid w:val="00E843EC"/>
    <w:rsid w:val="00E84454"/>
    <w:rsid w:val="00E846D5"/>
    <w:rsid w:val="00E84F08"/>
    <w:rsid w:val="00E84F5A"/>
    <w:rsid w:val="00E85A6E"/>
    <w:rsid w:val="00E90B0E"/>
    <w:rsid w:val="00E91D7B"/>
    <w:rsid w:val="00E930BD"/>
    <w:rsid w:val="00E9324D"/>
    <w:rsid w:val="00E93D95"/>
    <w:rsid w:val="00E9406B"/>
    <w:rsid w:val="00E95245"/>
    <w:rsid w:val="00E9583F"/>
    <w:rsid w:val="00E96725"/>
    <w:rsid w:val="00E9740C"/>
    <w:rsid w:val="00E97602"/>
    <w:rsid w:val="00E9790F"/>
    <w:rsid w:val="00E97E23"/>
    <w:rsid w:val="00EA0D27"/>
    <w:rsid w:val="00EA2956"/>
    <w:rsid w:val="00EA4497"/>
    <w:rsid w:val="00EA4B55"/>
    <w:rsid w:val="00EA5743"/>
    <w:rsid w:val="00EA5817"/>
    <w:rsid w:val="00EA5F1F"/>
    <w:rsid w:val="00EA6812"/>
    <w:rsid w:val="00EA6BA4"/>
    <w:rsid w:val="00EA758F"/>
    <w:rsid w:val="00EB1C22"/>
    <w:rsid w:val="00EB384C"/>
    <w:rsid w:val="00EB4ECD"/>
    <w:rsid w:val="00EB5025"/>
    <w:rsid w:val="00EB56B7"/>
    <w:rsid w:val="00EB62EC"/>
    <w:rsid w:val="00EB640D"/>
    <w:rsid w:val="00EB70BA"/>
    <w:rsid w:val="00EC00BD"/>
    <w:rsid w:val="00EC1CA7"/>
    <w:rsid w:val="00EC239B"/>
    <w:rsid w:val="00EC276D"/>
    <w:rsid w:val="00EC3BA1"/>
    <w:rsid w:val="00EC6ACB"/>
    <w:rsid w:val="00EC6F93"/>
    <w:rsid w:val="00EC708D"/>
    <w:rsid w:val="00EC7A84"/>
    <w:rsid w:val="00ED0090"/>
    <w:rsid w:val="00ED0BB1"/>
    <w:rsid w:val="00ED1112"/>
    <w:rsid w:val="00ED2A65"/>
    <w:rsid w:val="00ED337B"/>
    <w:rsid w:val="00ED36FD"/>
    <w:rsid w:val="00ED3C67"/>
    <w:rsid w:val="00ED41FE"/>
    <w:rsid w:val="00ED4B14"/>
    <w:rsid w:val="00ED4CE9"/>
    <w:rsid w:val="00ED5C8B"/>
    <w:rsid w:val="00ED5CDA"/>
    <w:rsid w:val="00ED5DBA"/>
    <w:rsid w:val="00ED628B"/>
    <w:rsid w:val="00ED6A56"/>
    <w:rsid w:val="00ED7018"/>
    <w:rsid w:val="00ED7ED2"/>
    <w:rsid w:val="00EE1090"/>
    <w:rsid w:val="00EE110F"/>
    <w:rsid w:val="00EE3A44"/>
    <w:rsid w:val="00EE4921"/>
    <w:rsid w:val="00EE5CE3"/>
    <w:rsid w:val="00EE664F"/>
    <w:rsid w:val="00EF02EE"/>
    <w:rsid w:val="00EF041A"/>
    <w:rsid w:val="00EF39C7"/>
    <w:rsid w:val="00EF3E7D"/>
    <w:rsid w:val="00EF40CC"/>
    <w:rsid w:val="00EF422D"/>
    <w:rsid w:val="00EF4258"/>
    <w:rsid w:val="00EF48BA"/>
    <w:rsid w:val="00EF6FA8"/>
    <w:rsid w:val="00F006CF"/>
    <w:rsid w:val="00F026FD"/>
    <w:rsid w:val="00F030E0"/>
    <w:rsid w:val="00F04C40"/>
    <w:rsid w:val="00F052A0"/>
    <w:rsid w:val="00F070B6"/>
    <w:rsid w:val="00F073B4"/>
    <w:rsid w:val="00F10769"/>
    <w:rsid w:val="00F10840"/>
    <w:rsid w:val="00F11067"/>
    <w:rsid w:val="00F12AB0"/>
    <w:rsid w:val="00F139AE"/>
    <w:rsid w:val="00F13DC2"/>
    <w:rsid w:val="00F13E7F"/>
    <w:rsid w:val="00F13FE9"/>
    <w:rsid w:val="00F14B84"/>
    <w:rsid w:val="00F14BFF"/>
    <w:rsid w:val="00F155B2"/>
    <w:rsid w:val="00F16C3D"/>
    <w:rsid w:val="00F17BC4"/>
    <w:rsid w:val="00F17E0F"/>
    <w:rsid w:val="00F21627"/>
    <w:rsid w:val="00F2207E"/>
    <w:rsid w:val="00F22ED1"/>
    <w:rsid w:val="00F2374E"/>
    <w:rsid w:val="00F23DDD"/>
    <w:rsid w:val="00F257CD"/>
    <w:rsid w:val="00F2659D"/>
    <w:rsid w:val="00F304CA"/>
    <w:rsid w:val="00F30503"/>
    <w:rsid w:val="00F309DB"/>
    <w:rsid w:val="00F30F0F"/>
    <w:rsid w:val="00F31615"/>
    <w:rsid w:val="00F31833"/>
    <w:rsid w:val="00F31F0E"/>
    <w:rsid w:val="00F323CD"/>
    <w:rsid w:val="00F32B25"/>
    <w:rsid w:val="00F32D4F"/>
    <w:rsid w:val="00F33A5A"/>
    <w:rsid w:val="00F33D06"/>
    <w:rsid w:val="00F34366"/>
    <w:rsid w:val="00F364D9"/>
    <w:rsid w:val="00F37E95"/>
    <w:rsid w:val="00F411C0"/>
    <w:rsid w:val="00F4172F"/>
    <w:rsid w:val="00F41EC7"/>
    <w:rsid w:val="00F4239A"/>
    <w:rsid w:val="00F43040"/>
    <w:rsid w:val="00F4506E"/>
    <w:rsid w:val="00F45641"/>
    <w:rsid w:val="00F463FA"/>
    <w:rsid w:val="00F502D5"/>
    <w:rsid w:val="00F515B6"/>
    <w:rsid w:val="00F51DE4"/>
    <w:rsid w:val="00F5239D"/>
    <w:rsid w:val="00F54C6C"/>
    <w:rsid w:val="00F55C6C"/>
    <w:rsid w:val="00F55CD1"/>
    <w:rsid w:val="00F56B5A"/>
    <w:rsid w:val="00F5727B"/>
    <w:rsid w:val="00F57386"/>
    <w:rsid w:val="00F57DBB"/>
    <w:rsid w:val="00F60013"/>
    <w:rsid w:val="00F6012C"/>
    <w:rsid w:val="00F60411"/>
    <w:rsid w:val="00F60530"/>
    <w:rsid w:val="00F60537"/>
    <w:rsid w:val="00F60D8E"/>
    <w:rsid w:val="00F6113E"/>
    <w:rsid w:val="00F62249"/>
    <w:rsid w:val="00F623BD"/>
    <w:rsid w:val="00F62724"/>
    <w:rsid w:val="00F62B8F"/>
    <w:rsid w:val="00F635E6"/>
    <w:rsid w:val="00F648B7"/>
    <w:rsid w:val="00F65216"/>
    <w:rsid w:val="00F65A85"/>
    <w:rsid w:val="00F66311"/>
    <w:rsid w:val="00F6653F"/>
    <w:rsid w:val="00F66708"/>
    <w:rsid w:val="00F6762F"/>
    <w:rsid w:val="00F71422"/>
    <w:rsid w:val="00F7156E"/>
    <w:rsid w:val="00F71D06"/>
    <w:rsid w:val="00F74180"/>
    <w:rsid w:val="00F74CFB"/>
    <w:rsid w:val="00F74D37"/>
    <w:rsid w:val="00F74F74"/>
    <w:rsid w:val="00F75B4C"/>
    <w:rsid w:val="00F76823"/>
    <w:rsid w:val="00F76C9A"/>
    <w:rsid w:val="00F80B26"/>
    <w:rsid w:val="00F815F5"/>
    <w:rsid w:val="00F8230D"/>
    <w:rsid w:val="00F8281D"/>
    <w:rsid w:val="00F82DB5"/>
    <w:rsid w:val="00F84D4F"/>
    <w:rsid w:val="00F84D7D"/>
    <w:rsid w:val="00F8523C"/>
    <w:rsid w:val="00F85F0E"/>
    <w:rsid w:val="00F8716A"/>
    <w:rsid w:val="00F91328"/>
    <w:rsid w:val="00F917AF"/>
    <w:rsid w:val="00F91AEC"/>
    <w:rsid w:val="00F91BCB"/>
    <w:rsid w:val="00F926CF"/>
    <w:rsid w:val="00F9438C"/>
    <w:rsid w:val="00F946E0"/>
    <w:rsid w:val="00F95251"/>
    <w:rsid w:val="00F95E3F"/>
    <w:rsid w:val="00F9651A"/>
    <w:rsid w:val="00F970B7"/>
    <w:rsid w:val="00F97B6F"/>
    <w:rsid w:val="00FA00E0"/>
    <w:rsid w:val="00FA08CD"/>
    <w:rsid w:val="00FA112D"/>
    <w:rsid w:val="00FA1A94"/>
    <w:rsid w:val="00FA204C"/>
    <w:rsid w:val="00FA255B"/>
    <w:rsid w:val="00FA29F4"/>
    <w:rsid w:val="00FA5916"/>
    <w:rsid w:val="00FA5FA9"/>
    <w:rsid w:val="00FA65C5"/>
    <w:rsid w:val="00FA680A"/>
    <w:rsid w:val="00FA68A4"/>
    <w:rsid w:val="00FA6B63"/>
    <w:rsid w:val="00FA7552"/>
    <w:rsid w:val="00FB11A0"/>
    <w:rsid w:val="00FB2AE6"/>
    <w:rsid w:val="00FB315B"/>
    <w:rsid w:val="00FB35DB"/>
    <w:rsid w:val="00FB3A10"/>
    <w:rsid w:val="00FB3C0A"/>
    <w:rsid w:val="00FB53E5"/>
    <w:rsid w:val="00FB55A7"/>
    <w:rsid w:val="00FB5627"/>
    <w:rsid w:val="00FB694A"/>
    <w:rsid w:val="00FB6D7D"/>
    <w:rsid w:val="00FB73A1"/>
    <w:rsid w:val="00FB7777"/>
    <w:rsid w:val="00FB77FE"/>
    <w:rsid w:val="00FB7F25"/>
    <w:rsid w:val="00FC0565"/>
    <w:rsid w:val="00FC18DD"/>
    <w:rsid w:val="00FC2105"/>
    <w:rsid w:val="00FC2852"/>
    <w:rsid w:val="00FC2ACA"/>
    <w:rsid w:val="00FC2DBB"/>
    <w:rsid w:val="00FC364E"/>
    <w:rsid w:val="00FC3680"/>
    <w:rsid w:val="00FC37C1"/>
    <w:rsid w:val="00FC3B48"/>
    <w:rsid w:val="00FC3BBD"/>
    <w:rsid w:val="00FC4592"/>
    <w:rsid w:val="00FC709A"/>
    <w:rsid w:val="00FC71E8"/>
    <w:rsid w:val="00FC78B9"/>
    <w:rsid w:val="00FD0E24"/>
    <w:rsid w:val="00FD1121"/>
    <w:rsid w:val="00FD341F"/>
    <w:rsid w:val="00FD3F38"/>
    <w:rsid w:val="00FD48AA"/>
    <w:rsid w:val="00FD48D0"/>
    <w:rsid w:val="00FD4C2B"/>
    <w:rsid w:val="00FD4E04"/>
    <w:rsid w:val="00FD5606"/>
    <w:rsid w:val="00FD56FF"/>
    <w:rsid w:val="00FD6BD6"/>
    <w:rsid w:val="00FD75B3"/>
    <w:rsid w:val="00FE0DA4"/>
    <w:rsid w:val="00FE13EB"/>
    <w:rsid w:val="00FE157F"/>
    <w:rsid w:val="00FE1897"/>
    <w:rsid w:val="00FE1E23"/>
    <w:rsid w:val="00FE2653"/>
    <w:rsid w:val="00FE2E7E"/>
    <w:rsid w:val="00FE348B"/>
    <w:rsid w:val="00FE4829"/>
    <w:rsid w:val="00FE5B79"/>
    <w:rsid w:val="00FE7E21"/>
    <w:rsid w:val="00FF0A55"/>
    <w:rsid w:val="00FF157C"/>
    <w:rsid w:val="00FF2845"/>
    <w:rsid w:val="00FF4FAA"/>
    <w:rsid w:val="00FF56C2"/>
    <w:rsid w:val="00FF61AA"/>
    <w:rsid w:val="00FF750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26EF235"/>
  <w15:chartTrackingRefBased/>
  <w15:docId w15:val="{062730BA-EBFB-423A-A19A-8E28CB24C4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92B77"/>
    <w:pPr>
      <w:spacing w:line="480" w:lineRule="auto"/>
      <w:outlineLvl w:val="0"/>
    </w:pPr>
    <w:rPr>
      <w:rFonts w:ascii="Times New Roman" w:hAnsi="Times New Roman" w:cs="Times New Roman"/>
      <w:sz w:val="24"/>
      <w:szCs w:val="24"/>
      <w:lang w:val="en-US"/>
    </w:rPr>
  </w:style>
  <w:style w:type="paragraph" w:styleId="Titre1">
    <w:name w:val="heading 1"/>
    <w:basedOn w:val="Normal"/>
    <w:next w:val="Normal"/>
    <w:link w:val="Titre1Car"/>
    <w:uiPriority w:val="9"/>
    <w:qFormat/>
    <w:rsid w:val="00521C94"/>
    <w:pPr>
      <w:jc w:val="center"/>
    </w:pPr>
    <w:rPr>
      <w:b/>
      <w:bCs/>
      <w:sz w:val="28"/>
      <w:szCs w:val="28"/>
    </w:rPr>
  </w:style>
  <w:style w:type="paragraph" w:styleId="Titre2">
    <w:name w:val="heading 2"/>
    <w:basedOn w:val="Normal"/>
    <w:next w:val="Normal"/>
    <w:link w:val="Titre2Car"/>
    <w:uiPriority w:val="9"/>
    <w:unhideWhenUsed/>
    <w:qFormat/>
    <w:rsid w:val="00CF01E6"/>
    <w:pPr>
      <w:outlineLvl w:val="1"/>
    </w:pPr>
    <w:rPr>
      <w:b/>
      <w:bCs/>
    </w:rPr>
  </w:style>
  <w:style w:type="paragraph" w:styleId="Titre3">
    <w:name w:val="heading 3"/>
    <w:basedOn w:val="Normal"/>
    <w:next w:val="Normal"/>
    <w:link w:val="Titre3Car"/>
    <w:uiPriority w:val="9"/>
    <w:unhideWhenUsed/>
    <w:qFormat/>
    <w:rsid w:val="00C01B7A"/>
    <w:pPr>
      <w:outlineLvl w:val="2"/>
    </w:pPr>
    <w:rPr>
      <w:b/>
      <w:bCs/>
      <w:i/>
      <w:i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21C94"/>
    <w:rPr>
      <w:rFonts w:ascii="Times New Roman" w:hAnsi="Times New Roman" w:cs="Times New Roman"/>
      <w:b/>
      <w:bCs/>
      <w:sz w:val="28"/>
      <w:szCs w:val="28"/>
      <w:lang w:val="en-US"/>
    </w:rPr>
  </w:style>
  <w:style w:type="paragraph" w:styleId="Sansinterligne">
    <w:name w:val="No Spacing"/>
    <w:uiPriority w:val="1"/>
    <w:qFormat/>
    <w:rsid w:val="00A73348"/>
    <w:pPr>
      <w:spacing w:after="240" w:line="276" w:lineRule="auto"/>
    </w:pPr>
    <w:rPr>
      <w:rFonts w:ascii="Times New Roman" w:hAnsi="Times New Roman" w:cs="Times New Roman"/>
      <w:sz w:val="24"/>
      <w:szCs w:val="24"/>
      <w:lang w:val="en-US"/>
    </w:rPr>
  </w:style>
  <w:style w:type="paragraph" w:styleId="Notedebasdepage">
    <w:name w:val="footnote text"/>
    <w:basedOn w:val="Normal"/>
    <w:link w:val="NotedebasdepageCar"/>
    <w:uiPriority w:val="99"/>
    <w:unhideWhenUsed/>
    <w:rsid w:val="004F7EA9"/>
    <w:pPr>
      <w:spacing w:after="0" w:line="240" w:lineRule="auto"/>
    </w:pPr>
    <w:rPr>
      <w:sz w:val="20"/>
      <w:szCs w:val="20"/>
    </w:rPr>
  </w:style>
  <w:style w:type="character" w:customStyle="1" w:styleId="NotedebasdepageCar">
    <w:name w:val="Note de bas de page Car"/>
    <w:basedOn w:val="Policepardfaut"/>
    <w:link w:val="Notedebasdepage"/>
    <w:uiPriority w:val="99"/>
    <w:rsid w:val="004F7EA9"/>
    <w:rPr>
      <w:sz w:val="20"/>
      <w:szCs w:val="20"/>
    </w:rPr>
  </w:style>
  <w:style w:type="character" w:styleId="Appelnotedebasdep">
    <w:name w:val="footnote reference"/>
    <w:basedOn w:val="Policepardfaut"/>
    <w:uiPriority w:val="99"/>
    <w:semiHidden/>
    <w:unhideWhenUsed/>
    <w:rsid w:val="004F7EA9"/>
    <w:rPr>
      <w:vertAlign w:val="superscript"/>
    </w:rPr>
  </w:style>
  <w:style w:type="character" w:styleId="Textedelespacerserv">
    <w:name w:val="Placeholder Text"/>
    <w:basedOn w:val="Policepardfaut"/>
    <w:uiPriority w:val="99"/>
    <w:semiHidden/>
    <w:rsid w:val="00D522CA"/>
    <w:rPr>
      <w:color w:val="808080"/>
    </w:rPr>
  </w:style>
  <w:style w:type="paragraph" w:styleId="Bibliographie">
    <w:name w:val="Bibliography"/>
    <w:basedOn w:val="Normal"/>
    <w:next w:val="Normal"/>
    <w:uiPriority w:val="37"/>
    <w:unhideWhenUsed/>
    <w:rsid w:val="000120D3"/>
    <w:pPr>
      <w:spacing w:after="0"/>
      <w:ind w:left="720" w:hanging="720"/>
    </w:pPr>
  </w:style>
  <w:style w:type="paragraph" w:styleId="En-tte">
    <w:name w:val="header"/>
    <w:basedOn w:val="Normal"/>
    <w:link w:val="En-tteCar"/>
    <w:uiPriority w:val="99"/>
    <w:unhideWhenUsed/>
    <w:rsid w:val="002224C4"/>
    <w:pPr>
      <w:tabs>
        <w:tab w:val="center" w:pos="4536"/>
        <w:tab w:val="right" w:pos="9072"/>
      </w:tabs>
      <w:spacing w:after="0" w:line="240" w:lineRule="auto"/>
    </w:pPr>
  </w:style>
  <w:style w:type="character" w:customStyle="1" w:styleId="En-tteCar">
    <w:name w:val="En-tête Car"/>
    <w:basedOn w:val="Policepardfaut"/>
    <w:link w:val="En-tte"/>
    <w:uiPriority w:val="99"/>
    <w:rsid w:val="002224C4"/>
  </w:style>
  <w:style w:type="paragraph" w:styleId="Pieddepage">
    <w:name w:val="footer"/>
    <w:basedOn w:val="Normal"/>
    <w:link w:val="PieddepageCar"/>
    <w:uiPriority w:val="99"/>
    <w:unhideWhenUsed/>
    <w:rsid w:val="002224C4"/>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2224C4"/>
  </w:style>
  <w:style w:type="character" w:styleId="Marquedecommentaire">
    <w:name w:val="annotation reference"/>
    <w:basedOn w:val="Policepardfaut"/>
    <w:uiPriority w:val="99"/>
    <w:semiHidden/>
    <w:unhideWhenUsed/>
    <w:rsid w:val="002E4481"/>
    <w:rPr>
      <w:sz w:val="16"/>
      <w:szCs w:val="16"/>
    </w:rPr>
  </w:style>
  <w:style w:type="paragraph" w:styleId="Commentaire">
    <w:name w:val="annotation text"/>
    <w:basedOn w:val="Normal"/>
    <w:link w:val="CommentaireCar"/>
    <w:uiPriority w:val="99"/>
    <w:semiHidden/>
    <w:unhideWhenUsed/>
    <w:rsid w:val="002E4481"/>
    <w:pPr>
      <w:spacing w:line="240" w:lineRule="auto"/>
    </w:pPr>
    <w:rPr>
      <w:sz w:val="20"/>
      <w:szCs w:val="20"/>
    </w:rPr>
  </w:style>
  <w:style w:type="character" w:customStyle="1" w:styleId="CommentaireCar">
    <w:name w:val="Commentaire Car"/>
    <w:basedOn w:val="Policepardfaut"/>
    <w:link w:val="Commentaire"/>
    <w:uiPriority w:val="99"/>
    <w:semiHidden/>
    <w:rsid w:val="002E4481"/>
    <w:rPr>
      <w:sz w:val="20"/>
      <w:szCs w:val="20"/>
    </w:rPr>
  </w:style>
  <w:style w:type="paragraph" w:styleId="Objetducommentaire">
    <w:name w:val="annotation subject"/>
    <w:basedOn w:val="Commentaire"/>
    <w:next w:val="Commentaire"/>
    <w:link w:val="ObjetducommentaireCar"/>
    <w:uiPriority w:val="99"/>
    <w:semiHidden/>
    <w:unhideWhenUsed/>
    <w:rsid w:val="002E4481"/>
    <w:rPr>
      <w:b/>
      <w:bCs/>
    </w:rPr>
  </w:style>
  <w:style w:type="character" w:customStyle="1" w:styleId="ObjetducommentaireCar">
    <w:name w:val="Objet du commentaire Car"/>
    <w:basedOn w:val="CommentaireCar"/>
    <w:link w:val="Objetducommentaire"/>
    <w:uiPriority w:val="99"/>
    <w:semiHidden/>
    <w:rsid w:val="002E4481"/>
    <w:rPr>
      <w:b/>
      <w:bCs/>
      <w:sz w:val="20"/>
      <w:szCs w:val="20"/>
    </w:rPr>
  </w:style>
  <w:style w:type="paragraph" w:styleId="Textedebulles">
    <w:name w:val="Balloon Text"/>
    <w:basedOn w:val="Normal"/>
    <w:link w:val="TextedebullesCar"/>
    <w:uiPriority w:val="99"/>
    <w:semiHidden/>
    <w:unhideWhenUsed/>
    <w:rsid w:val="002E4481"/>
    <w:pPr>
      <w:spacing w:after="0" w:line="240" w:lineRule="auto"/>
    </w:pPr>
    <w:rPr>
      <w:rFonts w:ascii="Segoe UI" w:hAnsi="Segoe UI" w:cs="Segoe UI"/>
      <w:sz w:val="18"/>
      <w:szCs w:val="18"/>
    </w:rPr>
  </w:style>
  <w:style w:type="character" w:customStyle="1" w:styleId="TextedebullesCar">
    <w:name w:val="Texte de bulles Car"/>
    <w:basedOn w:val="Policepardfaut"/>
    <w:link w:val="Textedebulles"/>
    <w:uiPriority w:val="99"/>
    <w:semiHidden/>
    <w:rsid w:val="002E4481"/>
    <w:rPr>
      <w:rFonts w:ascii="Segoe UI" w:hAnsi="Segoe UI" w:cs="Segoe UI"/>
      <w:sz w:val="18"/>
      <w:szCs w:val="18"/>
    </w:rPr>
  </w:style>
  <w:style w:type="character" w:styleId="Lienhypertexte">
    <w:name w:val="Hyperlink"/>
    <w:basedOn w:val="Policepardfaut"/>
    <w:uiPriority w:val="99"/>
    <w:unhideWhenUsed/>
    <w:rsid w:val="0032649C"/>
    <w:rPr>
      <w:color w:val="0000FF"/>
      <w:u w:val="single"/>
    </w:rPr>
  </w:style>
  <w:style w:type="paragraph" w:styleId="Rvision">
    <w:name w:val="Revision"/>
    <w:hidden/>
    <w:uiPriority w:val="99"/>
    <w:semiHidden/>
    <w:rsid w:val="00FC71E8"/>
    <w:pPr>
      <w:spacing w:after="0" w:line="240" w:lineRule="auto"/>
    </w:pPr>
  </w:style>
  <w:style w:type="character" w:customStyle="1" w:styleId="Titre2Car">
    <w:name w:val="Titre 2 Car"/>
    <w:basedOn w:val="Policepardfaut"/>
    <w:link w:val="Titre2"/>
    <w:uiPriority w:val="9"/>
    <w:rsid w:val="00CF01E6"/>
    <w:rPr>
      <w:rFonts w:ascii="Times New Roman" w:hAnsi="Times New Roman" w:cs="Times New Roman"/>
      <w:b/>
      <w:bCs/>
      <w:sz w:val="24"/>
      <w:szCs w:val="24"/>
      <w:lang w:val="en-US"/>
    </w:rPr>
  </w:style>
  <w:style w:type="character" w:customStyle="1" w:styleId="Mentionnonrsolue1">
    <w:name w:val="Mention non résolue1"/>
    <w:basedOn w:val="Policepardfaut"/>
    <w:uiPriority w:val="99"/>
    <w:semiHidden/>
    <w:unhideWhenUsed/>
    <w:rsid w:val="00A73348"/>
    <w:rPr>
      <w:color w:val="605E5C"/>
      <w:shd w:val="clear" w:color="auto" w:fill="E1DFDD"/>
    </w:rPr>
  </w:style>
  <w:style w:type="character" w:styleId="Accentuationlgre">
    <w:name w:val="Subtle Emphasis"/>
    <w:aliases w:val="Legend Figure"/>
    <w:uiPriority w:val="19"/>
    <w:qFormat/>
    <w:rsid w:val="00DC2783"/>
    <w:rPr>
      <w:iCs/>
      <w:sz w:val="22"/>
      <w:szCs w:val="22"/>
    </w:rPr>
  </w:style>
  <w:style w:type="character" w:customStyle="1" w:styleId="Titre3Car">
    <w:name w:val="Titre 3 Car"/>
    <w:basedOn w:val="Policepardfaut"/>
    <w:link w:val="Titre3"/>
    <w:uiPriority w:val="9"/>
    <w:rsid w:val="00C01B7A"/>
    <w:rPr>
      <w:rFonts w:ascii="Times New Roman" w:hAnsi="Times New Roman" w:cs="Times New Roman"/>
      <w:b/>
      <w:bCs/>
      <w:i/>
      <w:iCs/>
      <w:sz w:val="24"/>
      <w:szCs w:val="24"/>
      <w:lang w:val="en-US"/>
    </w:rPr>
  </w:style>
  <w:style w:type="character" w:styleId="Mentionnonrsolue">
    <w:name w:val="Unresolved Mention"/>
    <w:basedOn w:val="Policepardfaut"/>
    <w:uiPriority w:val="99"/>
    <w:semiHidden/>
    <w:unhideWhenUsed/>
    <w:rsid w:val="008E4A72"/>
    <w:rPr>
      <w:color w:val="605E5C"/>
      <w:shd w:val="clear" w:color="auto" w:fill="E1DFDD"/>
    </w:rPr>
  </w:style>
  <w:style w:type="character" w:styleId="Lienhypertextesuivivisit">
    <w:name w:val="FollowedHyperlink"/>
    <w:basedOn w:val="Policepardfaut"/>
    <w:uiPriority w:val="99"/>
    <w:semiHidden/>
    <w:unhideWhenUsed/>
    <w:rsid w:val="00624E4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55589099">
      <w:bodyDiv w:val="1"/>
      <w:marLeft w:val="0"/>
      <w:marRight w:val="0"/>
      <w:marTop w:val="0"/>
      <w:marBottom w:val="0"/>
      <w:divBdr>
        <w:top w:val="none" w:sz="0" w:space="0" w:color="auto"/>
        <w:left w:val="none" w:sz="0" w:space="0" w:color="auto"/>
        <w:bottom w:val="none" w:sz="0" w:space="0" w:color="auto"/>
        <w:right w:val="none" w:sz="0" w:space="0" w:color="auto"/>
      </w:divBdr>
      <w:divsChild>
        <w:div w:id="605235007">
          <w:marLeft w:val="0"/>
          <w:marRight w:val="0"/>
          <w:marTop w:val="0"/>
          <w:marBottom w:val="0"/>
          <w:divBdr>
            <w:top w:val="none" w:sz="0" w:space="0" w:color="auto"/>
            <w:left w:val="none" w:sz="0" w:space="0" w:color="auto"/>
            <w:bottom w:val="none" w:sz="0" w:space="0" w:color="auto"/>
            <w:right w:val="none" w:sz="0" w:space="0" w:color="auto"/>
          </w:divBdr>
          <w:divsChild>
            <w:div w:id="328219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07093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sf.io/vf95p/?view_only=3feadb91e7af4982bc4481e12ea637a4" TargetMode="External"/><Relationship Id="rId13" Type="http://schemas.openxmlformats.org/officeDocument/2006/relationships/image" Target="media/image2.tiff"/><Relationship Id="rId18" Type="http://schemas.openxmlformats.org/officeDocument/2006/relationships/image" Target="media/image7.png"/><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osf.io/vf95p/?view_only=3feadb91e7af4982bc4481e12ea637a4" TargetMode="External"/><Relationship Id="rId17" Type="http://schemas.openxmlformats.org/officeDocument/2006/relationships/image" Target="media/image6.tiff"/><Relationship Id="rId2" Type="http://schemas.openxmlformats.org/officeDocument/2006/relationships/numbering" Target="numbering.xml"/><Relationship Id="rId16" Type="http://schemas.openxmlformats.org/officeDocument/2006/relationships/image" Target="media/image5.jpeg"/><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tiff"/><Relationship Id="rId10" Type="http://schemas.openxmlformats.org/officeDocument/2006/relationships/footer" Target="footer1.xm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mailto:mathieu.servant@univ-fcomte.fr" TargetMode="External"/><Relationship Id="rId14" Type="http://schemas.openxmlformats.org/officeDocument/2006/relationships/image" Target="media/image3.tif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EFA4B4F-B2FF-4FCD-9995-B5901D148B5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362</TotalTime>
  <Pages>73</Pages>
  <Words>61212</Words>
  <Characters>336671</Characters>
  <Application>Microsoft Office Word</Application>
  <DocSecurity>0</DocSecurity>
  <Lines>2805</Lines>
  <Paragraphs>794</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397089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mservant</dc:creator>
  <cp:keywords/>
  <dc:description/>
  <cp:lastModifiedBy>GAJDOS Thibault</cp:lastModifiedBy>
  <cp:revision>79</cp:revision>
  <dcterms:created xsi:type="dcterms:W3CDTF">2024-08-08T12:14:00Z</dcterms:created>
  <dcterms:modified xsi:type="dcterms:W3CDTF">2024-11-12T13:08:00Z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zotero-version="6.0.36"&gt;&lt;session id="DyJ4rhYI"/&gt;&lt;style id="http://www.zotero.org/styles/apa" locale="en-US" hasBibliography="1" bibliographyStyleHasBeenSet="1"/&gt;&lt;prefs&gt;&lt;pref name="fieldType" value="Field"/&gt;&lt;/prefs&gt;&lt;/data&gt;</vt:lpwstr>
  </property>
</Properties>
</file>